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44C992" w14:textId="77777777" w:rsidR="00054221" w:rsidRDefault="00054221">
      <w:pPr>
        <w:pStyle w:val="BodyText"/>
        <w:rPr>
          <w:rFonts w:ascii="Times New Roman"/>
          <w:sz w:val="20"/>
        </w:rPr>
      </w:pPr>
    </w:p>
    <w:p w14:paraId="47F5CABE" w14:textId="77777777" w:rsidR="00054221" w:rsidRDefault="00054221">
      <w:pPr>
        <w:pStyle w:val="BodyText"/>
        <w:spacing w:before="6"/>
        <w:rPr>
          <w:rFonts w:ascii="Times New Roman"/>
          <w:sz w:val="27"/>
        </w:rPr>
      </w:pPr>
    </w:p>
    <w:p w14:paraId="3B6FB9A9" w14:textId="77777777" w:rsidR="00054221" w:rsidRDefault="00BD4E74">
      <w:pPr>
        <w:pStyle w:val="Title"/>
        <w:spacing w:line="268" w:lineRule="auto"/>
      </w:pPr>
      <w:r>
        <w:t>Validation</w:t>
      </w:r>
      <w:r>
        <w:rPr>
          <w:spacing w:val="15"/>
        </w:rPr>
        <w:t xml:space="preserve"> </w:t>
      </w:r>
      <w:r>
        <w:t>and</w:t>
      </w:r>
      <w:r>
        <w:rPr>
          <w:spacing w:val="15"/>
        </w:rPr>
        <w:t xml:space="preserve"> </w:t>
      </w:r>
      <w:r>
        <w:t>Calibration</w:t>
      </w:r>
      <w:r>
        <w:rPr>
          <w:spacing w:val="16"/>
        </w:rPr>
        <w:t xml:space="preserve"> </w:t>
      </w:r>
      <w:r>
        <w:t>of</w:t>
      </w:r>
      <w:r>
        <w:rPr>
          <w:spacing w:val="15"/>
        </w:rPr>
        <w:t xml:space="preserve"> </w:t>
      </w:r>
      <w:r>
        <w:t>the</w:t>
      </w:r>
      <w:r>
        <w:rPr>
          <w:spacing w:val="16"/>
        </w:rPr>
        <w:t xml:space="preserve"> </w:t>
      </w:r>
      <w:r>
        <w:t>Remote</w:t>
      </w:r>
      <w:r>
        <w:rPr>
          <w:spacing w:val="17"/>
        </w:rPr>
        <w:t xml:space="preserve"> </w:t>
      </w:r>
      <w:r>
        <w:t>Consolidated</w:t>
      </w:r>
      <w:r>
        <w:rPr>
          <w:spacing w:val="15"/>
        </w:rPr>
        <w:t xml:space="preserve"> </w:t>
      </w:r>
      <w:r>
        <w:t>Approach</w:t>
      </w:r>
      <w:r>
        <w:rPr>
          <w:spacing w:val="-82"/>
        </w:rPr>
        <w:t xml:space="preserve"> </w:t>
      </w:r>
      <w:r>
        <w:t>of</w:t>
      </w:r>
      <w:r>
        <w:rPr>
          <w:spacing w:val="15"/>
        </w:rPr>
        <w:t xml:space="preserve"> </w:t>
      </w:r>
      <w:r>
        <w:t>Reporting</w:t>
      </w:r>
      <w:r>
        <w:rPr>
          <w:spacing w:val="15"/>
        </w:rPr>
        <w:t xml:space="preserve"> </w:t>
      </w:r>
      <w:r>
        <w:t>on</w:t>
      </w:r>
      <w:r>
        <w:rPr>
          <w:spacing w:val="15"/>
        </w:rPr>
        <w:t xml:space="preserve"> </w:t>
      </w:r>
      <w:r>
        <w:t>Food</w:t>
      </w:r>
      <w:r>
        <w:rPr>
          <w:spacing w:val="16"/>
        </w:rPr>
        <w:t xml:space="preserve"> </w:t>
      </w:r>
      <w:r>
        <w:t>Security</w:t>
      </w:r>
      <w:r>
        <w:rPr>
          <w:spacing w:val="15"/>
        </w:rPr>
        <w:t xml:space="preserve"> </w:t>
      </w:r>
      <w:r>
        <w:t>(rCARI)</w:t>
      </w:r>
      <w:r>
        <w:rPr>
          <w:spacing w:val="16"/>
        </w:rPr>
        <w:t xml:space="preserve"> </w:t>
      </w:r>
      <w:r>
        <w:t>Methodology</w:t>
      </w:r>
    </w:p>
    <w:p w14:paraId="48324BAE" w14:textId="77777777" w:rsidR="00054221" w:rsidRDefault="00BD4E74">
      <w:pPr>
        <w:pStyle w:val="BodyText"/>
        <w:spacing w:before="116" w:line="420" w:lineRule="auto"/>
        <w:ind w:left="872" w:right="1331"/>
        <w:jc w:val="center"/>
      </w:pPr>
      <w:r>
        <w:rPr>
          <w:spacing w:val="-1"/>
        </w:rPr>
        <w:t>Preliminary</w:t>
      </w:r>
      <w:r>
        <w:rPr>
          <w:spacing w:val="-6"/>
        </w:rPr>
        <w:t xml:space="preserve"> </w:t>
      </w:r>
      <w:r>
        <w:rPr>
          <w:spacing w:val="-1"/>
        </w:rPr>
        <w:t>results</w:t>
      </w:r>
      <w:r>
        <w:rPr>
          <w:spacing w:val="-6"/>
        </w:rPr>
        <w:t xml:space="preserve"> </w:t>
      </w:r>
      <w:r>
        <w:t>from</w:t>
      </w:r>
      <w:r>
        <w:rPr>
          <w:spacing w:val="-6"/>
        </w:rPr>
        <w:t xml:space="preserve"> </w:t>
      </w:r>
      <w:r>
        <w:t>Myanmar,</w:t>
      </w:r>
      <w:r>
        <w:rPr>
          <w:spacing w:val="-6"/>
        </w:rPr>
        <w:t xml:space="preserve"> </w:t>
      </w:r>
      <w:r>
        <w:t>Ecuador,</w:t>
      </w:r>
      <w:r>
        <w:rPr>
          <w:spacing w:val="-5"/>
        </w:rPr>
        <w:t xml:space="preserve"> </w:t>
      </w:r>
      <w:r>
        <w:t>and</w:t>
      </w:r>
      <w:r>
        <w:rPr>
          <w:spacing w:val="-6"/>
        </w:rPr>
        <w:t xml:space="preserve"> </w:t>
      </w:r>
      <w:r>
        <w:t>Central</w:t>
      </w:r>
      <w:r>
        <w:rPr>
          <w:spacing w:val="-6"/>
        </w:rPr>
        <w:t xml:space="preserve"> </w:t>
      </w:r>
      <w:r>
        <w:t>African</w:t>
      </w:r>
      <w:r>
        <w:rPr>
          <w:spacing w:val="-6"/>
        </w:rPr>
        <w:t xml:space="preserve"> </w:t>
      </w:r>
      <w:r>
        <w:t>Republic</w:t>
      </w:r>
      <w:r>
        <w:rPr>
          <w:spacing w:val="-50"/>
        </w:rPr>
        <w:t xml:space="preserve"> </w:t>
      </w:r>
      <w:r>
        <w:t>Version</w:t>
      </w:r>
      <w:r>
        <w:rPr>
          <w:spacing w:val="18"/>
        </w:rPr>
        <w:t xml:space="preserve"> </w:t>
      </w:r>
      <w:r>
        <w:t>2.2</w:t>
      </w:r>
    </w:p>
    <w:p w14:paraId="4C8E3065" w14:textId="77777777" w:rsidR="00054221" w:rsidRDefault="00054221">
      <w:pPr>
        <w:pStyle w:val="BodyText"/>
        <w:spacing w:before="10"/>
        <w:rPr>
          <w:sz w:val="24"/>
        </w:rPr>
      </w:pPr>
    </w:p>
    <w:p w14:paraId="05E378E6" w14:textId="77777777" w:rsidR="00054221" w:rsidRDefault="00BD4E74">
      <w:pPr>
        <w:pStyle w:val="Heading3"/>
        <w:tabs>
          <w:tab w:val="left" w:pos="3010"/>
          <w:tab w:val="left" w:pos="4651"/>
          <w:tab w:val="left" w:pos="7028"/>
        </w:tabs>
        <w:spacing w:line="542" w:lineRule="auto"/>
      </w:pPr>
      <w:r>
        <w:rPr>
          <w:w w:val="105"/>
        </w:rPr>
        <w:t>Alirah</w:t>
      </w:r>
      <w:r>
        <w:rPr>
          <w:spacing w:val="-5"/>
          <w:w w:val="105"/>
        </w:rPr>
        <w:t xml:space="preserve"> </w:t>
      </w:r>
      <w:r>
        <w:rPr>
          <w:w w:val="105"/>
        </w:rPr>
        <w:t>Weyori*</w:t>
      </w:r>
      <w:r>
        <w:rPr>
          <w:w w:val="105"/>
        </w:rPr>
        <w:tab/>
        <w:t>Nicole</w:t>
      </w:r>
      <w:r>
        <w:rPr>
          <w:spacing w:val="-5"/>
          <w:w w:val="105"/>
        </w:rPr>
        <w:t xml:space="preserve"> </w:t>
      </w:r>
      <w:r>
        <w:rPr>
          <w:w w:val="105"/>
        </w:rPr>
        <w:t>Wu</w:t>
      </w:r>
      <w:r>
        <w:rPr>
          <w:w w:val="105"/>
        </w:rPr>
        <w:tab/>
        <w:t>Matthieu</w:t>
      </w:r>
      <w:r>
        <w:rPr>
          <w:spacing w:val="23"/>
          <w:w w:val="105"/>
        </w:rPr>
        <w:t xml:space="preserve"> </w:t>
      </w:r>
      <w:proofErr w:type="spellStart"/>
      <w:r>
        <w:rPr>
          <w:w w:val="105"/>
        </w:rPr>
        <w:t>Tockert</w:t>
      </w:r>
      <w:proofErr w:type="spellEnd"/>
      <w:r>
        <w:rPr>
          <w:w w:val="105"/>
        </w:rPr>
        <w:tab/>
      </w:r>
      <w:r>
        <w:rPr>
          <w:spacing w:val="-2"/>
          <w:w w:val="105"/>
        </w:rPr>
        <w:t xml:space="preserve">Mohamed </w:t>
      </w:r>
      <w:r>
        <w:rPr>
          <w:spacing w:val="-1"/>
          <w:w w:val="105"/>
        </w:rPr>
        <w:t>Salem</w:t>
      </w:r>
      <w:r>
        <w:rPr>
          <w:spacing w:val="-60"/>
          <w:w w:val="105"/>
        </w:rPr>
        <w:t xml:space="preserve"> </w:t>
      </w:r>
      <w:r>
        <w:rPr>
          <w:w w:val="105"/>
        </w:rPr>
        <w:t>November</w:t>
      </w:r>
      <w:r>
        <w:rPr>
          <w:spacing w:val="13"/>
          <w:w w:val="105"/>
        </w:rPr>
        <w:t xml:space="preserve"> </w:t>
      </w:r>
      <w:r>
        <w:rPr>
          <w:w w:val="105"/>
        </w:rPr>
        <w:t>23,</w:t>
      </w:r>
      <w:r>
        <w:rPr>
          <w:spacing w:val="13"/>
          <w:w w:val="105"/>
        </w:rPr>
        <w:t xml:space="preserve"> </w:t>
      </w:r>
      <w:r>
        <w:rPr>
          <w:w w:val="105"/>
        </w:rPr>
        <w:t>2023</w:t>
      </w:r>
    </w:p>
    <w:p w14:paraId="02A1B9BE" w14:textId="77777777" w:rsidR="00054221" w:rsidRDefault="00054221">
      <w:pPr>
        <w:spacing w:line="542" w:lineRule="auto"/>
        <w:sectPr w:rsidR="00054221">
          <w:footerReference w:type="default" r:id="rId10"/>
          <w:type w:val="continuous"/>
          <w:pgSz w:w="12240" w:h="15840"/>
          <w:pgMar w:top="1500" w:right="860" w:bottom="1080" w:left="1320" w:header="720" w:footer="888" w:gutter="0"/>
          <w:pgNumType w:start="1"/>
          <w:cols w:space="720"/>
        </w:sectPr>
      </w:pPr>
    </w:p>
    <w:p w14:paraId="115F6B9E" w14:textId="77777777" w:rsidR="00054221" w:rsidRDefault="00BD4E74">
      <w:pPr>
        <w:spacing w:before="142"/>
        <w:ind w:left="120"/>
        <w:rPr>
          <w:b/>
          <w:sz w:val="28"/>
        </w:rPr>
      </w:pPr>
      <w:r>
        <w:rPr>
          <w:b/>
          <w:sz w:val="28"/>
        </w:rPr>
        <w:lastRenderedPageBreak/>
        <w:t>Contents</w:t>
      </w:r>
    </w:p>
    <w:p w14:paraId="14B04BB8" w14:textId="77777777" w:rsidR="00054221" w:rsidRDefault="00054221">
      <w:pPr>
        <w:rPr>
          <w:sz w:val="28"/>
        </w:rPr>
        <w:sectPr w:rsidR="00054221">
          <w:pgSz w:w="12240" w:h="15840"/>
          <w:pgMar w:top="1260" w:right="860" w:bottom="1522" w:left="1320" w:header="0" w:footer="888" w:gutter="0"/>
          <w:cols w:space="720"/>
        </w:sectPr>
      </w:pPr>
    </w:p>
    <w:sdt>
      <w:sdtPr>
        <w:rPr>
          <w:b w:val="0"/>
          <w:bCs w:val="0"/>
          <w:color w:val="2B579A"/>
          <w:shd w:val="clear" w:color="auto" w:fill="E6E6E6"/>
        </w:rPr>
        <w:id w:val="1173604166"/>
        <w:docPartObj>
          <w:docPartGallery w:val="Table of Contents"/>
          <w:docPartUnique/>
        </w:docPartObj>
      </w:sdtPr>
      <w:sdtContent>
        <w:p w14:paraId="4A55889E" w14:textId="77777777" w:rsidR="00054221" w:rsidRDefault="00000000">
          <w:pPr>
            <w:pStyle w:val="TOC1"/>
            <w:numPr>
              <w:ilvl w:val="0"/>
              <w:numId w:val="10"/>
            </w:numPr>
            <w:tabs>
              <w:tab w:val="left" w:pos="447"/>
              <w:tab w:val="left" w:pos="448"/>
              <w:tab w:val="right" w:pos="9478"/>
            </w:tabs>
            <w:spacing w:before="284"/>
          </w:pPr>
          <w:hyperlink w:anchor="_bookmark0" w:history="1">
            <w:r w:rsidR="00BD4E74">
              <w:t>Executive</w:t>
            </w:r>
            <w:r w:rsidR="00BD4E74">
              <w:rPr>
                <w:spacing w:val="25"/>
              </w:rPr>
              <w:t xml:space="preserve"> </w:t>
            </w:r>
            <w:r w:rsidR="00BD4E74">
              <w:t>Summary</w:t>
            </w:r>
          </w:hyperlink>
          <w:r w:rsidR="00BD4E74">
            <w:rPr>
              <w:rFonts w:ascii="Times New Roman"/>
            </w:rPr>
            <w:tab/>
          </w:r>
          <w:r w:rsidR="00BD4E74">
            <w:t>4</w:t>
          </w:r>
        </w:p>
        <w:p w14:paraId="4E66E6C5" w14:textId="77777777" w:rsidR="00054221" w:rsidRDefault="00000000">
          <w:pPr>
            <w:pStyle w:val="TOC1"/>
            <w:numPr>
              <w:ilvl w:val="0"/>
              <w:numId w:val="10"/>
            </w:numPr>
            <w:tabs>
              <w:tab w:val="left" w:pos="447"/>
              <w:tab w:val="left" w:pos="448"/>
              <w:tab w:val="right" w:pos="9479"/>
            </w:tabs>
          </w:pPr>
          <w:hyperlink w:anchor="_bookmark1" w:history="1">
            <w:r w:rsidR="00BD4E74">
              <w:t>Introduction</w:t>
            </w:r>
          </w:hyperlink>
          <w:r w:rsidR="00BD4E74">
            <w:rPr>
              <w:rFonts w:ascii="Times New Roman"/>
            </w:rPr>
            <w:tab/>
          </w:r>
          <w:r w:rsidR="00BD4E74">
            <w:t>6</w:t>
          </w:r>
        </w:p>
        <w:p w14:paraId="5CAFF772" w14:textId="77777777" w:rsidR="00054221" w:rsidRDefault="00000000">
          <w:pPr>
            <w:pStyle w:val="TOC1"/>
            <w:numPr>
              <w:ilvl w:val="0"/>
              <w:numId w:val="10"/>
            </w:numPr>
            <w:tabs>
              <w:tab w:val="left" w:pos="447"/>
              <w:tab w:val="left" w:pos="448"/>
              <w:tab w:val="right" w:pos="9479"/>
            </w:tabs>
          </w:pPr>
          <w:hyperlink w:anchor="_bookmark2" w:history="1">
            <w:r w:rsidR="00BD4E74">
              <w:t>Study</w:t>
            </w:r>
            <w:r w:rsidR="00BD4E74">
              <w:rPr>
                <w:spacing w:val="26"/>
              </w:rPr>
              <w:t xml:space="preserve"> </w:t>
            </w:r>
            <w:r w:rsidR="00BD4E74">
              <w:t>design</w:t>
            </w:r>
          </w:hyperlink>
          <w:r w:rsidR="00BD4E74">
            <w:rPr>
              <w:rFonts w:ascii="Times New Roman"/>
            </w:rPr>
            <w:tab/>
          </w:r>
          <w:r w:rsidR="00BD4E74">
            <w:t>8</w:t>
          </w:r>
        </w:p>
        <w:p w14:paraId="65B4AF1F" w14:textId="77777777" w:rsidR="00054221" w:rsidRDefault="00000000">
          <w:pPr>
            <w:pStyle w:val="TOC2"/>
            <w:numPr>
              <w:ilvl w:val="1"/>
              <w:numId w:val="10"/>
            </w:numPr>
            <w:tabs>
              <w:tab w:val="left" w:pos="949"/>
              <w:tab w:val="left" w:pos="950"/>
              <w:tab w:val="right" w:leader="dot" w:pos="9479"/>
            </w:tabs>
            <w:spacing w:before="78"/>
            <w:ind w:hanging="503"/>
          </w:pPr>
          <w:hyperlink w:anchor="_bookmark3" w:history="1">
            <w:r w:rsidR="00BD4E74">
              <w:t>Selection</w:t>
            </w:r>
            <w:r w:rsidR="00BD4E74">
              <w:rPr>
                <w:spacing w:val="16"/>
              </w:rPr>
              <w:t xml:space="preserve"> </w:t>
            </w:r>
            <w:r w:rsidR="00BD4E74">
              <w:t>of</w:t>
            </w:r>
            <w:r w:rsidR="00BD4E74">
              <w:rPr>
                <w:spacing w:val="17"/>
              </w:rPr>
              <w:t xml:space="preserve"> </w:t>
            </w:r>
            <w:r w:rsidR="00BD4E74">
              <w:t>study</w:t>
            </w:r>
            <w:r w:rsidR="00BD4E74">
              <w:rPr>
                <w:spacing w:val="16"/>
              </w:rPr>
              <w:t xml:space="preserve"> </w:t>
            </w:r>
            <w:r w:rsidR="00BD4E74">
              <w:t>areas</w:t>
            </w:r>
            <w:r w:rsidR="00BD4E74">
              <w:rPr>
                <w:spacing w:val="17"/>
              </w:rPr>
              <w:t xml:space="preserve"> </w:t>
            </w:r>
            <w:r w:rsidR="00BD4E74">
              <w:t>and</w:t>
            </w:r>
            <w:r w:rsidR="00BD4E74">
              <w:rPr>
                <w:spacing w:val="16"/>
              </w:rPr>
              <w:t xml:space="preserve"> </w:t>
            </w:r>
            <w:r w:rsidR="00BD4E74">
              <w:t>participants</w:t>
            </w:r>
          </w:hyperlink>
          <w:r w:rsidR="00BD4E74">
            <w:rPr>
              <w:rFonts w:ascii="Times New Roman"/>
            </w:rPr>
            <w:tab/>
          </w:r>
          <w:r w:rsidR="00BD4E74">
            <w:t>9</w:t>
          </w:r>
        </w:p>
        <w:p w14:paraId="5FAF28E1" w14:textId="77777777" w:rsidR="00054221" w:rsidRDefault="00000000">
          <w:pPr>
            <w:pStyle w:val="TOC2"/>
            <w:numPr>
              <w:ilvl w:val="1"/>
              <w:numId w:val="10"/>
            </w:numPr>
            <w:tabs>
              <w:tab w:val="left" w:pos="949"/>
              <w:tab w:val="left" w:pos="950"/>
              <w:tab w:val="right" w:leader="dot" w:pos="9480"/>
            </w:tabs>
            <w:ind w:hanging="503"/>
          </w:pPr>
          <w:hyperlink w:anchor="_bookmark4" w:history="1">
            <w:r w:rsidR="00BD4E74">
              <w:t>Myanmar</w:t>
            </w:r>
          </w:hyperlink>
          <w:r w:rsidR="00BD4E74">
            <w:rPr>
              <w:rFonts w:ascii="Times New Roman"/>
            </w:rPr>
            <w:tab/>
          </w:r>
          <w:r w:rsidR="00BD4E74">
            <w:t>9</w:t>
          </w:r>
        </w:p>
        <w:p w14:paraId="5DC019CD" w14:textId="77777777" w:rsidR="00054221" w:rsidRDefault="00000000">
          <w:pPr>
            <w:pStyle w:val="TOC2"/>
            <w:numPr>
              <w:ilvl w:val="1"/>
              <w:numId w:val="10"/>
            </w:numPr>
            <w:tabs>
              <w:tab w:val="left" w:pos="949"/>
              <w:tab w:val="left" w:pos="950"/>
              <w:tab w:val="right" w:leader="dot" w:pos="9479"/>
            </w:tabs>
            <w:ind w:hanging="503"/>
          </w:pPr>
          <w:hyperlink w:anchor="_bookmark5" w:history="1">
            <w:r w:rsidR="00BD4E74">
              <w:t>Ecuador</w:t>
            </w:r>
          </w:hyperlink>
          <w:r w:rsidR="00BD4E74">
            <w:rPr>
              <w:rFonts w:ascii="Times New Roman"/>
            </w:rPr>
            <w:tab/>
          </w:r>
          <w:r w:rsidR="00BD4E74">
            <w:t>10</w:t>
          </w:r>
        </w:p>
        <w:p w14:paraId="2DAAB40D" w14:textId="77777777" w:rsidR="00054221" w:rsidRDefault="00000000">
          <w:pPr>
            <w:pStyle w:val="TOC2"/>
            <w:numPr>
              <w:ilvl w:val="1"/>
              <w:numId w:val="10"/>
            </w:numPr>
            <w:tabs>
              <w:tab w:val="left" w:pos="949"/>
              <w:tab w:val="left" w:pos="950"/>
              <w:tab w:val="right" w:leader="dot" w:pos="9480"/>
            </w:tabs>
            <w:ind w:hanging="503"/>
          </w:pPr>
          <w:hyperlink w:anchor="_bookmark6" w:history="1">
            <w:r w:rsidR="00BD4E74">
              <w:t>Central</w:t>
            </w:r>
            <w:r w:rsidR="00BD4E74">
              <w:rPr>
                <w:spacing w:val="18"/>
              </w:rPr>
              <w:t xml:space="preserve"> </w:t>
            </w:r>
            <w:r w:rsidR="00BD4E74">
              <w:t>African</w:t>
            </w:r>
            <w:r w:rsidR="00BD4E74">
              <w:rPr>
                <w:spacing w:val="19"/>
              </w:rPr>
              <w:t xml:space="preserve"> </w:t>
            </w:r>
            <w:r w:rsidR="00BD4E74">
              <w:t>Republic</w:t>
            </w:r>
          </w:hyperlink>
          <w:r w:rsidR="00BD4E74">
            <w:rPr>
              <w:rFonts w:ascii="Times New Roman"/>
            </w:rPr>
            <w:tab/>
          </w:r>
          <w:r w:rsidR="00BD4E74">
            <w:t>11</w:t>
          </w:r>
        </w:p>
        <w:p w14:paraId="08CA23C1" w14:textId="77777777" w:rsidR="00054221" w:rsidRDefault="00000000">
          <w:pPr>
            <w:pStyle w:val="TOC2"/>
            <w:numPr>
              <w:ilvl w:val="1"/>
              <w:numId w:val="10"/>
            </w:numPr>
            <w:tabs>
              <w:tab w:val="left" w:pos="949"/>
              <w:tab w:val="left" w:pos="950"/>
              <w:tab w:val="right" w:leader="dot" w:pos="9480"/>
            </w:tabs>
            <w:spacing w:before="78"/>
            <w:ind w:hanging="503"/>
          </w:pPr>
          <w:hyperlink w:anchor="_bookmark7" w:history="1">
            <w:r w:rsidR="00BD4E74">
              <w:t>Overall</w:t>
            </w:r>
            <w:r w:rsidR="00BD4E74">
              <w:rPr>
                <w:spacing w:val="17"/>
              </w:rPr>
              <w:t xml:space="preserve"> </w:t>
            </w:r>
            <w:r w:rsidR="00BD4E74">
              <w:t>study</w:t>
            </w:r>
            <w:r w:rsidR="00BD4E74">
              <w:rPr>
                <w:spacing w:val="18"/>
              </w:rPr>
              <w:t xml:space="preserve"> </w:t>
            </w:r>
            <w:r w:rsidR="00BD4E74">
              <w:t>implementation</w:t>
            </w:r>
          </w:hyperlink>
          <w:r w:rsidR="00BD4E74">
            <w:rPr>
              <w:rFonts w:ascii="Times New Roman"/>
            </w:rPr>
            <w:tab/>
          </w:r>
          <w:r w:rsidR="00BD4E74">
            <w:t>13</w:t>
          </w:r>
        </w:p>
        <w:p w14:paraId="4DCA4C19" w14:textId="77777777" w:rsidR="00054221" w:rsidRDefault="00000000">
          <w:pPr>
            <w:pStyle w:val="TOC1"/>
            <w:numPr>
              <w:ilvl w:val="0"/>
              <w:numId w:val="10"/>
            </w:numPr>
            <w:tabs>
              <w:tab w:val="left" w:pos="447"/>
              <w:tab w:val="left" w:pos="448"/>
              <w:tab w:val="right" w:pos="9478"/>
            </w:tabs>
            <w:ind w:hanging="329"/>
          </w:pPr>
          <w:hyperlink w:anchor="_bookmark8" w:history="1">
            <w:r w:rsidR="00BD4E74">
              <w:t>Sample</w:t>
            </w:r>
            <w:r w:rsidR="00BD4E74">
              <w:rPr>
                <w:spacing w:val="25"/>
              </w:rPr>
              <w:t xml:space="preserve"> </w:t>
            </w:r>
            <w:r w:rsidR="00BD4E74">
              <w:t>Completion</w:t>
            </w:r>
          </w:hyperlink>
          <w:r w:rsidR="00BD4E74">
            <w:rPr>
              <w:rFonts w:ascii="Times New Roman"/>
            </w:rPr>
            <w:tab/>
          </w:r>
          <w:r w:rsidR="00BD4E74">
            <w:t>14</w:t>
          </w:r>
        </w:p>
        <w:p w14:paraId="64D642A2" w14:textId="77777777" w:rsidR="00054221" w:rsidRDefault="00000000">
          <w:pPr>
            <w:pStyle w:val="TOC1"/>
            <w:numPr>
              <w:ilvl w:val="0"/>
              <w:numId w:val="10"/>
            </w:numPr>
            <w:tabs>
              <w:tab w:val="left" w:pos="447"/>
              <w:tab w:val="left" w:pos="448"/>
              <w:tab w:val="right" w:pos="9478"/>
            </w:tabs>
            <w:ind w:hanging="329"/>
          </w:pPr>
          <w:hyperlink w:anchor="_bookmark9" w:history="1">
            <w:r w:rsidR="00BD4E74">
              <w:t>Primary</w:t>
            </w:r>
            <w:r w:rsidR="00BD4E74">
              <w:rPr>
                <w:spacing w:val="11"/>
              </w:rPr>
              <w:t xml:space="preserve"> </w:t>
            </w:r>
            <w:r w:rsidR="00BD4E74">
              <w:t>Results:</w:t>
            </w:r>
            <w:r w:rsidR="00BD4E74">
              <w:rPr>
                <w:spacing w:val="34"/>
              </w:rPr>
              <w:t xml:space="preserve"> </w:t>
            </w:r>
            <w:r w:rsidR="00BD4E74">
              <w:t>Effect</w:t>
            </w:r>
            <w:r w:rsidR="00BD4E74">
              <w:rPr>
                <w:spacing w:val="11"/>
              </w:rPr>
              <w:t xml:space="preserve"> </w:t>
            </w:r>
            <w:r w:rsidR="00BD4E74">
              <w:t>of</w:t>
            </w:r>
            <w:r w:rsidR="00BD4E74">
              <w:rPr>
                <w:spacing w:val="11"/>
              </w:rPr>
              <w:t xml:space="preserve"> </w:t>
            </w:r>
            <w:r w:rsidR="00BD4E74">
              <w:t>Survey</w:t>
            </w:r>
            <w:r w:rsidR="00BD4E74">
              <w:rPr>
                <w:spacing w:val="12"/>
              </w:rPr>
              <w:t xml:space="preserve"> </w:t>
            </w:r>
            <w:r w:rsidR="00BD4E74">
              <w:t>Modality</w:t>
            </w:r>
            <w:r w:rsidR="00BD4E74">
              <w:rPr>
                <w:spacing w:val="12"/>
              </w:rPr>
              <w:t xml:space="preserve"> </w:t>
            </w:r>
            <w:r w:rsidR="00BD4E74">
              <w:t>on</w:t>
            </w:r>
            <w:r w:rsidR="00BD4E74">
              <w:rPr>
                <w:spacing w:val="11"/>
              </w:rPr>
              <w:t xml:space="preserve"> </w:t>
            </w:r>
            <w:r w:rsidR="00BD4E74">
              <w:t>Food</w:t>
            </w:r>
            <w:r w:rsidR="00BD4E74">
              <w:rPr>
                <w:spacing w:val="11"/>
              </w:rPr>
              <w:t xml:space="preserve"> </w:t>
            </w:r>
            <w:r w:rsidR="00BD4E74">
              <w:t>Security</w:t>
            </w:r>
            <w:r w:rsidR="00BD4E74">
              <w:rPr>
                <w:spacing w:val="12"/>
              </w:rPr>
              <w:t xml:space="preserve"> </w:t>
            </w:r>
            <w:r w:rsidR="00BD4E74">
              <w:t>Reporting</w:t>
            </w:r>
          </w:hyperlink>
          <w:r w:rsidR="00BD4E74">
            <w:rPr>
              <w:rFonts w:ascii="Times New Roman"/>
            </w:rPr>
            <w:tab/>
          </w:r>
          <w:r w:rsidR="00BD4E74">
            <w:t>15</w:t>
          </w:r>
        </w:p>
        <w:p w14:paraId="0AC71BBE" w14:textId="77777777" w:rsidR="00054221" w:rsidRDefault="00000000">
          <w:pPr>
            <w:pStyle w:val="TOC2"/>
            <w:numPr>
              <w:ilvl w:val="1"/>
              <w:numId w:val="10"/>
            </w:numPr>
            <w:tabs>
              <w:tab w:val="left" w:pos="949"/>
              <w:tab w:val="left" w:pos="950"/>
              <w:tab w:val="right" w:leader="dot" w:pos="9479"/>
            </w:tabs>
            <w:ind w:hanging="503"/>
          </w:pPr>
          <w:hyperlink w:anchor="_bookmark10" w:history="1">
            <w:r w:rsidR="00BD4E74">
              <w:rPr>
                <w:w w:val="105"/>
              </w:rPr>
              <w:t>CARI</w:t>
            </w:r>
            <w:r w:rsidR="00BD4E74">
              <w:rPr>
                <w:spacing w:val="16"/>
                <w:w w:val="105"/>
              </w:rPr>
              <w:t xml:space="preserve"> </w:t>
            </w:r>
            <w:r w:rsidR="00BD4E74">
              <w:rPr>
                <w:w w:val="105"/>
              </w:rPr>
              <w:t>vs.</w:t>
            </w:r>
            <w:r w:rsidR="00BD4E74">
              <w:rPr>
                <w:spacing w:val="40"/>
                <w:w w:val="105"/>
              </w:rPr>
              <w:t xml:space="preserve"> </w:t>
            </w:r>
            <w:r w:rsidR="00BD4E74">
              <w:rPr>
                <w:w w:val="105"/>
              </w:rPr>
              <w:t>rCARI</w:t>
            </w:r>
          </w:hyperlink>
          <w:r w:rsidR="00BD4E74">
            <w:rPr>
              <w:rFonts w:ascii="Times New Roman"/>
              <w:w w:val="105"/>
            </w:rPr>
            <w:tab/>
          </w:r>
          <w:r w:rsidR="00BD4E74">
            <w:rPr>
              <w:w w:val="105"/>
            </w:rPr>
            <w:t>15</w:t>
          </w:r>
        </w:p>
        <w:p w14:paraId="1380082A" w14:textId="77777777" w:rsidR="00054221" w:rsidRDefault="00000000">
          <w:pPr>
            <w:pStyle w:val="TOC2"/>
            <w:numPr>
              <w:ilvl w:val="1"/>
              <w:numId w:val="10"/>
            </w:numPr>
            <w:tabs>
              <w:tab w:val="left" w:pos="949"/>
              <w:tab w:val="left" w:pos="950"/>
              <w:tab w:val="right" w:leader="dot" w:pos="9480"/>
            </w:tabs>
            <w:ind w:hanging="503"/>
          </w:pPr>
          <w:hyperlink w:anchor="_bookmark11" w:history="1">
            <w:r w:rsidR="00BD4E74">
              <w:t>Food</w:t>
            </w:r>
            <w:r w:rsidR="00BD4E74">
              <w:rPr>
                <w:spacing w:val="17"/>
              </w:rPr>
              <w:t xml:space="preserve"> </w:t>
            </w:r>
            <w:r w:rsidR="00BD4E74">
              <w:t>Consumption</w:t>
            </w:r>
            <w:r w:rsidR="00BD4E74">
              <w:rPr>
                <w:spacing w:val="18"/>
              </w:rPr>
              <w:t xml:space="preserve"> </w:t>
            </w:r>
            <w:r w:rsidR="00BD4E74">
              <w:t>Score</w:t>
            </w:r>
            <w:r w:rsidR="00BD4E74">
              <w:rPr>
                <w:spacing w:val="18"/>
              </w:rPr>
              <w:t xml:space="preserve"> </w:t>
            </w:r>
            <w:r w:rsidR="00BD4E74">
              <w:t>(FCS)</w:t>
            </w:r>
          </w:hyperlink>
          <w:r w:rsidR="00BD4E74">
            <w:rPr>
              <w:rFonts w:ascii="Times New Roman"/>
            </w:rPr>
            <w:tab/>
          </w:r>
          <w:r w:rsidR="00BD4E74">
            <w:t>19</w:t>
          </w:r>
        </w:p>
        <w:p w14:paraId="31C5F951" w14:textId="77777777" w:rsidR="00054221" w:rsidRDefault="00000000">
          <w:pPr>
            <w:pStyle w:val="TOC2"/>
            <w:numPr>
              <w:ilvl w:val="1"/>
              <w:numId w:val="10"/>
            </w:numPr>
            <w:tabs>
              <w:tab w:val="left" w:pos="949"/>
              <w:tab w:val="left" w:pos="950"/>
              <w:tab w:val="right" w:leader="dot" w:pos="9479"/>
            </w:tabs>
            <w:spacing w:before="78"/>
            <w:ind w:hanging="503"/>
          </w:pPr>
          <w:hyperlink w:anchor="_bookmark12" w:history="1">
            <w:r w:rsidR="00BD4E74">
              <w:t>Reduced</w:t>
            </w:r>
            <w:r w:rsidR="00BD4E74">
              <w:rPr>
                <w:spacing w:val="17"/>
              </w:rPr>
              <w:t xml:space="preserve"> </w:t>
            </w:r>
            <w:r w:rsidR="00BD4E74">
              <w:t>Coping</w:t>
            </w:r>
            <w:r w:rsidR="00BD4E74">
              <w:rPr>
                <w:spacing w:val="17"/>
              </w:rPr>
              <w:t xml:space="preserve"> </w:t>
            </w:r>
            <w:r w:rsidR="00BD4E74">
              <w:t>Strategy</w:t>
            </w:r>
            <w:r w:rsidR="00BD4E74">
              <w:rPr>
                <w:spacing w:val="17"/>
              </w:rPr>
              <w:t xml:space="preserve"> </w:t>
            </w:r>
            <w:r w:rsidR="00BD4E74">
              <w:t>Index</w:t>
            </w:r>
            <w:r w:rsidR="00BD4E74">
              <w:rPr>
                <w:spacing w:val="18"/>
              </w:rPr>
              <w:t xml:space="preserve"> </w:t>
            </w:r>
            <w:r w:rsidR="00BD4E74">
              <w:t>(rCSI)</w:t>
            </w:r>
          </w:hyperlink>
          <w:r w:rsidR="00BD4E74">
            <w:rPr>
              <w:rFonts w:ascii="Times New Roman"/>
            </w:rPr>
            <w:tab/>
          </w:r>
          <w:r w:rsidR="00BD4E74">
            <w:t>20</w:t>
          </w:r>
        </w:p>
        <w:p w14:paraId="12FA6BE6" w14:textId="77777777" w:rsidR="00054221" w:rsidRDefault="00000000">
          <w:pPr>
            <w:pStyle w:val="TOC2"/>
            <w:numPr>
              <w:ilvl w:val="1"/>
              <w:numId w:val="10"/>
            </w:numPr>
            <w:tabs>
              <w:tab w:val="left" w:pos="949"/>
              <w:tab w:val="left" w:pos="950"/>
              <w:tab w:val="right" w:leader="dot" w:pos="9480"/>
            </w:tabs>
            <w:ind w:hanging="503"/>
          </w:pPr>
          <w:hyperlink w:anchor="_bookmark13" w:history="1">
            <w:r w:rsidR="00BD4E74">
              <w:t>Livelihood</w:t>
            </w:r>
            <w:r w:rsidR="00BD4E74">
              <w:rPr>
                <w:spacing w:val="18"/>
              </w:rPr>
              <w:t xml:space="preserve"> </w:t>
            </w:r>
            <w:r w:rsidR="00BD4E74">
              <w:t>Coping</w:t>
            </w:r>
            <w:r w:rsidR="00BD4E74">
              <w:rPr>
                <w:spacing w:val="19"/>
              </w:rPr>
              <w:t xml:space="preserve"> </w:t>
            </w:r>
            <w:r w:rsidR="00BD4E74">
              <w:t>Strategy</w:t>
            </w:r>
            <w:r w:rsidR="00BD4E74">
              <w:rPr>
                <w:spacing w:val="18"/>
              </w:rPr>
              <w:t xml:space="preserve"> </w:t>
            </w:r>
            <w:r w:rsidR="00BD4E74">
              <w:t>(LCS)</w:t>
            </w:r>
          </w:hyperlink>
          <w:r w:rsidR="00BD4E74">
            <w:rPr>
              <w:rFonts w:ascii="Times New Roman"/>
            </w:rPr>
            <w:tab/>
          </w:r>
          <w:r w:rsidR="00BD4E74">
            <w:t>21</w:t>
          </w:r>
        </w:p>
        <w:p w14:paraId="2C0A175F" w14:textId="77777777" w:rsidR="00054221" w:rsidRDefault="00000000">
          <w:pPr>
            <w:pStyle w:val="TOC2"/>
            <w:numPr>
              <w:ilvl w:val="1"/>
              <w:numId w:val="10"/>
            </w:numPr>
            <w:tabs>
              <w:tab w:val="left" w:pos="949"/>
              <w:tab w:val="left" w:pos="950"/>
              <w:tab w:val="right" w:leader="dot" w:pos="9480"/>
            </w:tabs>
            <w:ind w:hanging="503"/>
          </w:pPr>
          <w:hyperlink w:anchor="_bookmark14" w:history="1">
            <w:r w:rsidR="00BD4E74">
              <w:t>Food</w:t>
            </w:r>
            <w:r w:rsidR="00BD4E74">
              <w:rPr>
                <w:spacing w:val="17"/>
              </w:rPr>
              <w:t xml:space="preserve"> </w:t>
            </w:r>
            <w:r w:rsidR="00BD4E74">
              <w:t>Expenditure</w:t>
            </w:r>
            <w:r w:rsidR="00BD4E74">
              <w:rPr>
                <w:spacing w:val="18"/>
              </w:rPr>
              <w:t xml:space="preserve"> </w:t>
            </w:r>
            <w:r w:rsidR="00BD4E74">
              <w:t>Share</w:t>
            </w:r>
            <w:r w:rsidR="00BD4E74">
              <w:rPr>
                <w:spacing w:val="18"/>
              </w:rPr>
              <w:t xml:space="preserve"> </w:t>
            </w:r>
            <w:r w:rsidR="00BD4E74">
              <w:t>(FES)</w:t>
            </w:r>
          </w:hyperlink>
          <w:r w:rsidR="00BD4E74">
            <w:rPr>
              <w:rFonts w:ascii="Times New Roman"/>
            </w:rPr>
            <w:tab/>
          </w:r>
          <w:r w:rsidR="00BD4E74">
            <w:t>24</w:t>
          </w:r>
        </w:p>
        <w:p w14:paraId="1A2F4F90" w14:textId="77777777" w:rsidR="00054221" w:rsidRDefault="00000000">
          <w:pPr>
            <w:pStyle w:val="TOC2"/>
            <w:numPr>
              <w:ilvl w:val="1"/>
              <w:numId w:val="10"/>
            </w:numPr>
            <w:tabs>
              <w:tab w:val="left" w:pos="949"/>
              <w:tab w:val="left" w:pos="950"/>
              <w:tab w:val="right" w:leader="dot" w:pos="9480"/>
            </w:tabs>
            <w:ind w:hanging="503"/>
          </w:pPr>
          <w:hyperlink w:anchor="_bookmark15" w:history="1">
            <w:r w:rsidR="00BD4E74">
              <w:t>Income</w:t>
            </w:r>
            <w:r w:rsidR="00BD4E74">
              <w:rPr>
                <w:spacing w:val="16"/>
              </w:rPr>
              <w:t xml:space="preserve"> </w:t>
            </w:r>
            <w:r w:rsidR="00BD4E74">
              <w:t>Source</w:t>
            </w:r>
            <w:r w:rsidR="00BD4E74">
              <w:rPr>
                <w:spacing w:val="16"/>
              </w:rPr>
              <w:t xml:space="preserve"> </w:t>
            </w:r>
            <w:r w:rsidR="00BD4E74">
              <w:t>and</w:t>
            </w:r>
            <w:r w:rsidR="00BD4E74">
              <w:rPr>
                <w:spacing w:val="17"/>
              </w:rPr>
              <w:t xml:space="preserve"> </w:t>
            </w:r>
            <w:r w:rsidR="00BD4E74">
              <w:t>Income</w:t>
            </w:r>
            <w:r w:rsidR="00BD4E74">
              <w:rPr>
                <w:spacing w:val="16"/>
              </w:rPr>
              <w:t xml:space="preserve"> </w:t>
            </w:r>
            <w:r w:rsidR="00BD4E74">
              <w:t>Change</w:t>
            </w:r>
          </w:hyperlink>
          <w:r w:rsidR="00BD4E74">
            <w:rPr>
              <w:rFonts w:ascii="Times New Roman"/>
            </w:rPr>
            <w:tab/>
          </w:r>
          <w:r w:rsidR="00BD4E74">
            <w:t>25</w:t>
          </w:r>
        </w:p>
        <w:p w14:paraId="240BF5B2" w14:textId="77777777" w:rsidR="00054221" w:rsidRDefault="00000000">
          <w:pPr>
            <w:pStyle w:val="TOC1"/>
            <w:numPr>
              <w:ilvl w:val="0"/>
              <w:numId w:val="10"/>
            </w:numPr>
            <w:tabs>
              <w:tab w:val="left" w:pos="447"/>
              <w:tab w:val="left" w:pos="448"/>
              <w:tab w:val="right" w:pos="9479"/>
            </w:tabs>
            <w:ind w:hanging="329"/>
          </w:pPr>
          <w:hyperlink w:anchor="_bookmark16" w:history="1">
            <w:r w:rsidR="00BD4E74">
              <w:t>Module</w:t>
            </w:r>
            <w:r w:rsidR="00BD4E74">
              <w:rPr>
                <w:spacing w:val="19"/>
              </w:rPr>
              <w:t xml:space="preserve"> </w:t>
            </w:r>
            <w:r w:rsidR="00BD4E74">
              <w:t>Length</w:t>
            </w:r>
            <w:r w:rsidR="00BD4E74">
              <w:rPr>
                <w:spacing w:val="20"/>
              </w:rPr>
              <w:t xml:space="preserve"> </w:t>
            </w:r>
            <w:r w:rsidR="00BD4E74">
              <w:t>and</w:t>
            </w:r>
            <w:r w:rsidR="00BD4E74">
              <w:rPr>
                <w:spacing w:val="19"/>
              </w:rPr>
              <w:t xml:space="preserve"> </w:t>
            </w:r>
            <w:r w:rsidR="00BD4E74">
              <w:t>Food</w:t>
            </w:r>
            <w:r w:rsidR="00BD4E74">
              <w:rPr>
                <w:spacing w:val="20"/>
              </w:rPr>
              <w:t xml:space="preserve"> </w:t>
            </w:r>
            <w:r w:rsidR="00BD4E74">
              <w:t>Security</w:t>
            </w:r>
            <w:r w:rsidR="00BD4E74">
              <w:rPr>
                <w:spacing w:val="19"/>
              </w:rPr>
              <w:t xml:space="preserve"> </w:t>
            </w:r>
            <w:r w:rsidR="00BD4E74">
              <w:t>Indicator</w:t>
            </w:r>
            <w:r w:rsidR="00BD4E74">
              <w:rPr>
                <w:spacing w:val="20"/>
              </w:rPr>
              <w:t xml:space="preserve"> </w:t>
            </w:r>
            <w:r w:rsidR="00BD4E74">
              <w:t>Reporting</w:t>
            </w:r>
          </w:hyperlink>
          <w:r w:rsidR="00BD4E74">
            <w:rPr>
              <w:rFonts w:ascii="Times New Roman"/>
            </w:rPr>
            <w:tab/>
          </w:r>
          <w:r w:rsidR="00BD4E74">
            <w:t>26</w:t>
          </w:r>
        </w:p>
        <w:p w14:paraId="79DD71D8" w14:textId="77777777" w:rsidR="00054221" w:rsidRDefault="00000000">
          <w:pPr>
            <w:pStyle w:val="TOC2"/>
            <w:numPr>
              <w:ilvl w:val="1"/>
              <w:numId w:val="10"/>
            </w:numPr>
            <w:tabs>
              <w:tab w:val="left" w:pos="949"/>
              <w:tab w:val="left" w:pos="950"/>
              <w:tab w:val="right" w:leader="dot" w:pos="9479"/>
            </w:tabs>
            <w:spacing w:before="78"/>
            <w:ind w:hanging="503"/>
          </w:pPr>
          <w:hyperlink w:anchor="_bookmark17" w:history="1">
            <w:r w:rsidR="00BD4E74">
              <w:t>Standard</w:t>
            </w:r>
            <w:r w:rsidR="00BD4E74">
              <w:rPr>
                <w:spacing w:val="16"/>
              </w:rPr>
              <w:t xml:space="preserve"> </w:t>
            </w:r>
            <w:r w:rsidR="00BD4E74">
              <w:t>FCS</w:t>
            </w:r>
            <w:r w:rsidR="00BD4E74">
              <w:rPr>
                <w:spacing w:val="17"/>
              </w:rPr>
              <w:t xml:space="preserve"> </w:t>
            </w:r>
            <w:r w:rsidR="00BD4E74">
              <w:t>module</w:t>
            </w:r>
            <w:r w:rsidR="00BD4E74">
              <w:rPr>
                <w:spacing w:val="17"/>
              </w:rPr>
              <w:t xml:space="preserve"> </w:t>
            </w:r>
            <w:r w:rsidR="00BD4E74">
              <w:t>vs.</w:t>
            </w:r>
            <w:r w:rsidR="00BD4E74">
              <w:rPr>
                <w:spacing w:val="41"/>
              </w:rPr>
              <w:t xml:space="preserve"> </w:t>
            </w:r>
            <w:r w:rsidR="00BD4E74">
              <w:t>Short</w:t>
            </w:r>
            <w:r w:rsidR="00BD4E74">
              <w:rPr>
                <w:spacing w:val="17"/>
              </w:rPr>
              <w:t xml:space="preserve"> </w:t>
            </w:r>
            <w:r w:rsidR="00BD4E74">
              <w:t>FCS</w:t>
            </w:r>
            <w:r w:rsidR="00BD4E74">
              <w:rPr>
                <w:spacing w:val="17"/>
              </w:rPr>
              <w:t xml:space="preserve"> </w:t>
            </w:r>
            <w:r w:rsidR="00BD4E74">
              <w:t>module</w:t>
            </w:r>
          </w:hyperlink>
          <w:r w:rsidR="00BD4E74">
            <w:rPr>
              <w:rFonts w:ascii="Times New Roman"/>
            </w:rPr>
            <w:tab/>
          </w:r>
          <w:r w:rsidR="00BD4E74">
            <w:t>26</w:t>
          </w:r>
        </w:p>
        <w:p w14:paraId="3F6576E9" w14:textId="77777777" w:rsidR="00054221" w:rsidRDefault="00000000">
          <w:pPr>
            <w:pStyle w:val="TOC2"/>
            <w:numPr>
              <w:ilvl w:val="1"/>
              <w:numId w:val="10"/>
            </w:numPr>
            <w:tabs>
              <w:tab w:val="left" w:pos="949"/>
              <w:tab w:val="left" w:pos="950"/>
              <w:tab w:val="right" w:leader="dot" w:pos="9479"/>
            </w:tabs>
            <w:ind w:hanging="503"/>
          </w:pPr>
          <w:hyperlink w:anchor="_bookmark18" w:history="1">
            <w:r w:rsidR="00BD4E74">
              <w:t>Standard</w:t>
            </w:r>
            <w:r w:rsidR="00BD4E74">
              <w:rPr>
                <w:spacing w:val="13"/>
              </w:rPr>
              <w:t xml:space="preserve"> </w:t>
            </w:r>
            <w:r w:rsidR="00BD4E74">
              <w:t>Expenditure</w:t>
            </w:r>
            <w:r w:rsidR="00BD4E74">
              <w:rPr>
                <w:spacing w:val="14"/>
              </w:rPr>
              <w:t xml:space="preserve"> </w:t>
            </w:r>
            <w:r w:rsidR="00BD4E74">
              <w:t>module</w:t>
            </w:r>
            <w:r w:rsidR="00BD4E74">
              <w:rPr>
                <w:spacing w:val="13"/>
              </w:rPr>
              <w:t xml:space="preserve"> </w:t>
            </w:r>
            <w:r w:rsidR="00BD4E74">
              <w:t>vs.</w:t>
            </w:r>
            <w:r w:rsidR="00BD4E74">
              <w:rPr>
                <w:spacing w:val="36"/>
              </w:rPr>
              <w:t xml:space="preserve"> </w:t>
            </w:r>
            <w:r w:rsidR="00BD4E74">
              <w:t>Short</w:t>
            </w:r>
            <w:r w:rsidR="00BD4E74">
              <w:rPr>
                <w:spacing w:val="13"/>
              </w:rPr>
              <w:t xml:space="preserve"> </w:t>
            </w:r>
            <w:r w:rsidR="00BD4E74">
              <w:t>Expenditure</w:t>
            </w:r>
            <w:r w:rsidR="00BD4E74">
              <w:rPr>
                <w:spacing w:val="14"/>
              </w:rPr>
              <w:t xml:space="preserve"> </w:t>
            </w:r>
            <w:r w:rsidR="00BD4E74">
              <w:t>module</w:t>
            </w:r>
          </w:hyperlink>
          <w:r w:rsidR="00BD4E74">
            <w:rPr>
              <w:rFonts w:ascii="Times New Roman"/>
            </w:rPr>
            <w:tab/>
          </w:r>
          <w:r w:rsidR="00BD4E74">
            <w:t>26</w:t>
          </w:r>
        </w:p>
        <w:p w14:paraId="328FA3D5" w14:textId="77777777" w:rsidR="00054221" w:rsidRDefault="00000000">
          <w:pPr>
            <w:pStyle w:val="TOC1"/>
            <w:numPr>
              <w:ilvl w:val="0"/>
              <w:numId w:val="10"/>
            </w:numPr>
            <w:tabs>
              <w:tab w:val="left" w:pos="447"/>
              <w:tab w:val="left" w:pos="448"/>
              <w:tab w:val="right" w:pos="9479"/>
            </w:tabs>
            <w:ind w:hanging="329"/>
          </w:pPr>
          <w:hyperlink w:anchor="_bookmark19" w:history="1">
            <w:r w:rsidR="00BD4E74">
              <w:t>LCS</w:t>
            </w:r>
            <w:r w:rsidR="00BD4E74">
              <w:rPr>
                <w:spacing w:val="21"/>
              </w:rPr>
              <w:t xml:space="preserve"> </w:t>
            </w:r>
            <w:r w:rsidR="00BD4E74">
              <w:t>for</w:t>
            </w:r>
            <w:r w:rsidR="00BD4E74">
              <w:rPr>
                <w:spacing w:val="22"/>
              </w:rPr>
              <w:t xml:space="preserve"> </w:t>
            </w:r>
            <w:r w:rsidR="00BD4E74">
              <w:t>Essential</w:t>
            </w:r>
            <w:r w:rsidR="00BD4E74">
              <w:rPr>
                <w:spacing w:val="22"/>
              </w:rPr>
              <w:t xml:space="preserve"> </w:t>
            </w:r>
            <w:r w:rsidR="00BD4E74">
              <w:t>Needs</w:t>
            </w:r>
            <w:r w:rsidR="00BD4E74">
              <w:rPr>
                <w:spacing w:val="22"/>
              </w:rPr>
              <w:t xml:space="preserve"> </w:t>
            </w:r>
            <w:r w:rsidR="00BD4E74">
              <w:t>vs</w:t>
            </w:r>
            <w:r w:rsidR="00BD4E74">
              <w:rPr>
                <w:spacing w:val="21"/>
              </w:rPr>
              <w:t xml:space="preserve"> </w:t>
            </w:r>
            <w:r w:rsidR="00BD4E74">
              <w:t>LCS</w:t>
            </w:r>
            <w:r w:rsidR="00BD4E74">
              <w:rPr>
                <w:spacing w:val="22"/>
              </w:rPr>
              <w:t xml:space="preserve"> </w:t>
            </w:r>
            <w:r w:rsidR="00BD4E74">
              <w:t>for</w:t>
            </w:r>
            <w:r w:rsidR="00BD4E74">
              <w:rPr>
                <w:spacing w:val="21"/>
              </w:rPr>
              <w:t xml:space="preserve"> </w:t>
            </w:r>
            <w:r w:rsidR="00BD4E74">
              <w:t>Food</w:t>
            </w:r>
            <w:r w:rsidR="00BD4E74">
              <w:rPr>
                <w:spacing w:val="22"/>
              </w:rPr>
              <w:t xml:space="preserve"> </w:t>
            </w:r>
            <w:r w:rsidR="00BD4E74">
              <w:t>Security</w:t>
            </w:r>
          </w:hyperlink>
          <w:r w:rsidR="00BD4E74">
            <w:rPr>
              <w:rFonts w:ascii="Times New Roman"/>
            </w:rPr>
            <w:tab/>
          </w:r>
          <w:r w:rsidR="00BD4E74">
            <w:t>30</w:t>
          </w:r>
        </w:p>
        <w:p w14:paraId="4B8CFE64" w14:textId="77777777" w:rsidR="00054221" w:rsidRDefault="00000000">
          <w:pPr>
            <w:pStyle w:val="TOC2"/>
            <w:numPr>
              <w:ilvl w:val="1"/>
              <w:numId w:val="10"/>
            </w:numPr>
            <w:tabs>
              <w:tab w:val="left" w:pos="949"/>
              <w:tab w:val="left" w:pos="950"/>
              <w:tab w:val="right" w:leader="dot" w:pos="9481"/>
            </w:tabs>
            <w:ind w:hanging="503"/>
          </w:pPr>
          <w:hyperlink w:anchor="_bookmark20" w:history="1">
            <w:r w:rsidR="00BD4E74">
              <w:t>Aggregate</w:t>
            </w:r>
            <w:r w:rsidR="00BD4E74">
              <w:rPr>
                <w:spacing w:val="14"/>
              </w:rPr>
              <w:t xml:space="preserve"> </w:t>
            </w:r>
            <w:r w:rsidR="00BD4E74">
              <w:t>LCS-FS/EN</w:t>
            </w:r>
            <w:r w:rsidR="00BD4E74">
              <w:rPr>
                <w:spacing w:val="14"/>
              </w:rPr>
              <w:t xml:space="preserve"> </w:t>
            </w:r>
            <w:r w:rsidR="00BD4E74">
              <w:t>(Maximum</w:t>
            </w:r>
            <w:r w:rsidR="00BD4E74">
              <w:rPr>
                <w:spacing w:val="14"/>
              </w:rPr>
              <w:t xml:space="preserve"> </w:t>
            </w:r>
            <w:r w:rsidR="00BD4E74">
              <w:t>livelihood</w:t>
            </w:r>
            <w:r w:rsidR="00BD4E74">
              <w:rPr>
                <w:spacing w:val="14"/>
              </w:rPr>
              <w:t xml:space="preserve"> </w:t>
            </w:r>
            <w:r w:rsidR="00BD4E74">
              <w:t>coping</w:t>
            </w:r>
            <w:r w:rsidR="00BD4E74">
              <w:rPr>
                <w:spacing w:val="14"/>
              </w:rPr>
              <w:t xml:space="preserve"> </w:t>
            </w:r>
            <w:r w:rsidR="00BD4E74">
              <w:t>strategies)</w:t>
            </w:r>
          </w:hyperlink>
          <w:r w:rsidR="00BD4E74">
            <w:rPr>
              <w:rFonts w:ascii="Times New Roman"/>
            </w:rPr>
            <w:tab/>
          </w:r>
          <w:r w:rsidR="00BD4E74">
            <w:t>30</w:t>
          </w:r>
        </w:p>
        <w:p w14:paraId="7B081E43" w14:textId="77777777" w:rsidR="00054221" w:rsidRDefault="00000000">
          <w:pPr>
            <w:pStyle w:val="TOC2"/>
            <w:numPr>
              <w:ilvl w:val="1"/>
              <w:numId w:val="10"/>
            </w:numPr>
            <w:tabs>
              <w:tab w:val="left" w:pos="949"/>
              <w:tab w:val="left" w:pos="950"/>
              <w:tab w:val="right" w:leader="dot" w:pos="9480"/>
            </w:tabs>
            <w:spacing w:before="78"/>
            <w:ind w:hanging="503"/>
          </w:pPr>
          <w:hyperlink w:anchor="_bookmark21" w:history="1">
            <w:r w:rsidR="00BD4E74">
              <w:t>Specific</w:t>
            </w:r>
            <w:r w:rsidR="00BD4E74">
              <w:rPr>
                <w:spacing w:val="18"/>
              </w:rPr>
              <w:t xml:space="preserve"> </w:t>
            </w:r>
            <w:r w:rsidR="00BD4E74">
              <w:t>LCS-FS/EN</w:t>
            </w:r>
            <w:r w:rsidR="00BD4E74">
              <w:rPr>
                <w:spacing w:val="18"/>
              </w:rPr>
              <w:t xml:space="preserve"> </w:t>
            </w:r>
            <w:r w:rsidR="00BD4E74">
              <w:t>Adoption</w:t>
            </w:r>
            <w:r w:rsidR="00BD4E74">
              <w:rPr>
                <w:spacing w:val="18"/>
              </w:rPr>
              <w:t xml:space="preserve"> </w:t>
            </w:r>
            <w:r w:rsidR="00BD4E74">
              <w:t>by</w:t>
            </w:r>
            <w:r w:rsidR="00BD4E74">
              <w:rPr>
                <w:spacing w:val="19"/>
              </w:rPr>
              <w:t xml:space="preserve"> </w:t>
            </w:r>
            <w:r w:rsidR="00BD4E74">
              <w:t>Country</w:t>
            </w:r>
          </w:hyperlink>
          <w:r w:rsidR="00BD4E74">
            <w:rPr>
              <w:rFonts w:ascii="Times New Roman"/>
            </w:rPr>
            <w:tab/>
          </w:r>
          <w:r w:rsidR="00BD4E74">
            <w:t>31</w:t>
          </w:r>
        </w:p>
        <w:p w14:paraId="017DEBAD" w14:textId="77777777" w:rsidR="00054221" w:rsidRDefault="00000000">
          <w:pPr>
            <w:pStyle w:val="TOC1"/>
            <w:numPr>
              <w:ilvl w:val="0"/>
              <w:numId w:val="10"/>
            </w:numPr>
            <w:tabs>
              <w:tab w:val="left" w:pos="447"/>
              <w:tab w:val="left" w:pos="448"/>
              <w:tab w:val="right" w:pos="9480"/>
            </w:tabs>
            <w:ind w:hanging="329"/>
          </w:pPr>
          <w:hyperlink w:anchor="_bookmark22" w:history="1">
            <w:r w:rsidR="00BD4E74">
              <w:t>Summary</w:t>
            </w:r>
            <w:r w:rsidR="00BD4E74">
              <w:rPr>
                <w:spacing w:val="23"/>
              </w:rPr>
              <w:t xml:space="preserve"> </w:t>
            </w:r>
            <w:r w:rsidR="00BD4E74">
              <w:t>and</w:t>
            </w:r>
            <w:r w:rsidR="00BD4E74">
              <w:rPr>
                <w:spacing w:val="24"/>
              </w:rPr>
              <w:t xml:space="preserve"> </w:t>
            </w:r>
            <w:r w:rsidR="00BD4E74">
              <w:t>conclusions</w:t>
            </w:r>
          </w:hyperlink>
          <w:r w:rsidR="00BD4E74">
            <w:rPr>
              <w:rFonts w:ascii="Times New Roman"/>
            </w:rPr>
            <w:tab/>
          </w:r>
          <w:r w:rsidR="00BD4E74">
            <w:t>33</w:t>
          </w:r>
        </w:p>
        <w:p w14:paraId="56C6FEB9" w14:textId="77777777" w:rsidR="00054221" w:rsidRDefault="00000000">
          <w:pPr>
            <w:pStyle w:val="TOC2"/>
            <w:numPr>
              <w:ilvl w:val="1"/>
              <w:numId w:val="10"/>
            </w:numPr>
            <w:tabs>
              <w:tab w:val="left" w:pos="949"/>
              <w:tab w:val="left" w:pos="950"/>
              <w:tab w:val="right" w:leader="dot" w:pos="9479"/>
            </w:tabs>
            <w:ind w:hanging="503"/>
          </w:pPr>
          <w:hyperlink w:anchor="_bookmark23" w:history="1">
            <w:r w:rsidR="00BD4E74">
              <w:t>Next</w:t>
            </w:r>
            <w:r w:rsidR="00BD4E74">
              <w:rPr>
                <w:spacing w:val="18"/>
              </w:rPr>
              <w:t xml:space="preserve"> </w:t>
            </w:r>
            <w:r w:rsidR="00BD4E74">
              <w:t>Steps</w:t>
            </w:r>
          </w:hyperlink>
          <w:r w:rsidR="00BD4E74">
            <w:rPr>
              <w:rFonts w:ascii="Times New Roman"/>
            </w:rPr>
            <w:tab/>
          </w:r>
          <w:r w:rsidR="00BD4E74">
            <w:t>34</w:t>
          </w:r>
        </w:p>
        <w:p w14:paraId="2B26E5DD" w14:textId="77777777" w:rsidR="00054221" w:rsidRDefault="00000000">
          <w:pPr>
            <w:pStyle w:val="TOC1"/>
            <w:numPr>
              <w:ilvl w:val="0"/>
              <w:numId w:val="10"/>
            </w:numPr>
            <w:tabs>
              <w:tab w:val="left" w:pos="447"/>
              <w:tab w:val="left" w:pos="448"/>
              <w:tab w:val="right" w:pos="9478"/>
            </w:tabs>
            <w:ind w:hanging="329"/>
          </w:pPr>
          <w:hyperlink w:anchor="_bookmark24" w:history="1">
            <w:r w:rsidR="00BD4E74">
              <w:t>Challenges</w:t>
            </w:r>
            <w:r w:rsidR="00BD4E74">
              <w:rPr>
                <w:spacing w:val="24"/>
              </w:rPr>
              <w:t xml:space="preserve"> </w:t>
            </w:r>
            <w:r w:rsidR="00BD4E74">
              <w:t>of</w:t>
            </w:r>
            <w:r w:rsidR="00BD4E74">
              <w:rPr>
                <w:spacing w:val="24"/>
              </w:rPr>
              <w:t xml:space="preserve"> </w:t>
            </w:r>
            <w:r w:rsidR="00BD4E74">
              <w:t>the</w:t>
            </w:r>
            <w:r w:rsidR="00BD4E74">
              <w:rPr>
                <w:spacing w:val="24"/>
              </w:rPr>
              <w:t xml:space="preserve"> </w:t>
            </w:r>
            <w:r w:rsidR="00BD4E74">
              <w:t>study</w:t>
            </w:r>
            <w:r w:rsidR="00BD4E74">
              <w:rPr>
                <w:spacing w:val="25"/>
              </w:rPr>
              <w:t xml:space="preserve"> </w:t>
            </w:r>
            <w:r w:rsidR="00BD4E74">
              <w:t>by</w:t>
            </w:r>
            <w:r w:rsidR="00BD4E74">
              <w:rPr>
                <w:spacing w:val="24"/>
              </w:rPr>
              <w:t xml:space="preserve"> </w:t>
            </w:r>
            <w:r w:rsidR="00BD4E74">
              <w:t>country</w:t>
            </w:r>
          </w:hyperlink>
          <w:r w:rsidR="00BD4E74">
            <w:rPr>
              <w:rFonts w:ascii="Times New Roman"/>
            </w:rPr>
            <w:tab/>
          </w:r>
          <w:r w:rsidR="00BD4E74">
            <w:t>35</w:t>
          </w:r>
        </w:p>
        <w:p w14:paraId="0E4D0862" w14:textId="77777777" w:rsidR="00054221" w:rsidRDefault="00000000">
          <w:pPr>
            <w:pStyle w:val="TOC2"/>
            <w:numPr>
              <w:ilvl w:val="1"/>
              <w:numId w:val="10"/>
            </w:numPr>
            <w:tabs>
              <w:tab w:val="left" w:pos="949"/>
              <w:tab w:val="left" w:pos="950"/>
              <w:tab w:val="right" w:leader="dot" w:pos="9480"/>
            </w:tabs>
            <w:ind w:hanging="503"/>
          </w:pPr>
          <w:hyperlink w:anchor="_bookmark25" w:history="1">
            <w:r w:rsidR="00BD4E74">
              <w:t>Myanmar</w:t>
            </w:r>
          </w:hyperlink>
          <w:r w:rsidR="00BD4E74">
            <w:rPr>
              <w:rFonts w:ascii="Times New Roman"/>
            </w:rPr>
            <w:tab/>
          </w:r>
          <w:r w:rsidR="00BD4E74">
            <w:t>35</w:t>
          </w:r>
        </w:p>
        <w:p w14:paraId="3C475AD0" w14:textId="77777777" w:rsidR="00054221" w:rsidRDefault="00000000">
          <w:pPr>
            <w:pStyle w:val="TOC2"/>
            <w:numPr>
              <w:ilvl w:val="1"/>
              <w:numId w:val="10"/>
            </w:numPr>
            <w:tabs>
              <w:tab w:val="left" w:pos="949"/>
              <w:tab w:val="left" w:pos="950"/>
              <w:tab w:val="right" w:leader="dot" w:pos="9479"/>
            </w:tabs>
            <w:spacing w:before="78"/>
            <w:ind w:hanging="503"/>
          </w:pPr>
          <w:hyperlink w:anchor="_bookmark26" w:history="1">
            <w:r w:rsidR="00BD4E74">
              <w:t>Ecuador</w:t>
            </w:r>
          </w:hyperlink>
          <w:r w:rsidR="00BD4E74">
            <w:rPr>
              <w:rFonts w:ascii="Times New Roman"/>
            </w:rPr>
            <w:tab/>
          </w:r>
          <w:r w:rsidR="00BD4E74">
            <w:t>35</w:t>
          </w:r>
        </w:p>
        <w:p w14:paraId="1873B4C8" w14:textId="77777777" w:rsidR="00054221" w:rsidRDefault="00000000">
          <w:pPr>
            <w:pStyle w:val="TOC2"/>
            <w:numPr>
              <w:ilvl w:val="1"/>
              <w:numId w:val="10"/>
            </w:numPr>
            <w:tabs>
              <w:tab w:val="left" w:pos="949"/>
              <w:tab w:val="left" w:pos="950"/>
              <w:tab w:val="right" w:leader="dot" w:pos="9480"/>
            </w:tabs>
            <w:ind w:hanging="503"/>
          </w:pPr>
          <w:hyperlink w:anchor="_bookmark27" w:history="1">
            <w:r w:rsidR="00BD4E74">
              <w:rPr>
                <w:w w:val="105"/>
              </w:rPr>
              <w:t>CAR</w:t>
            </w:r>
          </w:hyperlink>
          <w:r w:rsidR="00BD4E74">
            <w:rPr>
              <w:rFonts w:ascii="Times New Roman"/>
              <w:w w:val="105"/>
            </w:rPr>
            <w:tab/>
          </w:r>
          <w:r w:rsidR="00BD4E74">
            <w:rPr>
              <w:w w:val="105"/>
            </w:rPr>
            <w:t>35</w:t>
          </w:r>
        </w:p>
        <w:p w14:paraId="29EB209E" w14:textId="77777777" w:rsidR="00054221" w:rsidRDefault="00000000">
          <w:pPr>
            <w:pStyle w:val="TOC1"/>
            <w:numPr>
              <w:ilvl w:val="0"/>
              <w:numId w:val="10"/>
            </w:numPr>
            <w:tabs>
              <w:tab w:val="left" w:pos="448"/>
              <w:tab w:val="right" w:pos="9479"/>
            </w:tabs>
            <w:ind w:hanging="329"/>
          </w:pPr>
          <w:hyperlink w:anchor="_bookmark28" w:history="1">
            <w:r w:rsidR="00BD4E74">
              <w:t>References</w:t>
            </w:r>
          </w:hyperlink>
          <w:r w:rsidR="00BD4E74">
            <w:rPr>
              <w:rFonts w:ascii="Times New Roman"/>
            </w:rPr>
            <w:tab/>
          </w:r>
          <w:r w:rsidR="00BD4E74">
            <w:t>37</w:t>
          </w:r>
        </w:p>
        <w:p w14:paraId="3C4F1D92" w14:textId="77777777" w:rsidR="00054221" w:rsidRDefault="00000000">
          <w:pPr>
            <w:pStyle w:val="TOC1"/>
            <w:numPr>
              <w:ilvl w:val="0"/>
              <w:numId w:val="10"/>
            </w:numPr>
            <w:tabs>
              <w:tab w:val="left" w:pos="448"/>
              <w:tab w:val="right" w:pos="9479"/>
            </w:tabs>
            <w:ind w:hanging="329"/>
          </w:pPr>
          <w:hyperlink w:anchor="_bookmark29" w:history="1">
            <w:r w:rsidR="00BD4E74">
              <w:t>Annexes</w:t>
            </w:r>
          </w:hyperlink>
          <w:r w:rsidR="00BD4E74">
            <w:rPr>
              <w:rFonts w:ascii="Times New Roman"/>
            </w:rPr>
            <w:tab/>
          </w:r>
          <w:r w:rsidR="00BD4E74">
            <w:t>38</w:t>
          </w:r>
        </w:p>
        <w:p w14:paraId="422E5184" w14:textId="77777777" w:rsidR="00054221" w:rsidRDefault="00000000">
          <w:pPr>
            <w:pStyle w:val="TOC2"/>
            <w:numPr>
              <w:ilvl w:val="1"/>
              <w:numId w:val="10"/>
            </w:numPr>
            <w:tabs>
              <w:tab w:val="left" w:pos="950"/>
              <w:tab w:val="right" w:leader="dot" w:pos="9480"/>
            </w:tabs>
            <w:spacing w:after="20"/>
            <w:ind w:hanging="503"/>
          </w:pPr>
          <w:hyperlink w:anchor="_bookmark30" w:history="1">
            <w:r w:rsidR="00BD4E74">
              <w:t>Attrition</w:t>
            </w:r>
            <w:r w:rsidR="00BD4E74">
              <w:rPr>
                <w:spacing w:val="18"/>
              </w:rPr>
              <w:t xml:space="preserve"> </w:t>
            </w:r>
            <w:r w:rsidR="00BD4E74">
              <w:t>Tables</w:t>
            </w:r>
          </w:hyperlink>
          <w:r w:rsidR="00BD4E74">
            <w:rPr>
              <w:rFonts w:ascii="Times New Roman"/>
            </w:rPr>
            <w:tab/>
          </w:r>
          <w:r w:rsidR="00BD4E74">
            <w:t>38</w:t>
          </w:r>
        </w:p>
        <w:p w14:paraId="05FA08E0" w14:textId="77777777" w:rsidR="00054221" w:rsidRDefault="00000000">
          <w:pPr>
            <w:pStyle w:val="TOC2"/>
            <w:numPr>
              <w:ilvl w:val="1"/>
              <w:numId w:val="10"/>
            </w:numPr>
            <w:tabs>
              <w:tab w:val="left" w:pos="950"/>
              <w:tab w:val="right" w:leader="dot" w:pos="9480"/>
            </w:tabs>
            <w:spacing w:before="117"/>
            <w:ind w:hanging="503"/>
          </w:pPr>
          <w:hyperlink w:anchor="_bookmark31" w:history="1">
            <w:r w:rsidR="00BD4E74">
              <w:t>Supporting</w:t>
            </w:r>
            <w:r w:rsidR="00BD4E74">
              <w:rPr>
                <w:spacing w:val="17"/>
              </w:rPr>
              <w:t xml:space="preserve"> </w:t>
            </w:r>
            <w:r w:rsidR="00BD4E74">
              <w:t>documents</w:t>
            </w:r>
          </w:hyperlink>
          <w:r w:rsidR="00BD4E74">
            <w:rPr>
              <w:rFonts w:ascii="Times New Roman"/>
            </w:rPr>
            <w:tab/>
          </w:r>
          <w:r w:rsidR="00BD4E74">
            <w:t>38</w:t>
          </w:r>
        </w:p>
      </w:sdtContent>
    </w:sdt>
    <w:p w14:paraId="64333DA2" w14:textId="77777777" w:rsidR="00054221" w:rsidRDefault="00054221">
      <w:pPr>
        <w:sectPr w:rsidR="00054221">
          <w:type w:val="continuous"/>
          <w:pgSz w:w="12240" w:h="15840"/>
          <w:pgMar w:top="1340" w:right="860" w:bottom="1522" w:left="1320" w:header="720" w:footer="720" w:gutter="0"/>
          <w:cols w:space="720"/>
        </w:sectPr>
      </w:pPr>
    </w:p>
    <w:p w14:paraId="1CD05BE7" w14:textId="77777777" w:rsidR="00054221" w:rsidRDefault="00BD4E74">
      <w:pPr>
        <w:pStyle w:val="Heading1"/>
        <w:numPr>
          <w:ilvl w:val="0"/>
          <w:numId w:val="9"/>
        </w:numPr>
        <w:tabs>
          <w:tab w:val="left" w:pos="604"/>
          <w:tab w:val="left" w:pos="605"/>
        </w:tabs>
      </w:pPr>
      <w:bookmarkStart w:id="0" w:name="Executive_Summary"/>
      <w:bookmarkStart w:id="1" w:name="_bookmark0"/>
      <w:bookmarkEnd w:id="0"/>
      <w:bookmarkEnd w:id="1"/>
      <w:r>
        <w:rPr>
          <w:w w:val="95"/>
        </w:rPr>
        <w:lastRenderedPageBreak/>
        <w:t>Executive</w:t>
      </w:r>
      <w:r>
        <w:rPr>
          <w:spacing w:val="105"/>
        </w:rPr>
        <w:t xml:space="preserve"> </w:t>
      </w:r>
      <w:r>
        <w:rPr>
          <w:w w:val="95"/>
        </w:rPr>
        <w:t>Summary</w:t>
      </w:r>
    </w:p>
    <w:p w14:paraId="00625D8D" w14:textId="326A40E0" w:rsidR="00054221" w:rsidRDefault="00BD4E74">
      <w:pPr>
        <w:pStyle w:val="BodyText"/>
        <w:spacing w:before="282" w:line="314" w:lineRule="auto"/>
        <w:ind w:left="120" w:right="574"/>
        <w:jc w:val="both"/>
      </w:pPr>
      <w:r>
        <w:t>During the COVID-19 pandemic, there was an urgent need to develop a methodology to assess</w:t>
      </w:r>
      <w:r>
        <w:rPr>
          <w:spacing w:val="1"/>
        </w:rPr>
        <w:t xml:space="preserve"> </w:t>
      </w:r>
      <w:r>
        <w:t>food</w:t>
      </w:r>
      <w:r>
        <w:rPr>
          <w:spacing w:val="-9"/>
        </w:rPr>
        <w:t xml:space="preserve"> </w:t>
      </w:r>
      <w:r>
        <w:t>security</w:t>
      </w:r>
      <w:r>
        <w:rPr>
          <w:spacing w:val="-8"/>
        </w:rPr>
        <w:t xml:space="preserve"> </w:t>
      </w:r>
      <w:r>
        <w:t>in</w:t>
      </w:r>
      <w:r>
        <w:rPr>
          <w:spacing w:val="-8"/>
        </w:rPr>
        <w:t xml:space="preserve"> </w:t>
      </w:r>
      <w:r>
        <w:t>a</w:t>
      </w:r>
      <w:r>
        <w:rPr>
          <w:spacing w:val="-8"/>
        </w:rPr>
        <w:t xml:space="preserve"> </w:t>
      </w:r>
      <w:r>
        <w:t>timely</w:t>
      </w:r>
      <w:r>
        <w:rPr>
          <w:spacing w:val="-7"/>
        </w:rPr>
        <w:t xml:space="preserve"> </w:t>
      </w:r>
      <w:r>
        <w:t>manner,</w:t>
      </w:r>
      <w:r>
        <w:rPr>
          <w:spacing w:val="-7"/>
        </w:rPr>
        <w:t xml:space="preserve"> </w:t>
      </w:r>
      <w:r>
        <w:t>without</w:t>
      </w:r>
      <w:r>
        <w:rPr>
          <w:spacing w:val="-7"/>
        </w:rPr>
        <w:t xml:space="preserve"> </w:t>
      </w:r>
      <w:r>
        <w:t>exposing</w:t>
      </w:r>
      <w:r>
        <w:rPr>
          <w:spacing w:val="-8"/>
        </w:rPr>
        <w:t xml:space="preserve"> </w:t>
      </w:r>
      <w:r>
        <w:t>enumerators</w:t>
      </w:r>
      <w:r>
        <w:rPr>
          <w:spacing w:val="-8"/>
        </w:rPr>
        <w:t xml:space="preserve"> </w:t>
      </w:r>
      <w:r>
        <w:t>to</w:t>
      </w:r>
      <w:r>
        <w:rPr>
          <w:spacing w:val="-8"/>
        </w:rPr>
        <w:t xml:space="preserve"> </w:t>
      </w:r>
      <w:r>
        <w:t>the</w:t>
      </w:r>
      <w:r>
        <w:rPr>
          <w:spacing w:val="-8"/>
        </w:rPr>
        <w:t xml:space="preserve"> </w:t>
      </w:r>
      <w:r>
        <w:t>risk</w:t>
      </w:r>
      <w:r>
        <w:rPr>
          <w:spacing w:val="-8"/>
        </w:rPr>
        <w:t xml:space="preserve"> </w:t>
      </w:r>
      <w:r>
        <w:t>of</w:t>
      </w:r>
      <w:r>
        <w:rPr>
          <w:spacing w:val="-8"/>
        </w:rPr>
        <w:t xml:space="preserve"> </w:t>
      </w:r>
      <w:r>
        <w:t>infection.</w:t>
      </w:r>
      <w:r>
        <w:rPr>
          <w:spacing w:val="13"/>
        </w:rPr>
        <w:t xml:space="preserve"> </w:t>
      </w:r>
      <w:r>
        <w:t>The</w:t>
      </w:r>
      <w:r>
        <w:rPr>
          <w:spacing w:val="-7"/>
        </w:rPr>
        <w:t xml:space="preserve"> </w:t>
      </w:r>
      <w:r>
        <w:t>WFP</w:t>
      </w:r>
      <w:r>
        <w:rPr>
          <w:spacing w:val="-51"/>
        </w:rPr>
        <w:t xml:space="preserve"> </w:t>
      </w:r>
      <w:r w:rsidR="53DD4CC7">
        <w:t>thus</w:t>
      </w:r>
      <w:r>
        <w:t xml:space="preserve"> </w:t>
      </w:r>
      <w:r>
        <w:rPr>
          <w:w w:val="95"/>
        </w:rPr>
        <w:t xml:space="preserve">developed and used quick and easy-to-administer questionnaires to assess the food security </w:t>
      </w:r>
      <w:r w:rsidR="2E0B6DD4">
        <w:rPr>
          <w:w w:val="95"/>
        </w:rPr>
        <w:t xml:space="preserve">situation </w:t>
      </w:r>
      <w:r>
        <w:rPr>
          <w:w w:val="95"/>
        </w:rPr>
        <w:t>of</w:t>
      </w:r>
      <w:r>
        <w:rPr>
          <w:spacing w:val="1"/>
          <w:w w:val="95"/>
        </w:rPr>
        <w:t xml:space="preserve"> </w:t>
      </w:r>
      <w:r>
        <w:rPr>
          <w:w w:val="95"/>
        </w:rPr>
        <w:t>the population over the phone.</w:t>
      </w:r>
      <w:r>
        <w:rPr>
          <w:spacing w:val="1"/>
          <w:w w:val="95"/>
        </w:rPr>
        <w:t xml:space="preserve"> </w:t>
      </w:r>
      <w:r>
        <w:rPr>
          <w:w w:val="95"/>
        </w:rPr>
        <w:t>A remote version of the Consolidated Approach for Reporting Food</w:t>
      </w:r>
      <w:r>
        <w:rPr>
          <w:spacing w:val="1"/>
          <w:w w:val="95"/>
        </w:rPr>
        <w:t xml:space="preserve"> </w:t>
      </w:r>
      <w:r>
        <w:t>Insecurity (rCARI) was developed as an adaptation of the standard CARI methodology to report</w:t>
      </w:r>
      <w:r>
        <w:rPr>
          <w:spacing w:val="1"/>
        </w:rPr>
        <w:t xml:space="preserve"> </w:t>
      </w:r>
      <w:r w:rsidR="7C34A075">
        <w:t xml:space="preserve">on </w:t>
      </w:r>
      <w:r>
        <w:t>food</w:t>
      </w:r>
      <w:r>
        <w:rPr>
          <w:spacing w:val="-10"/>
        </w:rPr>
        <w:t xml:space="preserve"> </w:t>
      </w:r>
      <w:r>
        <w:t>insecurity.</w:t>
      </w:r>
      <w:r>
        <w:rPr>
          <w:spacing w:val="10"/>
        </w:rPr>
        <w:t xml:space="preserve"> </w:t>
      </w:r>
      <w:r>
        <w:t>The</w:t>
      </w:r>
      <w:r>
        <w:rPr>
          <w:spacing w:val="-9"/>
        </w:rPr>
        <w:t xml:space="preserve"> </w:t>
      </w:r>
      <w:r>
        <w:t>rCARI</w:t>
      </w:r>
      <w:r>
        <w:rPr>
          <w:spacing w:val="-9"/>
        </w:rPr>
        <w:t xml:space="preserve"> </w:t>
      </w:r>
      <w:r>
        <w:t>method</w:t>
      </w:r>
      <w:r>
        <w:rPr>
          <w:spacing w:val="-9"/>
        </w:rPr>
        <w:t xml:space="preserve"> </w:t>
      </w:r>
      <w:r>
        <w:t>differed</w:t>
      </w:r>
      <w:r>
        <w:rPr>
          <w:spacing w:val="-9"/>
        </w:rPr>
        <w:t xml:space="preserve"> </w:t>
      </w:r>
      <w:r>
        <w:t>from</w:t>
      </w:r>
      <w:r>
        <w:rPr>
          <w:spacing w:val="-9"/>
        </w:rPr>
        <w:t xml:space="preserve"> </w:t>
      </w:r>
      <w:r>
        <w:t>the</w:t>
      </w:r>
      <w:r>
        <w:rPr>
          <w:spacing w:val="-9"/>
        </w:rPr>
        <w:t xml:space="preserve"> </w:t>
      </w:r>
      <w:r>
        <w:t>standard</w:t>
      </w:r>
      <w:r>
        <w:rPr>
          <w:spacing w:val="-9"/>
        </w:rPr>
        <w:t xml:space="preserve"> </w:t>
      </w:r>
      <w:r>
        <w:t>CARI</w:t>
      </w:r>
      <w:r>
        <w:rPr>
          <w:spacing w:val="-9"/>
        </w:rPr>
        <w:t xml:space="preserve"> </w:t>
      </w:r>
      <w:r>
        <w:t>only</w:t>
      </w:r>
      <w:r>
        <w:rPr>
          <w:spacing w:val="-9"/>
        </w:rPr>
        <w:t xml:space="preserve"> </w:t>
      </w:r>
      <w:r>
        <w:t>in</w:t>
      </w:r>
      <w:r>
        <w:rPr>
          <w:spacing w:val="-9"/>
        </w:rPr>
        <w:t xml:space="preserve"> </w:t>
      </w:r>
      <w:r>
        <w:t>the</w:t>
      </w:r>
      <w:r>
        <w:rPr>
          <w:spacing w:val="-9"/>
        </w:rPr>
        <w:t xml:space="preserve"> </w:t>
      </w:r>
      <w:r>
        <w:t>economic</w:t>
      </w:r>
      <w:r>
        <w:rPr>
          <w:spacing w:val="-10"/>
        </w:rPr>
        <w:t xml:space="preserve"> </w:t>
      </w:r>
      <w:r>
        <w:t>vulnerability dimension. While the standard CARI used FES or ECMEN as an economic vulnerability</w:t>
      </w:r>
      <w:r>
        <w:rPr>
          <w:spacing w:val="1"/>
        </w:rPr>
        <w:t xml:space="preserve"> </w:t>
      </w:r>
      <w:r>
        <w:rPr>
          <w:spacing w:val="-1"/>
        </w:rPr>
        <w:t>indicator,</w:t>
      </w:r>
      <w:r>
        <w:rPr>
          <w:spacing w:val="-4"/>
        </w:rPr>
        <w:t xml:space="preserve"> </w:t>
      </w:r>
      <w:r>
        <w:rPr>
          <w:spacing w:val="-1"/>
        </w:rPr>
        <w:t>rCARI</w:t>
      </w:r>
      <w:r>
        <w:rPr>
          <w:spacing w:val="-4"/>
        </w:rPr>
        <w:t xml:space="preserve"> </w:t>
      </w:r>
      <w:r>
        <w:t>used</w:t>
      </w:r>
      <w:r>
        <w:rPr>
          <w:spacing w:val="-4"/>
        </w:rPr>
        <w:t xml:space="preserve"> </w:t>
      </w:r>
      <w:r>
        <w:t>the</w:t>
      </w:r>
      <w:r>
        <w:rPr>
          <w:spacing w:val="-4"/>
        </w:rPr>
        <w:t xml:space="preserve"> </w:t>
      </w:r>
      <w:r>
        <w:t>household’s</w:t>
      </w:r>
      <w:r>
        <w:rPr>
          <w:spacing w:val="-4"/>
        </w:rPr>
        <w:t xml:space="preserve"> </w:t>
      </w:r>
      <w:r>
        <w:t>income</w:t>
      </w:r>
      <w:r>
        <w:rPr>
          <w:spacing w:val="-4"/>
        </w:rPr>
        <w:t xml:space="preserve"> </w:t>
      </w:r>
      <w:r>
        <w:t>source</w:t>
      </w:r>
      <w:r>
        <w:rPr>
          <w:spacing w:val="-4"/>
        </w:rPr>
        <w:t xml:space="preserve"> </w:t>
      </w:r>
      <w:r>
        <w:t>and</w:t>
      </w:r>
      <w:r>
        <w:rPr>
          <w:spacing w:val="-4"/>
        </w:rPr>
        <w:t xml:space="preserve"> </w:t>
      </w:r>
      <w:r>
        <w:t>income</w:t>
      </w:r>
      <w:r>
        <w:rPr>
          <w:spacing w:val="-4"/>
        </w:rPr>
        <w:t xml:space="preserve"> </w:t>
      </w:r>
      <w:r>
        <w:t>change</w:t>
      </w:r>
      <w:r>
        <w:rPr>
          <w:spacing w:val="-4"/>
        </w:rPr>
        <w:t xml:space="preserve"> </w:t>
      </w:r>
      <w:r>
        <w:t>in</w:t>
      </w:r>
      <w:r>
        <w:rPr>
          <w:spacing w:val="-5"/>
        </w:rPr>
        <w:t xml:space="preserve"> </w:t>
      </w:r>
      <w:r>
        <w:t>place</w:t>
      </w:r>
      <w:r>
        <w:rPr>
          <w:spacing w:val="-4"/>
        </w:rPr>
        <w:t xml:space="preserve"> </w:t>
      </w:r>
      <w:r>
        <w:t>of</w:t>
      </w:r>
      <w:r>
        <w:rPr>
          <w:spacing w:val="-4"/>
        </w:rPr>
        <w:t xml:space="preserve"> </w:t>
      </w:r>
      <w:r>
        <w:t>FES</w:t>
      </w:r>
      <w:r>
        <w:rPr>
          <w:spacing w:val="-4"/>
        </w:rPr>
        <w:t xml:space="preserve"> </w:t>
      </w:r>
      <w:r>
        <w:t>because</w:t>
      </w:r>
      <w:r>
        <w:rPr>
          <w:spacing w:val="-51"/>
        </w:rPr>
        <w:t xml:space="preserve"> </w:t>
      </w:r>
      <w:r>
        <w:t>of the difficulty of collecting expenditure data over the phone. Although the rCARI methodology</w:t>
      </w:r>
      <w:r>
        <w:rPr>
          <w:spacing w:val="1"/>
        </w:rPr>
        <w:t xml:space="preserve"> </w:t>
      </w:r>
      <w:r>
        <w:rPr>
          <w:spacing w:val="-1"/>
        </w:rPr>
        <w:t>is</w:t>
      </w:r>
      <w:r>
        <w:rPr>
          <w:spacing w:val="-12"/>
        </w:rPr>
        <w:t xml:space="preserve"> </w:t>
      </w:r>
      <w:r>
        <w:rPr>
          <w:spacing w:val="-1"/>
        </w:rPr>
        <w:t>gradually</w:t>
      </w:r>
      <w:r>
        <w:rPr>
          <w:spacing w:val="-12"/>
        </w:rPr>
        <w:t xml:space="preserve"> </w:t>
      </w:r>
      <w:r>
        <w:t>gaining</w:t>
      </w:r>
      <w:r>
        <w:rPr>
          <w:spacing w:val="-11"/>
        </w:rPr>
        <w:t xml:space="preserve"> </w:t>
      </w:r>
      <w:r>
        <w:t>acceptance</w:t>
      </w:r>
      <w:r>
        <w:rPr>
          <w:spacing w:val="-12"/>
        </w:rPr>
        <w:t xml:space="preserve"> </w:t>
      </w:r>
      <w:r>
        <w:t>in</w:t>
      </w:r>
      <w:r>
        <w:rPr>
          <w:spacing w:val="-11"/>
        </w:rPr>
        <w:t xml:space="preserve"> </w:t>
      </w:r>
      <w:r>
        <w:t>most</w:t>
      </w:r>
      <w:r>
        <w:rPr>
          <w:spacing w:val="-12"/>
        </w:rPr>
        <w:t xml:space="preserve"> </w:t>
      </w:r>
      <w:r>
        <w:t>WFP</w:t>
      </w:r>
      <w:r>
        <w:rPr>
          <w:spacing w:val="-12"/>
        </w:rPr>
        <w:t xml:space="preserve"> </w:t>
      </w:r>
      <w:r>
        <w:t>country</w:t>
      </w:r>
      <w:r>
        <w:rPr>
          <w:spacing w:val="-11"/>
        </w:rPr>
        <w:t xml:space="preserve"> </w:t>
      </w:r>
      <w:r>
        <w:t>offices</w:t>
      </w:r>
      <w:r>
        <w:rPr>
          <w:spacing w:val="-11"/>
        </w:rPr>
        <w:t xml:space="preserve"> </w:t>
      </w:r>
      <w:r>
        <w:t>because</w:t>
      </w:r>
      <w:r>
        <w:rPr>
          <w:spacing w:val="-11"/>
        </w:rPr>
        <w:t xml:space="preserve"> </w:t>
      </w:r>
      <w:r>
        <w:t>of</w:t>
      </w:r>
      <w:r>
        <w:rPr>
          <w:spacing w:val="-12"/>
        </w:rPr>
        <w:t xml:space="preserve"> </w:t>
      </w:r>
      <w:r>
        <w:t>its</w:t>
      </w:r>
      <w:r>
        <w:rPr>
          <w:spacing w:val="-11"/>
        </w:rPr>
        <w:t xml:space="preserve"> </w:t>
      </w:r>
      <w:r>
        <w:t>ease</w:t>
      </w:r>
      <w:r>
        <w:rPr>
          <w:spacing w:val="-12"/>
        </w:rPr>
        <w:t xml:space="preserve"> </w:t>
      </w:r>
      <w:r>
        <w:t>of</w:t>
      </w:r>
      <w:r>
        <w:rPr>
          <w:spacing w:val="-12"/>
        </w:rPr>
        <w:t xml:space="preserve"> </w:t>
      </w:r>
      <w:r>
        <w:t>use,</w:t>
      </w:r>
      <w:r>
        <w:rPr>
          <w:spacing w:val="-10"/>
        </w:rPr>
        <w:t xml:space="preserve"> </w:t>
      </w:r>
      <w:r>
        <w:t>empirically</w:t>
      </w:r>
      <w:r w:rsidR="585AE469">
        <w:t>,</w:t>
      </w:r>
      <w:r>
        <w:rPr>
          <w:spacing w:val="-51"/>
        </w:rPr>
        <w:t xml:space="preserve"> </w:t>
      </w:r>
      <w:r>
        <w:t>it</w:t>
      </w:r>
      <w:r>
        <w:rPr>
          <w:spacing w:val="17"/>
        </w:rPr>
        <w:t xml:space="preserve"> </w:t>
      </w:r>
      <w:r>
        <w:t>has</w:t>
      </w:r>
      <w:r>
        <w:rPr>
          <w:spacing w:val="18"/>
        </w:rPr>
        <w:t xml:space="preserve"> </w:t>
      </w:r>
      <w:r>
        <w:t xml:space="preserve">not </w:t>
      </w:r>
      <w:r w:rsidR="1B6C239C">
        <w:t>yet</w:t>
      </w:r>
      <w:r>
        <w:rPr>
          <w:spacing w:val="17"/>
        </w:rPr>
        <w:t xml:space="preserve"> </w:t>
      </w:r>
      <w:r>
        <w:t>been</w:t>
      </w:r>
      <w:r>
        <w:rPr>
          <w:spacing w:val="18"/>
        </w:rPr>
        <w:t xml:space="preserve"> </w:t>
      </w:r>
      <w:r>
        <w:t>validated</w:t>
      </w:r>
      <w:r>
        <w:rPr>
          <w:spacing w:val="17"/>
        </w:rPr>
        <w:t xml:space="preserve"> </w:t>
      </w:r>
      <w:r>
        <w:t>against</w:t>
      </w:r>
      <w:r>
        <w:rPr>
          <w:spacing w:val="18"/>
        </w:rPr>
        <w:t xml:space="preserve"> </w:t>
      </w:r>
      <w:r>
        <w:t>the</w:t>
      </w:r>
      <w:r>
        <w:rPr>
          <w:spacing w:val="17"/>
        </w:rPr>
        <w:t xml:space="preserve"> </w:t>
      </w:r>
      <w:r>
        <w:t>standard</w:t>
      </w:r>
      <w:r>
        <w:rPr>
          <w:spacing w:val="18"/>
        </w:rPr>
        <w:t xml:space="preserve"> </w:t>
      </w:r>
      <w:r>
        <w:t>CARI.</w:t>
      </w:r>
    </w:p>
    <w:p w14:paraId="58AB9947" w14:textId="5C76B4E5" w:rsidR="00054221" w:rsidRDefault="00BD4E74">
      <w:pPr>
        <w:pStyle w:val="BodyText"/>
        <w:spacing w:before="173" w:line="314" w:lineRule="auto"/>
        <w:ind w:left="120" w:right="575"/>
        <w:jc w:val="both"/>
      </w:pPr>
      <w:r>
        <w:t>Using a randomized control trial methodology, the main objective of this study therefore is to</w:t>
      </w:r>
      <w:r>
        <w:rPr>
          <w:spacing w:val="1"/>
        </w:rPr>
        <w:t xml:space="preserve"> </w:t>
      </w:r>
      <w:r>
        <w:t>validate</w:t>
      </w:r>
      <w:r>
        <w:rPr>
          <w:spacing w:val="-5"/>
        </w:rPr>
        <w:t xml:space="preserve"> </w:t>
      </w:r>
      <w:r>
        <w:t>the</w:t>
      </w:r>
      <w:r>
        <w:rPr>
          <w:spacing w:val="-4"/>
        </w:rPr>
        <w:t xml:space="preserve"> </w:t>
      </w:r>
      <w:r>
        <w:t>rCARI</w:t>
      </w:r>
      <w:r>
        <w:rPr>
          <w:spacing w:val="-4"/>
        </w:rPr>
        <w:t xml:space="preserve"> </w:t>
      </w:r>
      <w:r>
        <w:t>methodology</w:t>
      </w:r>
      <w:r>
        <w:rPr>
          <w:spacing w:val="-4"/>
        </w:rPr>
        <w:t xml:space="preserve"> </w:t>
      </w:r>
      <w:r>
        <w:t>of</w:t>
      </w:r>
      <w:r>
        <w:rPr>
          <w:spacing w:val="-4"/>
        </w:rPr>
        <w:t xml:space="preserve"> </w:t>
      </w:r>
      <w:r>
        <w:t>collecting</w:t>
      </w:r>
      <w:r>
        <w:rPr>
          <w:spacing w:val="-5"/>
        </w:rPr>
        <w:t xml:space="preserve"> </w:t>
      </w:r>
      <w:r>
        <w:t>and</w:t>
      </w:r>
      <w:r>
        <w:rPr>
          <w:spacing w:val="-4"/>
        </w:rPr>
        <w:t xml:space="preserve"> </w:t>
      </w:r>
      <w:r>
        <w:t>reporting</w:t>
      </w:r>
      <w:r>
        <w:rPr>
          <w:spacing w:val="-4"/>
        </w:rPr>
        <w:t xml:space="preserve"> </w:t>
      </w:r>
      <w:r w:rsidR="3BF4F119">
        <w:t xml:space="preserve">on </w:t>
      </w:r>
      <w:r>
        <w:t>food</w:t>
      </w:r>
      <w:r>
        <w:rPr>
          <w:spacing w:val="-4"/>
        </w:rPr>
        <w:t xml:space="preserve"> </w:t>
      </w:r>
      <w:r>
        <w:t>security</w:t>
      </w:r>
      <w:r>
        <w:rPr>
          <w:spacing w:val="-4"/>
        </w:rPr>
        <w:t xml:space="preserve"> </w:t>
      </w:r>
      <w:r>
        <w:t>with</w:t>
      </w:r>
      <w:r>
        <w:rPr>
          <w:spacing w:val="-4"/>
        </w:rPr>
        <w:t xml:space="preserve"> </w:t>
      </w:r>
      <w:r>
        <w:t>the</w:t>
      </w:r>
      <w:r>
        <w:rPr>
          <w:spacing w:val="-5"/>
        </w:rPr>
        <w:t xml:space="preserve"> </w:t>
      </w:r>
      <w:r>
        <w:t>standard</w:t>
      </w:r>
      <w:r>
        <w:rPr>
          <w:spacing w:val="-4"/>
        </w:rPr>
        <w:t xml:space="preserve"> </w:t>
      </w:r>
      <w:r>
        <w:t>CARI</w:t>
      </w:r>
      <w:r>
        <w:rPr>
          <w:spacing w:val="-51"/>
        </w:rPr>
        <w:t xml:space="preserve"> </w:t>
      </w:r>
      <w:r>
        <w:t xml:space="preserve">methodology. The study is being piloted across </w:t>
      </w:r>
      <w:r w:rsidR="5D4A4DDF">
        <w:t>six</w:t>
      </w:r>
      <w:r>
        <w:t xml:space="preserve"> countries in Africa, Latin America, </w:t>
      </w:r>
      <w:r w:rsidR="4161A143">
        <w:t>the</w:t>
      </w:r>
      <w:r>
        <w:t xml:space="preserve"> Middle</w:t>
      </w:r>
      <w:r w:rsidR="243C1958">
        <w:t xml:space="preserve"> </w:t>
      </w:r>
      <w:proofErr w:type="gramStart"/>
      <w:r>
        <w:t>East</w:t>
      </w:r>
      <w:proofErr w:type="gramEnd"/>
      <w:r>
        <w:rPr>
          <w:spacing w:val="-51"/>
        </w:rPr>
        <w:t xml:space="preserve"> </w:t>
      </w:r>
      <w:r>
        <w:t>and Asia.</w:t>
      </w:r>
      <w:r>
        <w:rPr>
          <w:spacing w:val="1"/>
        </w:rPr>
        <w:t xml:space="preserve"> </w:t>
      </w:r>
      <w:r>
        <w:t>The study sample frame is the national population from which a random sample of</w:t>
      </w:r>
      <w:r>
        <w:rPr>
          <w:spacing w:val="1"/>
        </w:rPr>
        <w:t xml:space="preserve"> </w:t>
      </w:r>
      <w:r>
        <w:rPr>
          <w:w w:val="95"/>
        </w:rPr>
        <w:t xml:space="preserve">households </w:t>
      </w:r>
      <w:proofErr w:type="spellStart"/>
      <w:r w:rsidR="0DCCA917">
        <w:rPr>
          <w:w w:val="95"/>
        </w:rPr>
        <w:t>we</w:t>
      </w:r>
      <w:r>
        <w:rPr>
          <w:w w:val="95"/>
        </w:rPr>
        <w:t>e</w:t>
      </w:r>
      <w:proofErr w:type="spellEnd"/>
      <w:r>
        <w:rPr>
          <w:w w:val="95"/>
        </w:rPr>
        <w:t xml:space="preserve"> selected </w:t>
      </w:r>
      <w:commentRangeStart w:id="2"/>
      <w:commentRangeStart w:id="3"/>
      <w:r>
        <w:rPr>
          <w:w w:val="95"/>
        </w:rPr>
        <w:t>(except in Myanmar where because of accessibility issues the</w:t>
      </w:r>
      <w:r>
        <w:rPr>
          <w:spacing w:val="1"/>
          <w:w w:val="95"/>
        </w:rPr>
        <w:t xml:space="preserve"> </w:t>
      </w:r>
      <w:r>
        <w:t>study</w:t>
      </w:r>
      <w:r>
        <w:rPr>
          <w:spacing w:val="-6"/>
        </w:rPr>
        <w:t xml:space="preserve"> </w:t>
      </w:r>
      <w:r>
        <w:t>was</w:t>
      </w:r>
      <w:r>
        <w:rPr>
          <w:spacing w:val="-5"/>
        </w:rPr>
        <w:t xml:space="preserve"> </w:t>
      </w:r>
      <w:r>
        <w:t>conducted</w:t>
      </w:r>
      <w:r>
        <w:rPr>
          <w:spacing w:val="-5"/>
        </w:rPr>
        <w:t xml:space="preserve"> </w:t>
      </w:r>
      <w:r>
        <w:t>among</w:t>
      </w:r>
      <w:r>
        <w:rPr>
          <w:spacing w:val="-6"/>
        </w:rPr>
        <w:t xml:space="preserve"> </w:t>
      </w:r>
      <w:commentRangeStart w:id="4"/>
      <w:r>
        <w:t>IDPs</w:t>
      </w:r>
      <w:commentRangeEnd w:id="4"/>
      <w:r>
        <w:commentReference w:id="4"/>
      </w:r>
      <w:r>
        <w:t>)</w:t>
      </w:r>
      <w:r>
        <w:rPr>
          <w:spacing w:val="-5"/>
        </w:rPr>
        <w:t xml:space="preserve"> </w:t>
      </w:r>
      <w:r>
        <w:t>in</w:t>
      </w:r>
      <w:r>
        <w:rPr>
          <w:spacing w:val="-6"/>
        </w:rPr>
        <w:t xml:space="preserve"> </w:t>
      </w:r>
      <w:r>
        <w:t>at</w:t>
      </w:r>
      <w:r>
        <w:rPr>
          <w:spacing w:val="-5"/>
        </w:rPr>
        <w:t xml:space="preserve"> </w:t>
      </w:r>
      <w:r>
        <w:t>least</w:t>
      </w:r>
      <w:r>
        <w:rPr>
          <w:spacing w:val="-6"/>
        </w:rPr>
        <w:t xml:space="preserve"> </w:t>
      </w:r>
      <w:r>
        <w:t>2</w:t>
      </w:r>
      <w:r>
        <w:rPr>
          <w:spacing w:val="-6"/>
        </w:rPr>
        <w:t xml:space="preserve"> </w:t>
      </w:r>
      <w:r>
        <w:t>ADMIN1</w:t>
      </w:r>
      <w:r>
        <w:rPr>
          <w:spacing w:val="-5"/>
        </w:rPr>
        <w:t xml:space="preserve"> </w:t>
      </w:r>
      <w:r w:rsidR="25FEF9DE">
        <w:t>a</w:t>
      </w:r>
      <w:r>
        <w:t>reas</w:t>
      </w:r>
      <w:r>
        <w:rPr>
          <w:spacing w:val="-5"/>
        </w:rPr>
        <w:t xml:space="preserve"> </w:t>
      </w:r>
      <w:r>
        <w:t>involving</w:t>
      </w:r>
      <w:r>
        <w:rPr>
          <w:spacing w:val="-6"/>
        </w:rPr>
        <w:t xml:space="preserve"> </w:t>
      </w:r>
      <w:r>
        <w:t>between</w:t>
      </w:r>
      <w:r>
        <w:rPr>
          <w:spacing w:val="-5"/>
        </w:rPr>
        <w:t xml:space="preserve"> </w:t>
      </w:r>
      <w:r>
        <w:t>20-25</w:t>
      </w:r>
      <w:r>
        <w:rPr>
          <w:spacing w:val="-5"/>
        </w:rPr>
        <w:t xml:space="preserve"> </w:t>
      </w:r>
      <w:r>
        <w:t>ADMIN5</w:t>
      </w:r>
      <w:r>
        <w:rPr>
          <w:spacing w:val="-51"/>
        </w:rPr>
        <w:t xml:space="preserve"> </w:t>
      </w:r>
      <w:r w:rsidR="6BFBF963">
        <w:t>a</w:t>
      </w:r>
      <w:r>
        <w:t>reas</w:t>
      </w:r>
      <w:commentRangeEnd w:id="2"/>
      <w:r>
        <w:commentReference w:id="2"/>
      </w:r>
      <w:commentRangeStart w:id="5"/>
      <w:commentRangeEnd w:id="5"/>
      <w:r>
        <w:commentReference w:id="5"/>
      </w:r>
      <w:r>
        <w:t>.</w:t>
      </w:r>
      <w:r>
        <w:rPr>
          <w:spacing w:val="1"/>
        </w:rPr>
        <w:t xml:space="preserve"> </w:t>
      </w:r>
      <w:commentRangeStart w:id="6"/>
      <w:r>
        <w:t>Respondents were randomly enlisted into the study through a random</w:t>
      </w:r>
      <w:r>
        <w:rPr>
          <w:spacing w:val="1"/>
        </w:rPr>
        <w:t xml:space="preserve"> </w:t>
      </w:r>
      <w:r>
        <w:t>walk in the village</w:t>
      </w:r>
      <w:commentRangeEnd w:id="6"/>
      <w:r>
        <w:commentReference w:id="6"/>
      </w:r>
      <w:r>
        <w:t>.</w:t>
      </w:r>
      <w:commentRangeEnd w:id="3"/>
      <w:r>
        <w:rPr>
          <w:rStyle w:val="CommentReference"/>
        </w:rPr>
        <w:commentReference w:id="3"/>
      </w:r>
      <w:r>
        <w:rPr>
          <w:spacing w:val="1"/>
        </w:rPr>
        <w:t xml:space="preserve"> </w:t>
      </w:r>
      <w:r>
        <w:t xml:space="preserve">Listed households </w:t>
      </w:r>
      <w:r w:rsidR="2E1A91F9">
        <w:t xml:space="preserve">were </w:t>
      </w:r>
      <w:r>
        <w:t>then randomly assigned to one of two study groups,</w:t>
      </w:r>
      <w:r>
        <w:rPr>
          <w:spacing w:val="1"/>
        </w:rPr>
        <w:t xml:space="preserve"> </w:t>
      </w:r>
      <w:r w:rsidR="7E4DE8FE">
        <w:t xml:space="preserve">the </w:t>
      </w:r>
      <w:r>
        <w:rPr>
          <w:spacing w:val="-1"/>
        </w:rPr>
        <w:t>Face-to-Face</w:t>
      </w:r>
      <w:r>
        <w:rPr>
          <w:spacing w:val="-12"/>
        </w:rPr>
        <w:t xml:space="preserve"> </w:t>
      </w:r>
      <w:r>
        <w:t>(</w:t>
      </w:r>
      <w:r w:rsidR="2E9793BD">
        <w:t>F2</w:t>
      </w:r>
      <w:proofErr w:type="gramStart"/>
      <w:r w:rsidR="2E9793BD">
        <w:t xml:space="preserve">F </w:t>
      </w:r>
      <w:r>
        <w:t>)</w:t>
      </w:r>
      <w:proofErr w:type="gramEnd"/>
      <w:r>
        <w:t xml:space="preserve"> </w:t>
      </w:r>
      <w:r w:rsidR="0C8A3040">
        <w:t>group</w:t>
      </w:r>
      <w:r w:rsidR="5999F978">
        <w:t xml:space="preserve">, which </w:t>
      </w:r>
      <w:r>
        <w:rPr>
          <w:spacing w:val="-11"/>
        </w:rPr>
        <w:t xml:space="preserve"> </w:t>
      </w:r>
      <w:r>
        <w:t xml:space="preserve">received </w:t>
      </w:r>
      <w:r w:rsidR="1CEC53D6">
        <w:t>the</w:t>
      </w:r>
      <w:r>
        <w:rPr>
          <w:spacing w:val="-12"/>
        </w:rPr>
        <w:t xml:space="preserve"> </w:t>
      </w:r>
      <w:r>
        <w:t>standard</w:t>
      </w:r>
      <w:r>
        <w:rPr>
          <w:spacing w:val="-12"/>
        </w:rPr>
        <w:t xml:space="preserve"> </w:t>
      </w:r>
      <w:r>
        <w:t>CARI</w:t>
      </w:r>
      <w:r>
        <w:rPr>
          <w:spacing w:val="-11"/>
        </w:rPr>
        <w:t xml:space="preserve"> </w:t>
      </w:r>
      <w:r>
        <w:t>modules</w:t>
      </w:r>
      <w:r>
        <w:rPr>
          <w:spacing w:val="-11"/>
        </w:rPr>
        <w:t xml:space="preserve"> </w:t>
      </w:r>
      <w:r>
        <w:t>in</w:t>
      </w:r>
      <w:r>
        <w:rPr>
          <w:spacing w:val="-12"/>
        </w:rPr>
        <w:t xml:space="preserve"> </w:t>
      </w:r>
      <w:r>
        <w:t>a</w:t>
      </w:r>
      <w:r>
        <w:rPr>
          <w:spacing w:val="-12"/>
        </w:rPr>
        <w:t xml:space="preserve"> </w:t>
      </w:r>
      <w:r>
        <w:t>F2F</w:t>
      </w:r>
      <w:r>
        <w:rPr>
          <w:spacing w:val="-11"/>
        </w:rPr>
        <w:t xml:space="preserve"> </w:t>
      </w:r>
      <w:r>
        <w:t>interview</w:t>
      </w:r>
      <w:r>
        <w:rPr>
          <w:spacing w:val="-12"/>
        </w:rPr>
        <w:t xml:space="preserve"> </w:t>
      </w:r>
      <w:r w:rsidR="3A4C30DA">
        <w:t xml:space="preserve">or the </w:t>
      </w:r>
      <w:r>
        <w:t>Remote</w:t>
      </w:r>
      <w:r>
        <w:rPr>
          <w:spacing w:val="-11"/>
        </w:rPr>
        <w:t xml:space="preserve"> </w:t>
      </w:r>
      <w:r>
        <w:t>(treat</w:t>
      </w:r>
      <w:r w:rsidR="1317EAB2">
        <w:t>ment</w:t>
      </w:r>
      <w:r>
        <w:t>)</w:t>
      </w:r>
      <w:r>
        <w:rPr>
          <w:spacing w:val="-51"/>
        </w:rPr>
        <w:t xml:space="preserve"> </w:t>
      </w:r>
      <w:r>
        <w:t>group</w:t>
      </w:r>
      <w:r w:rsidR="7918D49E">
        <w:t>, which received the rCARI interview by phone</w:t>
      </w:r>
      <w:r>
        <w:t xml:space="preserve">. The study has been implemented in </w:t>
      </w:r>
      <w:r w:rsidR="2AC85B84">
        <w:t>three</w:t>
      </w:r>
      <w:r>
        <w:t xml:space="preserve"> pilot countries so far – Myanmar (1,093 interviews</w:t>
      </w:r>
      <w:r>
        <w:rPr>
          <w:spacing w:val="1"/>
        </w:rPr>
        <w:t xml:space="preserve"> </w:t>
      </w:r>
      <w:r>
        <w:t>in total), Ecuador (1,416 completed interviews), and Central African Republic (1,245 completed</w:t>
      </w:r>
      <w:r>
        <w:rPr>
          <w:spacing w:val="1"/>
        </w:rPr>
        <w:t xml:space="preserve"> </w:t>
      </w:r>
      <w:r>
        <w:t xml:space="preserve">interviews), where data collection and analysis has been completed as </w:t>
      </w:r>
      <w:r w:rsidR="4A4D4B3D">
        <w:t>of</w:t>
      </w:r>
      <w:r>
        <w:t xml:space="preserve"> the end of August 2023.</w:t>
      </w:r>
      <w:r>
        <w:rPr>
          <w:spacing w:val="-51"/>
        </w:rPr>
        <w:t xml:space="preserve"> </w:t>
      </w:r>
      <w:r>
        <w:t>Data</w:t>
      </w:r>
      <w:r>
        <w:rPr>
          <w:spacing w:val="14"/>
        </w:rPr>
        <w:t xml:space="preserve"> </w:t>
      </w:r>
      <w:r>
        <w:t>collection</w:t>
      </w:r>
      <w:r>
        <w:rPr>
          <w:spacing w:val="14"/>
        </w:rPr>
        <w:t xml:space="preserve"> </w:t>
      </w:r>
      <w:r>
        <w:t>in</w:t>
      </w:r>
      <w:r>
        <w:rPr>
          <w:spacing w:val="14"/>
        </w:rPr>
        <w:t xml:space="preserve"> </w:t>
      </w:r>
      <w:r>
        <w:t>the</w:t>
      </w:r>
      <w:r>
        <w:rPr>
          <w:spacing w:val="14"/>
        </w:rPr>
        <w:t xml:space="preserve"> </w:t>
      </w:r>
      <w:r>
        <w:t>remaining</w:t>
      </w:r>
      <w:r>
        <w:rPr>
          <w:spacing w:val="14"/>
        </w:rPr>
        <w:t xml:space="preserve"> </w:t>
      </w:r>
      <w:r w:rsidR="30881DBC">
        <w:t xml:space="preserve">three </w:t>
      </w:r>
      <w:r>
        <w:t>countries</w:t>
      </w:r>
      <w:r>
        <w:rPr>
          <w:spacing w:val="14"/>
        </w:rPr>
        <w:t xml:space="preserve"> </w:t>
      </w:r>
      <w:r>
        <w:t>is</w:t>
      </w:r>
      <w:r>
        <w:rPr>
          <w:spacing w:val="14"/>
        </w:rPr>
        <w:t xml:space="preserve"> </w:t>
      </w:r>
      <w:r>
        <w:t>expected</w:t>
      </w:r>
      <w:r>
        <w:rPr>
          <w:spacing w:val="15"/>
        </w:rPr>
        <w:t xml:space="preserve"> </w:t>
      </w:r>
      <w:r>
        <w:t>to</w:t>
      </w:r>
      <w:r>
        <w:rPr>
          <w:spacing w:val="14"/>
        </w:rPr>
        <w:t xml:space="preserve"> </w:t>
      </w:r>
      <w:r>
        <w:t>start</w:t>
      </w:r>
      <w:r>
        <w:rPr>
          <w:spacing w:val="14"/>
        </w:rPr>
        <w:t xml:space="preserve"> </w:t>
      </w:r>
      <w:r>
        <w:t>soon.</w:t>
      </w:r>
    </w:p>
    <w:p w14:paraId="4A241555" w14:textId="5F21C544" w:rsidR="00054221" w:rsidRDefault="00BD4E74">
      <w:pPr>
        <w:pStyle w:val="BodyText"/>
        <w:spacing w:before="175" w:line="314" w:lineRule="auto"/>
        <w:ind w:left="120" w:right="574"/>
        <w:jc w:val="both"/>
      </w:pPr>
      <w:r>
        <w:t>Analysis</w:t>
      </w:r>
      <w:r>
        <w:rPr>
          <w:spacing w:val="-3"/>
        </w:rPr>
        <w:t xml:space="preserve"> </w:t>
      </w:r>
      <w:r>
        <w:t>of</w:t>
      </w:r>
      <w:r>
        <w:rPr>
          <w:spacing w:val="-3"/>
        </w:rPr>
        <w:t xml:space="preserve"> </w:t>
      </w:r>
      <w:r>
        <w:t>the</w:t>
      </w:r>
      <w:r>
        <w:rPr>
          <w:spacing w:val="-3"/>
        </w:rPr>
        <w:t xml:space="preserve"> </w:t>
      </w:r>
      <w:r>
        <w:t>data</w:t>
      </w:r>
      <w:r>
        <w:rPr>
          <w:spacing w:val="-3"/>
        </w:rPr>
        <w:t xml:space="preserve"> </w:t>
      </w:r>
      <w:r>
        <w:t>is</w:t>
      </w:r>
      <w:r>
        <w:rPr>
          <w:spacing w:val="-3"/>
        </w:rPr>
        <w:t xml:space="preserve"> </w:t>
      </w:r>
      <w:r>
        <w:t>premised</w:t>
      </w:r>
      <w:r>
        <w:rPr>
          <w:spacing w:val="-3"/>
        </w:rPr>
        <w:t xml:space="preserve"> </w:t>
      </w:r>
      <w:r>
        <w:t>on</w:t>
      </w:r>
      <w:r>
        <w:rPr>
          <w:spacing w:val="-3"/>
        </w:rPr>
        <w:t xml:space="preserve"> </w:t>
      </w:r>
      <w:r>
        <w:t>comparing</w:t>
      </w:r>
      <w:r>
        <w:rPr>
          <w:spacing w:val="-2"/>
        </w:rPr>
        <w:t xml:space="preserve"> </w:t>
      </w:r>
      <w:r>
        <w:t>different</w:t>
      </w:r>
      <w:r>
        <w:rPr>
          <w:spacing w:val="-3"/>
        </w:rPr>
        <w:t xml:space="preserve"> </w:t>
      </w:r>
      <w:r>
        <w:t>versions</w:t>
      </w:r>
      <w:r>
        <w:rPr>
          <w:spacing w:val="-2"/>
        </w:rPr>
        <w:t xml:space="preserve"> </w:t>
      </w:r>
      <w:r>
        <w:t>of</w:t>
      </w:r>
      <w:r>
        <w:rPr>
          <w:spacing w:val="-3"/>
        </w:rPr>
        <w:t xml:space="preserve"> </w:t>
      </w:r>
      <w:proofErr w:type="gramStart"/>
      <w:r>
        <w:t>CARI</w:t>
      </w:r>
      <w:r>
        <w:rPr>
          <w:spacing w:val="-3"/>
        </w:rPr>
        <w:t xml:space="preserve"> </w:t>
      </w:r>
      <w:r>
        <w:rPr>
          <w:spacing w:val="-2"/>
        </w:rPr>
        <w:t xml:space="preserve"> </w:t>
      </w:r>
      <w:r>
        <w:t>using</w:t>
      </w:r>
      <w:proofErr w:type="gramEnd"/>
      <w:r>
        <w:rPr>
          <w:spacing w:val="-51"/>
        </w:rPr>
        <w:t xml:space="preserve"> </w:t>
      </w:r>
      <w:r>
        <w:t xml:space="preserve">remote or F2F modules. </w:t>
      </w:r>
      <w:r w:rsidR="1A3300FC">
        <w:t>Three</w:t>
      </w:r>
      <w:r>
        <w:t xml:space="preserve"> version</w:t>
      </w:r>
      <w:r w:rsidR="24A2A8EE">
        <w:t>s</w:t>
      </w:r>
      <w:r>
        <w:t xml:space="preserve"> </w:t>
      </w:r>
      <w:r w:rsidR="6A104A49">
        <w:t>of CARI were then</w:t>
      </w:r>
      <w:r>
        <w:t xml:space="preserve"> calculated and compared with the standard CARI. These</w:t>
      </w:r>
      <w:r>
        <w:rPr>
          <w:spacing w:val="1"/>
        </w:rPr>
        <w:t xml:space="preserve"> </w:t>
      </w:r>
      <w:r>
        <w:t>include</w:t>
      </w:r>
      <w:r w:rsidR="3715C1AD">
        <w:t>:</w:t>
      </w:r>
      <w:r>
        <w:t xml:space="preserve"> 1) CARI using FES from remote surveys, 2.) CARI using</w:t>
      </w:r>
      <w:r w:rsidR="5CEAB396">
        <w:t xml:space="preserve"> the</w:t>
      </w:r>
      <w:r>
        <w:t xml:space="preserve"> income variable </w:t>
      </w:r>
      <w:r>
        <w:rPr>
          <w:spacing w:val="-1"/>
        </w:rPr>
        <w:t>from</w:t>
      </w:r>
      <w:r>
        <w:rPr>
          <w:spacing w:val="-10"/>
        </w:rPr>
        <w:t xml:space="preserve"> </w:t>
      </w:r>
      <w:r>
        <w:rPr>
          <w:spacing w:val="-1"/>
        </w:rPr>
        <w:t>F2F</w:t>
      </w:r>
      <w:r>
        <w:rPr>
          <w:spacing w:val="-9"/>
        </w:rPr>
        <w:t xml:space="preserve"> </w:t>
      </w:r>
      <w:r>
        <w:rPr>
          <w:spacing w:val="-1"/>
        </w:rPr>
        <w:t>surveys,</w:t>
      </w:r>
      <w:r>
        <w:rPr>
          <w:spacing w:val="-8"/>
        </w:rPr>
        <w:t xml:space="preserve"> </w:t>
      </w:r>
      <w:r>
        <w:rPr>
          <w:spacing w:val="-1"/>
        </w:rPr>
        <w:t>and</w:t>
      </w:r>
      <w:r>
        <w:rPr>
          <w:spacing w:val="-10"/>
        </w:rPr>
        <w:t xml:space="preserve"> </w:t>
      </w:r>
      <w:r>
        <w:rPr>
          <w:spacing w:val="-1"/>
        </w:rPr>
        <w:t>3)</w:t>
      </w:r>
      <w:r>
        <w:rPr>
          <w:spacing w:val="-8"/>
        </w:rPr>
        <w:t xml:space="preserve"> </w:t>
      </w:r>
      <w:r>
        <w:rPr>
          <w:spacing w:val="-1"/>
        </w:rPr>
        <w:t>CARI</w:t>
      </w:r>
      <w:r>
        <w:rPr>
          <w:spacing w:val="-10"/>
        </w:rPr>
        <w:t xml:space="preserve"> </w:t>
      </w:r>
      <w:r>
        <w:rPr>
          <w:spacing w:val="-1"/>
        </w:rPr>
        <w:t>using</w:t>
      </w:r>
      <w:r>
        <w:rPr>
          <w:spacing w:val="-9"/>
        </w:rPr>
        <w:t xml:space="preserve"> </w:t>
      </w:r>
      <w:r>
        <w:rPr>
          <w:spacing w:val="-1"/>
        </w:rPr>
        <w:t>income</w:t>
      </w:r>
      <w:r>
        <w:rPr>
          <w:spacing w:val="-9"/>
        </w:rPr>
        <w:t xml:space="preserve"> </w:t>
      </w:r>
      <w:r>
        <w:rPr>
          <w:spacing w:val="-1"/>
        </w:rPr>
        <w:t>sources</w:t>
      </w:r>
      <w:r>
        <w:rPr>
          <w:spacing w:val="-9"/>
        </w:rPr>
        <w:t xml:space="preserve"> </w:t>
      </w:r>
      <w:r>
        <w:rPr>
          <w:spacing w:val="-1"/>
        </w:rPr>
        <w:t>and</w:t>
      </w:r>
      <w:r>
        <w:rPr>
          <w:spacing w:val="-9"/>
        </w:rPr>
        <w:t xml:space="preserve"> </w:t>
      </w:r>
      <w:r>
        <w:rPr>
          <w:spacing w:val="-1"/>
        </w:rPr>
        <w:t>income</w:t>
      </w:r>
      <w:r>
        <w:rPr>
          <w:spacing w:val="-9"/>
        </w:rPr>
        <w:t xml:space="preserve"> </w:t>
      </w:r>
      <w:r>
        <w:rPr>
          <w:spacing w:val="-1"/>
        </w:rPr>
        <w:t>change</w:t>
      </w:r>
      <w:r>
        <w:rPr>
          <w:spacing w:val="-9"/>
        </w:rPr>
        <w:t xml:space="preserve"> </w:t>
      </w:r>
      <w:r>
        <w:rPr>
          <w:spacing w:val="-1"/>
        </w:rPr>
        <w:t>variable</w:t>
      </w:r>
      <w:r>
        <w:rPr>
          <w:spacing w:val="-9"/>
        </w:rPr>
        <w:t xml:space="preserve"> </w:t>
      </w:r>
      <w:r>
        <w:t>from</w:t>
      </w:r>
      <w:r>
        <w:rPr>
          <w:spacing w:val="-9"/>
        </w:rPr>
        <w:t xml:space="preserve"> </w:t>
      </w:r>
      <w:r>
        <w:t>re</w:t>
      </w:r>
      <w:r>
        <w:rPr>
          <w:spacing w:val="-1"/>
        </w:rPr>
        <w:t>mote</w:t>
      </w:r>
      <w:r>
        <w:rPr>
          <w:spacing w:val="-12"/>
        </w:rPr>
        <w:t xml:space="preserve"> </w:t>
      </w:r>
      <w:r>
        <w:rPr>
          <w:spacing w:val="-1"/>
        </w:rPr>
        <w:t>surveys</w:t>
      </w:r>
      <w:r>
        <w:rPr>
          <w:spacing w:val="-11"/>
        </w:rPr>
        <w:t xml:space="preserve"> </w:t>
      </w:r>
      <w:r>
        <w:rPr>
          <w:spacing w:val="-1"/>
        </w:rPr>
        <w:t>(this</w:t>
      </w:r>
      <w:r>
        <w:rPr>
          <w:spacing w:val="-11"/>
        </w:rPr>
        <w:t xml:space="preserve"> </w:t>
      </w:r>
      <w:r>
        <w:rPr>
          <w:spacing w:val="-1"/>
        </w:rPr>
        <w:t>is</w:t>
      </w:r>
      <w:r>
        <w:rPr>
          <w:spacing w:val="-12"/>
        </w:rPr>
        <w:t xml:space="preserve"> </w:t>
      </w:r>
      <w:r>
        <w:rPr>
          <w:spacing w:val="-1"/>
        </w:rPr>
        <w:t>the</w:t>
      </w:r>
      <w:r>
        <w:rPr>
          <w:spacing w:val="-11"/>
        </w:rPr>
        <w:t xml:space="preserve"> </w:t>
      </w:r>
      <w:r>
        <w:rPr>
          <w:spacing w:val="-1"/>
        </w:rPr>
        <w:t>version</w:t>
      </w:r>
      <w:r>
        <w:rPr>
          <w:spacing w:val="-11"/>
        </w:rPr>
        <w:t xml:space="preserve"> </w:t>
      </w:r>
      <w:r w:rsidR="3C95901A">
        <w:t xml:space="preserve">of CARI </w:t>
      </w:r>
      <w:r>
        <w:rPr>
          <w:spacing w:val="-1"/>
        </w:rPr>
        <w:t>that</w:t>
      </w:r>
      <w:r>
        <w:rPr>
          <w:spacing w:val="-11"/>
        </w:rPr>
        <w:t xml:space="preserve"> </w:t>
      </w:r>
      <w:r>
        <w:rPr>
          <w:spacing w:val="-1"/>
        </w:rPr>
        <w:t>was</w:t>
      </w:r>
      <w:r>
        <w:rPr>
          <w:spacing w:val="-12"/>
        </w:rPr>
        <w:t xml:space="preserve"> </w:t>
      </w:r>
      <w:r>
        <w:rPr>
          <w:spacing w:val="-1"/>
        </w:rPr>
        <w:t>implemented</w:t>
      </w:r>
      <w:r>
        <w:rPr>
          <w:spacing w:val="-11"/>
        </w:rPr>
        <w:t xml:space="preserve"> </w:t>
      </w:r>
      <w:r>
        <w:t>at</w:t>
      </w:r>
      <w:r>
        <w:rPr>
          <w:spacing w:val="-12"/>
        </w:rPr>
        <w:t xml:space="preserve"> </w:t>
      </w:r>
      <w:r>
        <w:t>the</w:t>
      </w:r>
      <w:r>
        <w:rPr>
          <w:spacing w:val="-11"/>
        </w:rPr>
        <w:t xml:space="preserve"> </w:t>
      </w:r>
      <w:r>
        <w:t>height</w:t>
      </w:r>
      <w:r>
        <w:rPr>
          <w:spacing w:val="-11"/>
        </w:rPr>
        <w:t xml:space="preserve"> </w:t>
      </w:r>
      <w:r>
        <w:t>of</w:t>
      </w:r>
      <w:r>
        <w:rPr>
          <w:spacing w:val="-12"/>
        </w:rPr>
        <w:t xml:space="preserve"> </w:t>
      </w:r>
      <w:r>
        <w:t>the</w:t>
      </w:r>
      <w:r>
        <w:rPr>
          <w:spacing w:val="-11"/>
        </w:rPr>
        <w:t xml:space="preserve"> </w:t>
      </w:r>
      <w:r>
        <w:t>Covid</w:t>
      </w:r>
      <w:r>
        <w:rPr>
          <w:spacing w:val="-11"/>
        </w:rPr>
        <w:t xml:space="preserve"> </w:t>
      </w:r>
      <w:r>
        <w:t>pandemic).</w:t>
      </w:r>
      <w:r>
        <w:rPr>
          <w:spacing w:val="-50"/>
        </w:rPr>
        <w:t xml:space="preserve"> </w:t>
      </w:r>
      <w:r>
        <w:t xml:space="preserve">Aside </w:t>
      </w:r>
      <w:r w:rsidR="4975DA95">
        <w:t xml:space="preserve">from </w:t>
      </w:r>
      <w:r>
        <w:t xml:space="preserve">the main </w:t>
      </w:r>
      <w:r w:rsidR="3AEB51EC">
        <w:t xml:space="preserve">comparison of </w:t>
      </w:r>
      <w:r>
        <w:t>CARI</w:t>
      </w:r>
      <w:r w:rsidR="0B462396">
        <w:t xml:space="preserve"> vs.</w:t>
      </w:r>
      <w:r>
        <w:t xml:space="preserve"> </w:t>
      </w:r>
      <w:proofErr w:type="gramStart"/>
      <w:r>
        <w:t xml:space="preserve">rCARI </w:t>
      </w:r>
      <w:r>
        <w:rPr>
          <w:spacing w:val="53"/>
        </w:rPr>
        <w:t>,</w:t>
      </w:r>
      <w:proofErr w:type="gramEnd"/>
      <w:r>
        <w:t xml:space="preserve"> </w:t>
      </w:r>
      <w:r>
        <w:rPr>
          <w:spacing w:val="1"/>
        </w:rPr>
        <w:t>the study also  compar</w:t>
      </w:r>
      <w:r w:rsidR="633AEB3B">
        <w:t>ed</w:t>
      </w:r>
      <w:r>
        <w:rPr>
          <w:spacing w:val="1"/>
        </w:rPr>
        <w:t xml:space="preserve"> different versions</w:t>
      </w:r>
      <w:r>
        <w:t xml:space="preserve"> of the standard FES module (long vs. short versions) to </w:t>
      </w:r>
      <w:r w:rsidR="6563EF2A">
        <w:t xml:space="preserve">consider </w:t>
      </w:r>
      <w:r>
        <w:t xml:space="preserve"> implementation</w:t>
      </w:r>
      <w:r>
        <w:rPr>
          <w:spacing w:val="1"/>
        </w:rPr>
        <w:t xml:space="preserve"> in</w:t>
      </w:r>
      <w:r>
        <w:t xml:space="preserve"> </w:t>
      </w:r>
      <w:r>
        <w:rPr>
          <w:spacing w:val="13"/>
        </w:rPr>
        <w:t>remote</w:t>
      </w:r>
      <w:r>
        <w:t xml:space="preserve"> </w:t>
      </w:r>
      <w:r>
        <w:rPr>
          <w:spacing w:val="36"/>
        </w:rPr>
        <w:t>surveys.</w:t>
      </w:r>
      <w:r>
        <w:t xml:space="preserve"> </w:t>
      </w:r>
      <w:r>
        <w:rPr>
          <w:spacing w:val="14"/>
        </w:rPr>
        <w:t>There</w:t>
      </w:r>
      <w:r>
        <w:t xml:space="preserve"> </w:t>
      </w:r>
      <w:r>
        <w:rPr>
          <w:spacing w:val="13"/>
        </w:rPr>
        <w:t>is</w:t>
      </w:r>
      <w:r>
        <w:t xml:space="preserve"> </w:t>
      </w:r>
      <w:r>
        <w:rPr>
          <w:spacing w:val="13"/>
        </w:rPr>
        <w:t>also</w:t>
      </w:r>
      <w:r>
        <w:t xml:space="preserve"> </w:t>
      </w:r>
      <w:r>
        <w:rPr>
          <w:spacing w:val="14"/>
        </w:rPr>
        <w:t>a</w:t>
      </w:r>
      <w:r>
        <w:t xml:space="preserve"> </w:t>
      </w:r>
      <w:r>
        <w:rPr>
          <w:spacing w:val="13"/>
        </w:rPr>
        <w:t>comparison</w:t>
      </w:r>
      <w:r>
        <w:t xml:space="preserve"> </w:t>
      </w:r>
      <w:r>
        <w:rPr>
          <w:spacing w:val="13"/>
        </w:rPr>
        <w:t>of</w:t>
      </w:r>
      <w:r>
        <w:t xml:space="preserve"> </w:t>
      </w:r>
      <w:r>
        <w:rPr>
          <w:spacing w:val="13"/>
        </w:rPr>
        <w:t>LCS-FS</w:t>
      </w:r>
      <w:r>
        <w:t xml:space="preserve"> </w:t>
      </w:r>
      <w:r>
        <w:rPr>
          <w:spacing w:val="14"/>
        </w:rPr>
        <w:t>vs</w:t>
      </w:r>
      <w:r>
        <w:t xml:space="preserve"> </w:t>
      </w:r>
      <w:r>
        <w:rPr>
          <w:spacing w:val="13"/>
        </w:rPr>
        <w:t>LCS-EN</w:t>
      </w:r>
      <w:r>
        <w:t xml:space="preserve"> modules.</w:t>
      </w:r>
    </w:p>
    <w:p w14:paraId="65532C40" w14:textId="6628138F" w:rsidR="00054221" w:rsidRDefault="00BD4E74">
      <w:pPr>
        <w:pStyle w:val="BodyText"/>
        <w:spacing w:before="170" w:line="314" w:lineRule="auto"/>
        <w:ind w:left="120" w:right="577"/>
        <w:jc w:val="both"/>
      </w:pPr>
      <w:r>
        <w:rPr>
          <w:spacing w:val="-1"/>
        </w:rPr>
        <w:t>The</w:t>
      </w:r>
      <w:r>
        <w:rPr>
          <w:spacing w:val="-11"/>
        </w:rPr>
        <w:t xml:space="preserve"> </w:t>
      </w:r>
      <w:r>
        <w:rPr>
          <w:spacing w:val="-1"/>
        </w:rPr>
        <w:t>results</w:t>
      </w:r>
      <w:r>
        <w:rPr>
          <w:spacing w:val="-11"/>
        </w:rPr>
        <w:t xml:space="preserve"> </w:t>
      </w:r>
      <w:r>
        <w:rPr>
          <w:spacing w:val="-1"/>
        </w:rPr>
        <w:t>of</w:t>
      </w:r>
      <w:r>
        <w:rPr>
          <w:spacing w:val="-11"/>
        </w:rPr>
        <w:t xml:space="preserve"> </w:t>
      </w:r>
      <w:r>
        <w:rPr>
          <w:spacing w:val="-1"/>
        </w:rPr>
        <w:t>the</w:t>
      </w:r>
      <w:r>
        <w:rPr>
          <w:spacing w:val="-11"/>
        </w:rPr>
        <w:t xml:space="preserve"> </w:t>
      </w:r>
      <w:r>
        <w:rPr>
          <w:spacing w:val="-1"/>
        </w:rPr>
        <w:t>study</w:t>
      </w:r>
      <w:r w:rsidR="4AC0532F">
        <w:t>,</w:t>
      </w:r>
      <w:r>
        <w:rPr>
          <w:spacing w:val="-11"/>
        </w:rPr>
        <w:t xml:space="preserve"> </w:t>
      </w:r>
      <w:r>
        <w:rPr>
          <w:spacing w:val="-1"/>
        </w:rPr>
        <w:t>though</w:t>
      </w:r>
      <w:r>
        <w:rPr>
          <w:spacing w:val="-10"/>
        </w:rPr>
        <w:t xml:space="preserve"> </w:t>
      </w:r>
      <w:r>
        <w:rPr>
          <w:spacing w:val="-1"/>
        </w:rPr>
        <w:t>preliminary</w:t>
      </w:r>
      <w:r w:rsidR="4798677F">
        <w:t>,</w:t>
      </w:r>
      <w:r>
        <w:rPr>
          <w:spacing w:val="-11"/>
        </w:rPr>
        <w:t xml:space="preserve"> </w:t>
      </w:r>
      <w:r>
        <w:rPr>
          <w:spacing w:val="-1"/>
        </w:rPr>
        <w:t>show</w:t>
      </w:r>
      <w:r>
        <w:rPr>
          <w:spacing w:val="-11"/>
        </w:rPr>
        <w:t xml:space="preserve"> </w:t>
      </w:r>
      <w:proofErr w:type="gramStart"/>
      <w:r>
        <w:rPr>
          <w:spacing w:val="-1"/>
        </w:rPr>
        <w:t>a</w:t>
      </w:r>
      <w:r>
        <w:rPr>
          <w:spacing w:val="-11"/>
        </w:rPr>
        <w:t xml:space="preserve"> </w:t>
      </w:r>
      <w:r>
        <w:rPr>
          <w:spacing w:val="-1"/>
        </w:rPr>
        <w:t>number</w:t>
      </w:r>
      <w:r>
        <w:rPr>
          <w:spacing w:val="-11"/>
        </w:rPr>
        <w:t xml:space="preserve"> </w:t>
      </w:r>
      <w:r>
        <w:rPr>
          <w:spacing w:val="-1"/>
        </w:rPr>
        <w:t>of</w:t>
      </w:r>
      <w:proofErr w:type="gramEnd"/>
      <w:r>
        <w:rPr>
          <w:spacing w:val="-10"/>
        </w:rPr>
        <w:t xml:space="preserve"> </w:t>
      </w:r>
      <w:r>
        <w:rPr>
          <w:spacing w:val="-1"/>
        </w:rPr>
        <w:t>interesting</w:t>
      </w:r>
      <w:r>
        <w:rPr>
          <w:spacing w:val="-11"/>
        </w:rPr>
        <w:t xml:space="preserve"> </w:t>
      </w:r>
      <w:r>
        <w:t>findings.</w:t>
      </w:r>
      <w:r>
        <w:rPr>
          <w:spacing w:val="9"/>
        </w:rPr>
        <w:t xml:space="preserve"> </w:t>
      </w:r>
      <w:r w:rsidR="00003FA9">
        <w:t>T</w:t>
      </w:r>
      <w:r w:rsidR="72A8E428">
        <w:t xml:space="preserve">he </w:t>
      </w:r>
      <w:r>
        <w:t>results</w:t>
      </w:r>
      <w:r>
        <w:rPr>
          <w:spacing w:val="-11"/>
        </w:rPr>
        <w:t xml:space="preserve"> </w:t>
      </w:r>
      <w:proofErr w:type="gramStart"/>
      <w:r>
        <w:t>of</w:t>
      </w:r>
      <w:r>
        <w:rPr>
          <w:spacing w:val="-51"/>
        </w:rPr>
        <w:t xml:space="preserve"> </w:t>
      </w:r>
      <w:r w:rsidR="00003FA9">
        <w:t xml:space="preserve"> </w:t>
      </w:r>
      <w:r>
        <w:t>rCARI</w:t>
      </w:r>
      <w:proofErr w:type="gramEnd"/>
      <w:r>
        <w:rPr>
          <w:spacing w:val="-6"/>
        </w:rPr>
        <w:t xml:space="preserve"> </w:t>
      </w:r>
      <w:r>
        <w:t>using</w:t>
      </w:r>
      <w:r>
        <w:rPr>
          <w:spacing w:val="-5"/>
        </w:rPr>
        <w:t xml:space="preserve"> </w:t>
      </w:r>
      <w:r w:rsidR="027EAC62">
        <w:t xml:space="preserve">the </w:t>
      </w:r>
      <w:r>
        <w:t>income</w:t>
      </w:r>
      <w:r>
        <w:rPr>
          <w:spacing w:val="-5"/>
        </w:rPr>
        <w:t xml:space="preserve"> </w:t>
      </w:r>
      <w:r>
        <w:t>&amp;</w:t>
      </w:r>
      <w:r>
        <w:rPr>
          <w:spacing w:val="-5"/>
        </w:rPr>
        <w:t xml:space="preserve"> </w:t>
      </w:r>
      <w:r>
        <w:t>income</w:t>
      </w:r>
      <w:r>
        <w:rPr>
          <w:spacing w:val="-5"/>
        </w:rPr>
        <w:t xml:space="preserve"> </w:t>
      </w:r>
      <w:r>
        <w:t>change</w:t>
      </w:r>
      <w:r>
        <w:rPr>
          <w:spacing w:val="-5"/>
        </w:rPr>
        <w:t xml:space="preserve"> </w:t>
      </w:r>
      <w:r>
        <w:t>indicator</w:t>
      </w:r>
      <w:r>
        <w:rPr>
          <w:spacing w:val="-5"/>
        </w:rPr>
        <w:t xml:space="preserve"> </w:t>
      </w:r>
      <w:r>
        <w:t>(rCARI-Inc)</w:t>
      </w:r>
      <w:r>
        <w:rPr>
          <w:spacing w:val="-6"/>
        </w:rPr>
        <w:t xml:space="preserve"> </w:t>
      </w:r>
      <w:r w:rsidR="7D78EA78">
        <w:t>are</w:t>
      </w:r>
      <w:r>
        <w:rPr>
          <w:spacing w:val="-5"/>
        </w:rPr>
        <w:t xml:space="preserve"> </w:t>
      </w:r>
      <w:r>
        <w:t>not</w:t>
      </w:r>
      <w:r>
        <w:rPr>
          <w:spacing w:val="-5"/>
        </w:rPr>
        <w:t xml:space="preserve"> </w:t>
      </w:r>
      <w:r>
        <w:t>statistically</w:t>
      </w:r>
      <w:r>
        <w:rPr>
          <w:spacing w:val="-5"/>
        </w:rPr>
        <w:t xml:space="preserve"> </w:t>
      </w:r>
      <w:r>
        <w:t>different</w:t>
      </w:r>
      <w:r>
        <w:rPr>
          <w:spacing w:val="-5"/>
        </w:rPr>
        <w:t xml:space="preserve"> </w:t>
      </w:r>
      <w:r>
        <w:t>from</w:t>
      </w:r>
      <w:r>
        <w:rPr>
          <w:spacing w:val="-5"/>
        </w:rPr>
        <w:t xml:space="preserve"> </w:t>
      </w:r>
      <w:r>
        <w:t>the</w:t>
      </w:r>
      <w:r>
        <w:rPr>
          <w:spacing w:val="-51"/>
        </w:rPr>
        <w:t xml:space="preserve"> </w:t>
      </w:r>
      <w:r>
        <w:rPr>
          <w:spacing w:val="-2"/>
        </w:rPr>
        <w:t>standard/conventional</w:t>
      </w:r>
      <w:r>
        <w:rPr>
          <w:spacing w:val="-11"/>
        </w:rPr>
        <w:t xml:space="preserve"> </w:t>
      </w:r>
      <w:r>
        <w:rPr>
          <w:spacing w:val="-2"/>
        </w:rPr>
        <w:t>CARI</w:t>
      </w:r>
      <w:r>
        <w:rPr>
          <w:spacing w:val="-11"/>
        </w:rPr>
        <w:t xml:space="preserve"> </w:t>
      </w:r>
      <w:r>
        <w:rPr>
          <w:spacing w:val="-2"/>
        </w:rPr>
        <w:t>(CARI-FES)</w:t>
      </w:r>
      <w:r>
        <w:rPr>
          <w:spacing w:val="-10"/>
        </w:rPr>
        <w:t xml:space="preserve"> </w:t>
      </w:r>
      <w:r>
        <w:rPr>
          <w:spacing w:val="-1"/>
        </w:rPr>
        <w:t>in</w:t>
      </w:r>
      <w:r>
        <w:rPr>
          <w:spacing w:val="-11"/>
        </w:rPr>
        <w:t xml:space="preserve"> </w:t>
      </w:r>
      <w:r>
        <w:rPr>
          <w:spacing w:val="-1"/>
        </w:rPr>
        <w:t>Myanmar</w:t>
      </w:r>
      <w:r>
        <w:rPr>
          <w:spacing w:val="-11"/>
        </w:rPr>
        <w:t xml:space="preserve"> </w:t>
      </w:r>
      <w:r>
        <w:rPr>
          <w:spacing w:val="-1"/>
        </w:rPr>
        <w:t>&amp;</w:t>
      </w:r>
      <w:r>
        <w:rPr>
          <w:spacing w:val="-10"/>
        </w:rPr>
        <w:t xml:space="preserve"> </w:t>
      </w:r>
      <w:r>
        <w:rPr>
          <w:spacing w:val="-1"/>
        </w:rPr>
        <w:t>Ecuador</w:t>
      </w:r>
      <w:r w:rsidR="1D1ED5D9">
        <w:t>;</w:t>
      </w:r>
      <w:r>
        <w:rPr>
          <w:spacing w:val="-11"/>
        </w:rPr>
        <w:t xml:space="preserve"> </w:t>
      </w:r>
      <w:r>
        <w:rPr>
          <w:spacing w:val="-1"/>
        </w:rPr>
        <w:t>however</w:t>
      </w:r>
      <w:r w:rsidR="0026C253">
        <w:t xml:space="preserve">, it </w:t>
      </w:r>
      <w:r>
        <w:rPr>
          <w:spacing w:val="-11"/>
        </w:rPr>
        <w:t xml:space="preserve"> </w:t>
      </w:r>
      <w:r>
        <w:rPr>
          <w:spacing w:val="-1"/>
        </w:rPr>
        <w:t>significantly</w:t>
      </w:r>
      <w:r>
        <w:rPr>
          <w:spacing w:val="-10"/>
        </w:rPr>
        <w:t xml:space="preserve"> </w:t>
      </w:r>
      <w:r>
        <w:rPr>
          <w:spacing w:val="-1"/>
        </w:rPr>
        <w:t>underesti</w:t>
      </w:r>
      <w:r>
        <w:rPr>
          <w:w w:val="95"/>
        </w:rPr>
        <w:t>mates</w:t>
      </w:r>
      <w:r>
        <w:rPr>
          <w:spacing w:val="9"/>
          <w:w w:val="95"/>
        </w:rPr>
        <w:t xml:space="preserve"> </w:t>
      </w:r>
      <w:r>
        <w:rPr>
          <w:w w:val="95"/>
        </w:rPr>
        <w:t>food</w:t>
      </w:r>
      <w:r>
        <w:rPr>
          <w:spacing w:val="10"/>
          <w:w w:val="95"/>
        </w:rPr>
        <w:t xml:space="preserve"> </w:t>
      </w:r>
      <w:r>
        <w:rPr>
          <w:w w:val="95"/>
        </w:rPr>
        <w:t>insecurity</w:t>
      </w:r>
      <w:r>
        <w:rPr>
          <w:spacing w:val="10"/>
          <w:w w:val="95"/>
        </w:rPr>
        <w:t xml:space="preserve"> </w:t>
      </w:r>
      <w:r>
        <w:rPr>
          <w:w w:val="95"/>
        </w:rPr>
        <w:t>by</w:t>
      </w:r>
      <w:r>
        <w:rPr>
          <w:spacing w:val="9"/>
          <w:w w:val="95"/>
        </w:rPr>
        <w:t xml:space="preserve"> </w:t>
      </w:r>
      <w:r>
        <w:rPr>
          <w:w w:val="95"/>
        </w:rPr>
        <w:t>21</w:t>
      </w:r>
      <w:r w:rsidR="34C212E7">
        <w:t xml:space="preserve"> percentage</w:t>
      </w:r>
      <w:r>
        <w:rPr>
          <w:spacing w:val="10"/>
          <w:w w:val="95"/>
        </w:rPr>
        <w:t xml:space="preserve"> </w:t>
      </w:r>
      <w:r>
        <w:rPr>
          <w:w w:val="95"/>
        </w:rPr>
        <w:t>points.</w:t>
      </w:r>
      <w:r>
        <w:rPr>
          <w:spacing w:val="42"/>
          <w:w w:val="95"/>
        </w:rPr>
        <w:t xml:space="preserve"> </w:t>
      </w:r>
      <w:r w:rsidR="3379B241">
        <w:t xml:space="preserve">Additionally, </w:t>
      </w:r>
      <w:r>
        <w:rPr>
          <w:w w:val="95"/>
        </w:rPr>
        <w:t>using</w:t>
      </w:r>
      <w:r>
        <w:rPr>
          <w:spacing w:val="10"/>
          <w:w w:val="95"/>
        </w:rPr>
        <w:t xml:space="preserve"> </w:t>
      </w:r>
      <w:r>
        <w:rPr>
          <w:w w:val="95"/>
        </w:rPr>
        <w:t>the</w:t>
      </w:r>
      <w:r>
        <w:rPr>
          <w:spacing w:val="10"/>
          <w:w w:val="95"/>
        </w:rPr>
        <w:t xml:space="preserve"> </w:t>
      </w:r>
      <w:r>
        <w:rPr>
          <w:w w:val="95"/>
        </w:rPr>
        <w:t>income</w:t>
      </w:r>
      <w:r>
        <w:rPr>
          <w:spacing w:val="9"/>
          <w:w w:val="95"/>
        </w:rPr>
        <w:t xml:space="preserve"> </w:t>
      </w:r>
      <w:r>
        <w:rPr>
          <w:w w:val="95"/>
        </w:rPr>
        <w:t>source</w:t>
      </w:r>
      <w:r>
        <w:rPr>
          <w:spacing w:val="10"/>
          <w:w w:val="95"/>
        </w:rPr>
        <w:t xml:space="preserve"> </w:t>
      </w:r>
      <w:r>
        <w:rPr>
          <w:w w:val="95"/>
        </w:rPr>
        <w:t>and</w:t>
      </w:r>
      <w:r>
        <w:rPr>
          <w:spacing w:val="10"/>
          <w:w w:val="95"/>
        </w:rPr>
        <w:t xml:space="preserve"> </w:t>
      </w:r>
      <w:r>
        <w:rPr>
          <w:w w:val="95"/>
        </w:rPr>
        <w:lastRenderedPageBreak/>
        <w:t>income</w:t>
      </w:r>
      <w:r>
        <w:rPr>
          <w:spacing w:val="9"/>
          <w:w w:val="95"/>
        </w:rPr>
        <w:t xml:space="preserve"> </w:t>
      </w:r>
      <w:r>
        <w:rPr>
          <w:w w:val="95"/>
        </w:rPr>
        <w:t>change</w:t>
      </w:r>
      <w:r>
        <w:rPr>
          <w:spacing w:val="10"/>
          <w:w w:val="95"/>
        </w:rPr>
        <w:t xml:space="preserve"> </w:t>
      </w:r>
      <w:proofErr w:type="gramStart"/>
      <w:r>
        <w:rPr>
          <w:w w:val="95"/>
        </w:rPr>
        <w:t>indicator</w:t>
      </w:r>
      <w:proofErr w:type="gramEnd"/>
    </w:p>
    <w:p w14:paraId="42D5934D" w14:textId="77777777" w:rsidR="00054221" w:rsidRDefault="00054221">
      <w:pPr>
        <w:spacing w:line="314" w:lineRule="auto"/>
        <w:jc w:val="both"/>
        <w:sectPr w:rsidR="00054221">
          <w:pgSz w:w="12240" w:h="15840"/>
          <w:pgMar w:top="1260" w:right="860" w:bottom="1080" w:left="1320" w:header="0" w:footer="888" w:gutter="0"/>
          <w:cols w:space="720"/>
        </w:sectPr>
      </w:pPr>
    </w:p>
    <w:p w14:paraId="1680DB13" w14:textId="6B705FC6" w:rsidR="00054221" w:rsidRDefault="00BD4E74" w:rsidP="00BE7A82">
      <w:pPr>
        <w:pStyle w:val="BodyText"/>
        <w:spacing w:before="117" w:line="314" w:lineRule="auto"/>
        <w:ind w:right="576"/>
        <w:jc w:val="both"/>
      </w:pPr>
      <w:r>
        <w:lastRenderedPageBreak/>
        <w:t>in place of the FES in F2F surveys would significantly underestimate food insecurity between 6%</w:t>
      </w:r>
      <w:r>
        <w:rPr>
          <w:spacing w:val="-51"/>
        </w:rPr>
        <w:t xml:space="preserve"> </w:t>
      </w:r>
      <w:r>
        <w:t>to 22% points. Third</w:t>
      </w:r>
      <w:r w:rsidR="6582E1A5">
        <w:t>ly</w:t>
      </w:r>
      <w:r>
        <w:t>, FCS, rCSI, FES and income sources indicators collected over phone tend to</w:t>
      </w:r>
      <w:r>
        <w:rPr>
          <w:spacing w:val="-51"/>
        </w:rPr>
        <w:t xml:space="preserve"> </w:t>
      </w:r>
      <w:r>
        <w:rPr>
          <w:w w:val="95"/>
        </w:rPr>
        <w:t>give similar or slightly different results than</w:t>
      </w:r>
      <w:r>
        <w:t xml:space="preserve"> </w:t>
      </w:r>
      <w:r w:rsidR="122D1BBC">
        <w:t>in</w:t>
      </w:r>
      <w:r>
        <w:rPr>
          <w:w w:val="95"/>
        </w:rPr>
        <w:t xml:space="preserve"> F2F data collection</w:t>
      </w:r>
      <w:r w:rsidR="2E219AB5">
        <w:t>, with d</w:t>
      </w:r>
      <w:r>
        <w:rPr>
          <w:w w:val="95"/>
        </w:rPr>
        <w:t>ifferences in FCS (0 to 8 points),</w:t>
      </w:r>
      <w:r>
        <w:rPr>
          <w:spacing w:val="1"/>
          <w:w w:val="95"/>
        </w:rPr>
        <w:t xml:space="preserve"> </w:t>
      </w:r>
      <w:r>
        <w:t xml:space="preserve">rCSI (-1 to 4 points) FES (5% - 8% points), and income sources (0 to 8% points in </w:t>
      </w:r>
      <w:commentRangeStart w:id="7"/>
      <w:r w:rsidRPr="00BE7A82">
        <w:rPr>
          <w:color w:val="2B579A"/>
          <w:highlight w:val="yellow"/>
          <w:shd w:val="clear" w:color="auto" w:fill="E6E6E6"/>
        </w:rPr>
        <w:t>category 4</w:t>
      </w:r>
      <w:commentRangeEnd w:id="7"/>
      <w:r>
        <w:commentReference w:id="7"/>
      </w:r>
      <w:r w:rsidRPr="00BE7A82">
        <w:rPr>
          <w:color w:val="2B579A"/>
          <w:highlight w:val="yellow"/>
          <w:shd w:val="clear" w:color="auto" w:fill="E6E6E6"/>
        </w:rPr>
        <w:t>)</w:t>
      </w:r>
      <w:r>
        <w:rPr>
          <w:spacing w:val="1"/>
        </w:rPr>
        <w:t xml:space="preserve"> </w:t>
      </w:r>
      <w:r>
        <w:t xml:space="preserve">(1% to 11% points in </w:t>
      </w:r>
      <w:r w:rsidRPr="00BE7A82">
        <w:rPr>
          <w:color w:val="2B579A"/>
          <w:highlight w:val="yellow"/>
          <w:shd w:val="clear" w:color="auto" w:fill="E6E6E6"/>
        </w:rPr>
        <w:t>category 3)</w:t>
      </w:r>
      <w:r>
        <w:t>. Fourth, administering the LCS module in its current form over</w:t>
      </w:r>
      <w:r>
        <w:rPr>
          <w:spacing w:val="1"/>
        </w:rPr>
        <w:t xml:space="preserve"> </w:t>
      </w:r>
      <w:r>
        <w:rPr>
          <w:spacing w:val="-1"/>
        </w:rPr>
        <w:t xml:space="preserve">the phone is problematic and may need further </w:t>
      </w:r>
      <w:r>
        <w:t xml:space="preserve">refinement and enumerator training. </w:t>
      </w:r>
      <w:r w:rsidR="21546DED">
        <w:t>However, in</w:t>
      </w:r>
      <w:r>
        <w:t xml:space="preserve"> terms of</w:t>
      </w:r>
      <w:r>
        <w:rPr>
          <w:spacing w:val="1"/>
        </w:rPr>
        <w:t xml:space="preserve"> </w:t>
      </w:r>
      <w:r>
        <w:rPr>
          <w:spacing w:val="-1"/>
        </w:rPr>
        <w:t>testing</w:t>
      </w:r>
      <w:r>
        <w:rPr>
          <w:spacing w:val="-5"/>
        </w:rPr>
        <w:t xml:space="preserve"> </w:t>
      </w:r>
      <w:r>
        <w:rPr>
          <w:spacing w:val="-1"/>
        </w:rPr>
        <w:t>the</w:t>
      </w:r>
      <w:r>
        <w:rPr>
          <w:spacing w:val="-5"/>
        </w:rPr>
        <w:t xml:space="preserve"> </w:t>
      </w:r>
      <w:r>
        <w:rPr>
          <w:spacing w:val="-1"/>
        </w:rPr>
        <w:t>different</w:t>
      </w:r>
      <w:r>
        <w:rPr>
          <w:spacing w:val="-5"/>
        </w:rPr>
        <w:t xml:space="preserve"> </w:t>
      </w:r>
      <w:r>
        <w:rPr>
          <w:spacing w:val="-1"/>
        </w:rPr>
        <w:t>versions</w:t>
      </w:r>
      <w:r>
        <w:rPr>
          <w:spacing w:val="-5"/>
        </w:rPr>
        <w:t xml:space="preserve"> </w:t>
      </w:r>
      <w:r>
        <w:rPr>
          <w:spacing w:val="-1"/>
        </w:rPr>
        <w:t>of</w:t>
      </w:r>
      <w:r>
        <w:rPr>
          <w:spacing w:val="-5"/>
        </w:rPr>
        <w:t xml:space="preserve"> </w:t>
      </w:r>
      <w:r>
        <w:rPr>
          <w:spacing w:val="-1"/>
        </w:rPr>
        <w:t>modules</w:t>
      </w:r>
      <w:r w:rsidR="77E1B3D6">
        <w:t xml:space="preserve"> (LCS-FS vs. LCS-EN)</w:t>
      </w:r>
      <w:r>
        <w:rPr>
          <w:spacing w:val="-1"/>
        </w:rPr>
        <w:t>,</w:t>
      </w:r>
      <w:r>
        <w:rPr>
          <w:spacing w:val="-4"/>
        </w:rPr>
        <w:t xml:space="preserve"> </w:t>
      </w:r>
      <w:r>
        <w:rPr>
          <w:spacing w:val="-1"/>
        </w:rPr>
        <w:t>the</w:t>
      </w:r>
      <w:r>
        <w:rPr>
          <w:spacing w:val="-5"/>
        </w:rPr>
        <w:t xml:space="preserve"> </w:t>
      </w:r>
      <w:r>
        <w:rPr>
          <w:spacing w:val="-1"/>
        </w:rPr>
        <w:t>results</w:t>
      </w:r>
      <w:r>
        <w:rPr>
          <w:spacing w:val="-5"/>
        </w:rPr>
        <w:t xml:space="preserve"> </w:t>
      </w:r>
      <w:r>
        <w:rPr>
          <w:spacing w:val="-1"/>
        </w:rPr>
        <w:t>show</w:t>
      </w:r>
      <w:r>
        <w:rPr>
          <w:spacing w:val="-5"/>
        </w:rPr>
        <w:t xml:space="preserve"> </w:t>
      </w:r>
      <w:r>
        <w:t>that</w:t>
      </w:r>
      <w:r>
        <w:rPr>
          <w:spacing w:val="-5"/>
        </w:rPr>
        <w:t xml:space="preserve"> </w:t>
      </w:r>
      <w:r>
        <w:t>there</w:t>
      </w:r>
      <w:r>
        <w:rPr>
          <w:spacing w:val="-5"/>
        </w:rPr>
        <w:t xml:space="preserve"> </w:t>
      </w:r>
      <w:r>
        <w:t>are</w:t>
      </w:r>
      <w:r>
        <w:rPr>
          <w:spacing w:val="-5"/>
        </w:rPr>
        <w:t xml:space="preserve"> </w:t>
      </w:r>
      <w:r>
        <w:t>no</w:t>
      </w:r>
      <w:r>
        <w:rPr>
          <w:spacing w:val="-5"/>
        </w:rPr>
        <w:t xml:space="preserve"> </w:t>
      </w:r>
      <w:r>
        <w:t>statistical</w:t>
      </w:r>
      <w:r w:rsidR="755F19C5">
        <w:t>ly significant differences</w:t>
      </w:r>
      <w:r>
        <w:t>.</w:t>
      </w:r>
    </w:p>
    <w:p w14:paraId="6861232B" w14:textId="58DC5C81" w:rsidR="00054221" w:rsidRDefault="00BD4E74">
      <w:pPr>
        <w:pStyle w:val="BodyText"/>
        <w:spacing w:before="169" w:line="314" w:lineRule="auto"/>
        <w:ind w:left="120" w:right="574"/>
        <w:jc w:val="both"/>
      </w:pPr>
      <w:r>
        <w:t xml:space="preserve">Though </w:t>
      </w:r>
      <w:r w:rsidR="31AF4712">
        <w:t xml:space="preserve">in the </w:t>
      </w:r>
      <w:r>
        <w:t xml:space="preserve">early stages </w:t>
      </w:r>
      <w:proofErr w:type="gramStart"/>
      <w:r w:rsidR="2D9005BE">
        <w:t xml:space="preserve">as </w:t>
      </w:r>
      <w:r>
        <w:t>yet</w:t>
      </w:r>
      <w:proofErr w:type="gramEnd"/>
      <w:r>
        <w:t xml:space="preserve"> in terms of the validity or otherwise of rCARI, a number of conclusions </w:t>
      </w:r>
      <w:r w:rsidR="09C3AC87">
        <w:t>have been</w:t>
      </w:r>
      <w:r>
        <w:t xml:space="preserve"> made based on the results </w:t>
      </w:r>
      <w:r w:rsidR="74DAE7A3">
        <w:t>thus</w:t>
      </w:r>
      <w:r>
        <w:t xml:space="preserve"> far. </w:t>
      </w:r>
      <w:commentRangeStart w:id="8"/>
      <w:r>
        <w:t>First</w:t>
      </w:r>
      <w:commentRangeEnd w:id="8"/>
      <w:r>
        <w:commentReference w:id="8"/>
      </w:r>
      <w:r>
        <w:t>,</w:t>
      </w:r>
      <w:r>
        <w:rPr>
          <w:spacing w:val="1"/>
        </w:rPr>
        <w:t xml:space="preserve"> </w:t>
      </w:r>
      <w:r w:rsidR="1101B9AB">
        <w:t>c</w:t>
      </w:r>
      <w:r>
        <w:t xml:space="preserve">onventional rCARI (income) largely underreports </w:t>
      </w:r>
      <w:commentRangeStart w:id="9"/>
      <w:r>
        <w:t>FI (food insecurity).</w:t>
      </w:r>
      <w:commentRangeEnd w:id="9"/>
      <w:r>
        <w:commentReference w:id="9"/>
      </w:r>
      <w:r>
        <w:t xml:space="preserve"> Second, almost all food</w:t>
      </w:r>
      <w:r>
        <w:rPr>
          <w:spacing w:val="1"/>
        </w:rPr>
        <w:t xml:space="preserve"> </w:t>
      </w:r>
      <w:r>
        <w:rPr>
          <w:w w:val="95"/>
        </w:rPr>
        <w:t>security</w:t>
      </w:r>
      <w:r>
        <w:rPr>
          <w:spacing w:val="20"/>
          <w:w w:val="95"/>
        </w:rPr>
        <w:t xml:space="preserve"> </w:t>
      </w:r>
      <w:r>
        <w:rPr>
          <w:w w:val="95"/>
        </w:rPr>
        <w:t>indicators</w:t>
      </w:r>
      <w:r>
        <w:rPr>
          <w:spacing w:val="20"/>
          <w:w w:val="95"/>
        </w:rPr>
        <w:t xml:space="preserve"> </w:t>
      </w:r>
      <w:r>
        <w:rPr>
          <w:w w:val="95"/>
        </w:rPr>
        <w:t>are</w:t>
      </w:r>
      <w:r>
        <w:rPr>
          <w:spacing w:val="20"/>
          <w:w w:val="95"/>
        </w:rPr>
        <w:t xml:space="preserve"> </w:t>
      </w:r>
      <w:r>
        <w:rPr>
          <w:w w:val="95"/>
        </w:rPr>
        <w:t>largely</w:t>
      </w:r>
      <w:r>
        <w:rPr>
          <w:spacing w:val="20"/>
          <w:w w:val="95"/>
        </w:rPr>
        <w:t xml:space="preserve"> </w:t>
      </w:r>
      <w:r>
        <w:rPr>
          <w:w w:val="95"/>
        </w:rPr>
        <w:t>comparable</w:t>
      </w:r>
      <w:r>
        <w:rPr>
          <w:spacing w:val="20"/>
          <w:w w:val="95"/>
        </w:rPr>
        <w:t xml:space="preserve"> </w:t>
      </w:r>
      <w:r>
        <w:rPr>
          <w:w w:val="95"/>
        </w:rPr>
        <w:t>between</w:t>
      </w:r>
      <w:r>
        <w:rPr>
          <w:spacing w:val="21"/>
          <w:w w:val="95"/>
        </w:rPr>
        <w:t xml:space="preserve"> </w:t>
      </w:r>
      <w:r>
        <w:rPr>
          <w:w w:val="95"/>
        </w:rPr>
        <w:t>F2F</w:t>
      </w:r>
      <w:r>
        <w:rPr>
          <w:spacing w:val="20"/>
          <w:w w:val="95"/>
        </w:rPr>
        <w:t xml:space="preserve"> </w:t>
      </w:r>
      <w:r>
        <w:rPr>
          <w:w w:val="95"/>
        </w:rPr>
        <w:t>and</w:t>
      </w:r>
      <w:r>
        <w:rPr>
          <w:spacing w:val="20"/>
          <w:w w:val="95"/>
        </w:rPr>
        <w:t xml:space="preserve"> </w:t>
      </w:r>
      <w:r>
        <w:rPr>
          <w:w w:val="95"/>
        </w:rPr>
        <w:t>Remote</w:t>
      </w:r>
      <w:r>
        <w:rPr>
          <w:spacing w:val="20"/>
          <w:w w:val="95"/>
        </w:rPr>
        <w:t xml:space="preserve"> </w:t>
      </w:r>
      <w:r>
        <w:rPr>
          <w:w w:val="95"/>
        </w:rPr>
        <w:t>modalities</w:t>
      </w:r>
      <w:r>
        <w:rPr>
          <w:spacing w:val="20"/>
          <w:w w:val="95"/>
        </w:rPr>
        <w:t xml:space="preserve"> </w:t>
      </w:r>
      <w:r>
        <w:rPr>
          <w:w w:val="95"/>
        </w:rPr>
        <w:t>(where</w:t>
      </w:r>
      <w:r>
        <w:rPr>
          <w:spacing w:val="20"/>
          <w:w w:val="95"/>
        </w:rPr>
        <w:t xml:space="preserve"> </w:t>
      </w:r>
      <w:r>
        <w:rPr>
          <w:w w:val="95"/>
        </w:rPr>
        <w:t>different,</w:t>
      </w:r>
      <w:r>
        <w:rPr>
          <w:spacing w:val="22"/>
          <w:w w:val="95"/>
        </w:rPr>
        <w:t xml:space="preserve"> </w:t>
      </w:r>
      <w:r>
        <w:rPr>
          <w:w w:val="95"/>
        </w:rPr>
        <w:t>it</w:t>
      </w:r>
      <w:r>
        <w:rPr>
          <w:spacing w:val="1"/>
          <w:w w:val="95"/>
        </w:rPr>
        <w:t xml:space="preserve"> </w:t>
      </w:r>
      <w:r>
        <w:t xml:space="preserve">is </w:t>
      </w:r>
      <w:r w:rsidR="7ED65AC2">
        <w:t>minimal</w:t>
      </w:r>
      <w:r>
        <w:t>). Third, FI estimated using the FES indicator as an absolute value is always higher</w:t>
      </w:r>
      <w:r>
        <w:rPr>
          <w:spacing w:val="1"/>
        </w:rPr>
        <w:t xml:space="preserve"> </w:t>
      </w:r>
      <w:r>
        <w:rPr>
          <w:spacing w:val="-1"/>
        </w:rPr>
        <w:t>compared</w:t>
      </w:r>
      <w:r>
        <w:rPr>
          <w:spacing w:val="-10"/>
        </w:rPr>
        <w:t xml:space="preserve"> </w:t>
      </w:r>
      <w:r>
        <w:rPr>
          <w:spacing w:val="-1"/>
        </w:rPr>
        <w:t>to</w:t>
      </w:r>
      <w:r>
        <w:rPr>
          <w:spacing w:val="-9"/>
        </w:rPr>
        <w:t xml:space="preserve"> </w:t>
      </w:r>
      <w:r>
        <w:rPr>
          <w:spacing w:val="-1"/>
        </w:rPr>
        <w:t>the</w:t>
      </w:r>
      <w:r>
        <w:rPr>
          <w:spacing w:val="-10"/>
        </w:rPr>
        <w:t xml:space="preserve"> </w:t>
      </w:r>
      <w:r>
        <w:rPr>
          <w:spacing w:val="-1"/>
        </w:rPr>
        <w:t>income</w:t>
      </w:r>
      <w:r>
        <w:rPr>
          <w:spacing w:val="-9"/>
        </w:rPr>
        <w:t xml:space="preserve"> </w:t>
      </w:r>
      <w:r>
        <w:rPr>
          <w:spacing w:val="-1"/>
        </w:rPr>
        <w:t>indicator</w:t>
      </w:r>
      <w:r>
        <w:rPr>
          <w:spacing w:val="-9"/>
        </w:rPr>
        <w:t xml:space="preserve"> </w:t>
      </w:r>
      <w:r>
        <w:rPr>
          <w:spacing w:val="-1"/>
        </w:rPr>
        <w:t>regardless</w:t>
      </w:r>
      <w:r>
        <w:rPr>
          <w:spacing w:val="-10"/>
        </w:rPr>
        <w:t xml:space="preserve"> </w:t>
      </w:r>
      <w:r>
        <w:t>of</w:t>
      </w:r>
      <w:r>
        <w:rPr>
          <w:spacing w:val="-9"/>
        </w:rPr>
        <w:t xml:space="preserve"> </w:t>
      </w:r>
      <w:r>
        <w:t>modality</w:t>
      </w:r>
      <w:r>
        <w:rPr>
          <w:spacing w:val="-10"/>
        </w:rPr>
        <w:t xml:space="preserve"> </w:t>
      </w:r>
      <w:r>
        <w:t>of</w:t>
      </w:r>
      <w:r>
        <w:rPr>
          <w:spacing w:val="-9"/>
        </w:rPr>
        <w:t xml:space="preserve"> </w:t>
      </w:r>
      <w:r>
        <w:t>data</w:t>
      </w:r>
      <w:r>
        <w:rPr>
          <w:spacing w:val="-9"/>
        </w:rPr>
        <w:t xml:space="preserve"> </w:t>
      </w:r>
      <w:r>
        <w:t>collection</w:t>
      </w:r>
      <w:r>
        <w:rPr>
          <w:spacing w:val="-10"/>
        </w:rPr>
        <w:t xml:space="preserve"> </w:t>
      </w:r>
      <w:r>
        <w:t>and</w:t>
      </w:r>
      <w:r>
        <w:rPr>
          <w:spacing w:val="-9"/>
        </w:rPr>
        <w:t xml:space="preserve"> </w:t>
      </w:r>
      <w:r>
        <w:t>thus</w:t>
      </w:r>
      <w:r>
        <w:rPr>
          <w:spacing w:val="-10"/>
        </w:rPr>
        <w:t xml:space="preserve"> </w:t>
      </w:r>
      <w:r>
        <w:t>replacing</w:t>
      </w:r>
      <w:r>
        <w:rPr>
          <w:spacing w:val="-9"/>
        </w:rPr>
        <w:t xml:space="preserve"> </w:t>
      </w:r>
      <w:r>
        <w:t>FES</w:t>
      </w:r>
      <w:r>
        <w:rPr>
          <w:spacing w:val="-51"/>
        </w:rPr>
        <w:t xml:space="preserve"> </w:t>
      </w:r>
      <w:r>
        <w:t>with</w:t>
      </w:r>
      <w:r>
        <w:rPr>
          <w:spacing w:val="12"/>
        </w:rPr>
        <w:t xml:space="preserve"> </w:t>
      </w:r>
      <w:r>
        <w:t>the</w:t>
      </w:r>
      <w:r>
        <w:rPr>
          <w:spacing w:val="13"/>
        </w:rPr>
        <w:t xml:space="preserve"> </w:t>
      </w:r>
      <w:r>
        <w:t>income</w:t>
      </w:r>
      <w:r>
        <w:rPr>
          <w:spacing w:val="13"/>
        </w:rPr>
        <w:t xml:space="preserve"> </w:t>
      </w:r>
      <w:r>
        <w:t>indicator</w:t>
      </w:r>
      <w:r>
        <w:rPr>
          <w:spacing w:val="13"/>
        </w:rPr>
        <w:t xml:space="preserve"> </w:t>
      </w:r>
      <w:r>
        <w:t>will</w:t>
      </w:r>
      <w:r>
        <w:rPr>
          <w:spacing w:val="13"/>
        </w:rPr>
        <w:t xml:space="preserve"> </w:t>
      </w:r>
      <w:r>
        <w:t>lead</w:t>
      </w:r>
      <w:r>
        <w:rPr>
          <w:spacing w:val="13"/>
        </w:rPr>
        <w:t xml:space="preserve"> </w:t>
      </w:r>
      <w:r>
        <w:t>to</w:t>
      </w:r>
      <w:r>
        <w:rPr>
          <w:spacing w:val="13"/>
        </w:rPr>
        <w:t xml:space="preserve"> </w:t>
      </w:r>
      <w:r>
        <w:t>significantly</w:t>
      </w:r>
      <w:r>
        <w:rPr>
          <w:spacing w:val="13"/>
        </w:rPr>
        <w:t xml:space="preserve"> </w:t>
      </w:r>
      <w:r>
        <w:t>lower</w:t>
      </w:r>
      <w:r>
        <w:rPr>
          <w:spacing w:val="13"/>
        </w:rPr>
        <w:t xml:space="preserve"> </w:t>
      </w:r>
      <w:r w:rsidRPr="00BE7A82">
        <w:rPr>
          <w:color w:val="2B579A"/>
          <w:highlight w:val="yellow"/>
          <w:shd w:val="clear" w:color="auto" w:fill="E6E6E6"/>
        </w:rPr>
        <w:t>FI</w:t>
      </w:r>
      <w:r>
        <w:rPr>
          <w:spacing w:val="13"/>
        </w:rPr>
        <w:t xml:space="preserve"> </w:t>
      </w:r>
      <w:r>
        <w:t>numbers.</w:t>
      </w:r>
    </w:p>
    <w:p w14:paraId="718F1C75" w14:textId="54D665FC" w:rsidR="00054221" w:rsidRDefault="00BD4E74">
      <w:pPr>
        <w:pStyle w:val="BodyText"/>
        <w:spacing w:before="169" w:line="314" w:lineRule="auto"/>
        <w:ind w:left="120" w:right="577"/>
        <w:jc w:val="both"/>
      </w:pPr>
      <w:r>
        <w:t xml:space="preserve">In the next steps, further in-depth analysis of the data collected </w:t>
      </w:r>
      <w:r w:rsidR="02DD21B5">
        <w:t>will be conducted</w:t>
      </w:r>
      <w:r>
        <w:t xml:space="preserve"> to </w:t>
      </w:r>
      <w:r w:rsidR="4D382DCD">
        <w:t>better</w:t>
      </w:r>
      <w:r>
        <w:t xml:space="preserve"> understand and stan</w:t>
      </w:r>
      <w:r>
        <w:rPr>
          <w:w w:val="95"/>
        </w:rPr>
        <w:t xml:space="preserve">dardize the income source and income change indicator to be used in food security </w:t>
      </w:r>
      <w:r w:rsidR="781075E7">
        <w:rPr>
          <w:w w:val="95"/>
        </w:rPr>
        <w:t xml:space="preserve">assessments and </w:t>
      </w:r>
      <w:commentRangeStart w:id="10"/>
      <w:r>
        <w:rPr>
          <w:w w:val="95"/>
        </w:rPr>
        <w:t>reporting</w:t>
      </w:r>
      <w:commentRangeEnd w:id="10"/>
      <w:r>
        <w:commentReference w:id="10"/>
      </w:r>
      <w:r>
        <w:rPr>
          <w:w w:val="95"/>
        </w:rPr>
        <w:t>. While</w:t>
      </w:r>
      <w:r>
        <w:rPr>
          <w:spacing w:val="1"/>
          <w:w w:val="95"/>
        </w:rPr>
        <w:t xml:space="preserve"> </w:t>
      </w:r>
      <w:r>
        <w:rPr>
          <w:spacing w:val="-1"/>
        </w:rPr>
        <w:t>digging</w:t>
      </w:r>
      <w:r>
        <w:rPr>
          <w:spacing w:val="-10"/>
        </w:rPr>
        <w:t xml:space="preserve"> </w:t>
      </w:r>
      <w:r>
        <w:rPr>
          <w:spacing w:val="-1"/>
        </w:rPr>
        <w:t>deeper</w:t>
      </w:r>
      <w:r>
        <w:rPr>
          <w:spacing w:val="-9"/>
        </w:rPr>
        <w:t xml:space="preserve"> </w:t>
      </w:r>
      <w:r>
        <w:rPr>
          <w:spacing w:val="-1"/>
        </w:rPr>
        <w:t>into</w:t>
      </w:r>
      <w:r>
        <w:rPr>
          <w:spacing w:val="-9"/>
        </w:rPr>
        <w:t xml:space="preserve"> </w:t>
      </w:r>
      <w:r>
        <w:rPr>
          <w:spacing w:val="-1"/>
        </w:rPr>
        <w:t>the</w:t>
      </w:r>
      <w:r>
        <w:rPr>
          <w:spacing w:val="-10"/>
        </w:rPr>
        <w:t xml:space="preserve"> </w:t>
      </w:r>
      <w:r>
        <w:rPr>
          <w:spacing w:val="-1"/>
        </w:rPr>
        <w:t>analysis,</w:t>
      </w:r>
      <w:r>
        <w:rPr>
          <w:spacing w:val="-8"/>
        </w:rPr>
        <w:t xml:space="preserve"> </w:t>
      </w:r>
      <w:r>
        <w:rPr>
          <w:spacing w:val="-1"/>
        </w:rPr>
        <w:t>plans</w:t>
      </w:r>
      <w:r>
        <w:rPr>
          <w:spacing w:val="-10"/>
        </w:rPr>
        <w:t xml:space="preserve"> </w:t>
      </w:r>
      <w:r>
        <w:rPr>
          <w:spacing w:val="-1"/>
        </w:rPr>
        <w:t>are</w:t>
      </w:r>
      <w:r>
        <w:rPr>
          <w:spacing w:val="-9"/>
        </w:rPr>
        <w:t xml:space="preserve"> </w:t>
      </w:r>
      <w:r>
        <w:rPr>
          <w:spacing w:val="-1"/>
        </w:rPr>
        <w:t>far</w:t>
      </w:r>
      <w:r>
        <w:rPr>
          <w:spacing w:val="-9"/>
        </w:rPr>
        <w:t xml:space="preserve"> </w:t>
      </w:r>
      <w:r>
        <w:rPr>
          <w:spacing w:val="-1"/>
        </w:rPr>
        <w:t>advanced</w:t>
      </w:r>
      <w:r>
        <w:rPr>
          <w:spacing w:val="-10"/>
        </w:rPr>
        <w:t xml:space="preserve"> </w:t>
      </w:r>
      <w:r>
        <w:rPr>
          <w:spacing w:val="-1"/>
        </w:rPr>
        <w:t>to</w:t>
      </w:r>
      <w:r>
        <w:rPr>
          <w:spacing w:val="-9"/>
        </w:rPr>
        <w:t xml:space="preserve"> </w:t>
      </w:r>
      <w:r>
        <w:rPr>
          <w:spacing w:val="-1"/>
        </w:rPr>
        <w:t>resume</w:t>
      </w:r>
      <w:r>
        <w:rPr>
          <w:spacing w:val="-9"/>
        </w:rPr>
        <w:t xml:space="preserve"> </w:t>
      </w:r>
      <w:r>
        <w:t>data</w:t>
      </w:r>
      <w:r>
        <w:rPr>
          <w:spacing w:val="-10"/>
        </w:rPr>
        <w:t xml:space="preserve"> </w:t>
      </w:r>
      <w:r>
        <w:t>collection</w:t>
      </w:r>
      <w:r>
        <w:rPr>
          <w:spacing w:val="-9"/>
        </w:rPr>
        <w:t xml:space="preserve"> </w:t>
      </w:r>
      <w:r>
        <w:t>in</w:t>
      </w:r>
      <w:r>
        <w:rPr>
          <w:spacing w:val="-9"/>
        </w:rPr>
        <w:t xml:space="preserve"> </w:t>
      </w:r>
      <w:r>
        <w:t>the</w:t>
      </w:r>
      <w:r>
        <w:rPr>
          <w:spacing w:val="-10"/>
        </w:rPr>
        <w:t xml:space="preserve"> </w:t>
      </w:r>
      <w:r>
        <w:t>remaining</w:t>
      </w:r>
      <w:r>
        <w:rPr>
          <w:spacing w:val="-50"/>
        </w:rPr>
        <w:t xml:space="preserve"> </w:t>
      </w:r>
      <w:r>
        <w:t>pilot</w:t>
      </w:r>
      <w:r>
        <w:rPr>
          <w:spacing w:val="15"/>
        </w:rPr>
        <w:t xml:space="preserve"> </w:t>
      </w:r>
      <w:r>
        <w:t>countries</w:t>
      </w:r>
      <w:r>
        <w:rPr>
          <w:spacing w:val="15"/>
        </w:rPr>
        <w:t xml:space="preserve"> </w:t>
      </w:r>
      <w:r>
        <w:t>–</w:t>
      </w:r>
      <w:r>
        <w:rPr>
          <w:spacing w:val="15"/>
        </w:rPr>
        <w:t xml:space="preserve"> </w:t>
      </w:r>
      <w:r>
        <w:t>Burkina</w:t>
      </w:r>
      <w:r>
        <w:rPr>
          <w:spacing w:val="16"/>
        </w:rPr>
        <w:t xml:space="preserve"> </w:t>
      </w:r>
      <w:r>
        <w:t>Faso,</w:t>
      </w:r>
      <w:r>
        <w:rPr>
          <w:spacing w:val="15"/>
        </w:rPr>
        <w:t xml:space="preserve"> </w:t>
      </w:r>
      <w:commentRangeStart w:id="11"/>
      <w:r>
        <w:t>Lebanon</w:t>
      </w:r>
      <w:r>
        <w:rPr>
          <w:spacing w:val="15"/>
        </w:rPr>
        <w:t xml:space="preserve"> </w:t>
      </w:r>
      <w:r>
        <w:t>(</w:t>
      </w:r>
      <w:r w:rsidR="231B2404">
        <w:t xml:space="preserve">or </w:t>
      </w:r>
      <w:r>
        <w:t>Iraq)</w:t>
      </w:r>
      <w:commentRangeEnd w:id="11"/>
      <w:r>
        <w:commentReference w:id="11"/>
      </w:r>
      <w:r>
        <w:rPr>
          <w:spacing w:val="15"/>
        </w:rPr>
        <w:t xml:space="preserve"> </w:t>
      </w:r>
      <w:r>
        <w:t>&amp;</w:t>
      </w:r>
      <w:r>
        <w:rPr>
          <w:spacing w:val="16"/>
        </w:rPr>
        <w:t xml:space="preserve"> </w:t>
      </w:r>
      <w:r>
        <w:t>Guatemala.</w:t>
      </w:r>
    </w:p>
    <w:p w14:paraId="1A43ADAA" w14:textId="77777777" w:rsidR="00054221" w:rsidRDefault="00054221">
      <w:pPr>
        <w:spacing w:line="314" w:lineRule="auto"/>
        <w:jc w:val="both"/>
        <w:sectPr w:rsidR="00054221">
          <w:pgSz w:w="12240" w:h="15840"/>
          <w:pgMar w:top="1340" w:right="860" w:bottom="1080" w:left="1320" w:header="0" w:footer="888" w:gutter="0"/>
          <w:cols w:space="720"/>
        </w:sectPr>
      </w:pPr>
    </w:p>
    <w:p w14:paraId="316A21A9" w14:textId="77777777" w:rsidR="00054221" w:rsidRDefault="00BD4E74">
      <w:pPr>
        <w:pStyle w:val="Heading1"/>
        <w:numPr>
          <w:ilvl w:val="0"/>
          <w:numId w:val="9"/>
        </w:numPr>
        <w:tabs>
          <w:tab w:val="left" w:pos="604"/>
          <w:tab w:val="left" w:pos="605"/>
        </w:tabs>
      </w:pPr>
      <w:bookmarkStart w:id="12" w:name="Introduction"/>
      <w:bookmarkStart w:id="13" w:name="_bookmark1"/>
      <w:bookmarkEnd w:id="12"/>
      <w:bookmarkEnd w:id="13"/>
      <w:r>
        <w:lastRenderedPageBreak/>
        <w:t>Introduction</w:t>
      </w:r>
    </w:p>
    <w:p w14:paraId="4F9A0E23" w14:textId="0F80551B" w:rsidR="00054221" w:rsidRDefault="00BD4E74">
      <w:pPr>
        <w:pStyle w:val="BodyText"/>
        <w:spacing w:before="282" w:line="314" w:lineRule="auto"/>
        <w:ind w:left="120" w:right="574"/>
        <w:jc w:val="both"/>
      </w:pPr>
      <w:r>
        <w:rPr>
          <w:w w:val="95"/>
        </w:rPr>
        <w:t>The overall goal of this study was to assess the validity of the rCARI module(s) against conventional</w:t>
      </w:r>
      <w:r>
        <w:rPr>
          <w:spacing w:val="1"/>
          <w:w w:val="95"/>
        </w:rPr>
        <w:t xml:space="preserve"> </w:t>
      </w:r>
      <w:r>
        <w:t>CARI modules for measuring food security within the same population.</w:t>
      </w:r>
      <w:r>
        <w:rPr>
          <w:spacing w:val="1"/>
        </w:rPr>
        <w:t xml:space="preserve"> </w:t>
      </w:r>
      <w:r>
        <w:t>The study compares</w:t>
      </w:r>
      <w:r>
        <w:rPr>
          <w:spacing w:val="1"/>
        </w:rPr>
        <w:t xml:space="preserve"> </w:t>
      </w:r>
      <w:r>
        <w:rPr>
          <w:w w:val="95"/>
        </w:rPr>
        <w:t>indicators collected through phone surveys with conventional face-to-face survey</w:t>
      </w:r>
      <w:r w:rsidR="08BF85F7">
        <w:rPr>
          <w:w w:val="95"/>
        </w:rPr>
        <w:t>s</w:t>
      </w:r>
      <w:r>
        <w:rPr>
          <w:w w:val="95"/>
        </w:rPr>
        <w:t>, considering the</w:t>
      </w:r>
      <w:r>
        <w:rPr>
          <w:spacing w:val="1"/>
          <w:w w:val="95"/>
        </w:rPr>
        <w:t xml:space="preserve"> </w:t>
      </w:r>
      <w:r>
        <w:rPr>
          <w:w w:val="95"/>
        </w:rPr>
        <w:t>latter as the standard methodology.</w:t>
      </w:r>
      <w:r>
        <w:rPr>
          <w:spacing w:val="1"/>
          <w:w w:val="95"/>
        </w:rPr>
        <w:t xml:space="preserve"> </w:t>
      </w:r>
      <w:r>
        <w:rPr>
          <w:w w:val="95"/>
        </w:rPr>
        <w:t>The following food security indicators</w:t>
      </w:r>
      <w:r>
        <w:rPr>
          <w:spacing w:val="1"/>
          <w:w w:val="95"/>
        </w:rPr>
        <w:t xml:space="preserve"> </w:t>
      </w:r>
      <w:r>
        <w:rPr>
          <w:w w:val="95"/>
        </w:rPr>
        <w:t>were compared:</w:t>
      </w:r>
      <w:r>
        <w:rPr>
          <w:spacing w:val="1"/>
          <w:w w:val="95"/>
        </w:rPr>
        <w:t xml:space="preserve"> </w:t>
      </w:r>
      <w:r>
        <w:rPr>
          <w:w w:val="95"/>
        </w:rPr>
        <w:t>Food Consumption Score (FCS), reduced Coping Strategy Index (rCSI), Livelihood</w:t>
      </w:r>
      <w:r>
        <w:rPr>
          <w:spacing w:val="1"/>
          <w:w w:val="95"/>
        </w:rPr>
        <w:t xml:space="preserve"> </w:t>
      </w:r>
      <w:r>
        <w:t>Coping Strategy (LCS), Food Expenditure Share (FES), and income sources and income change.</w:t>
      </w:r>
      <w:r>
        <w:rPr>
          <w:spacing w:val="1"/>
        </w:rPr>
        <w:t xml:space="preserve"> </w:t>
      </w:r>
      <w:r>
        <w:t xml:space="preserve">The Economic Capacity to Meet </w:t>
      </w:r>
      <w:r w:rsidR="44383C83">
        <w:t>Essential</w:t>
      </w:r>
      <w:r>
        <w:t xml:space="preserve"> Needs (ECMEN) indicator</w:t>
      </w:r>
      <w:r w:rsidR="48326BDE">
        <w:t>,</w:t>
      </w:r>
      <w:r>
        <w:t xml:space="preserve"> which is </w:t>
      </w:r>
      <w:r w:rsidR="6B7F2FD0">
        <w:t>recommended</w:t>
      </w:r>
      <w:r>
        <w:t xml:space="preserve"> to </w:t>
      </w:r>
      <w:r w:rsidR="6B7F2FD0">
        <w:t xml:space="preserve">be </w:t>
      </w:r>
      <w:r>
        <w:t>used to</w:t>
      </w:r>
      <w:r>
        <w:rPr>
          <w:spacing w:val="1"/>
        </w:rPr>
        <w:t xml:space="preserve"> </w:t>
      </w:r>
      <w:r>
        <w:t xml:space="preserve">calculate CARI will not be tested in this study, </w:t>
      </w:r>
      <w:commentRangeStart w:id="14"/>
      <w:r>
        <w:t>as it requires a standard long expenditure module</w:t>
      </w:r>
      <w:r w:rsidR="23067CFA">
        <w:t>,</w:t>
      </w:r>
      <w:r>
        <w:rPr>
          <w:spacing w:val="-51"/>
        </w:rPr>
        <w:t xml:space="preserve"> </w:t>
      </w:r>
      <w:r>
        <w:t>which cannot be collected over the phone</w:t>
      </w:r>
      <w:commentRangeEnd w:id="14"/>
      <w:r>
        <w:commentReference w:id="14"/>
      </w:r>
      <w:r>
        <w:t>.</w:t>
      </w:r>
      <w:r>
        <w:rPr>
          <w:spacing w:val="1"/>
        </w:rPr>
        <w:t xml:space="preserve"> </w:t>
      </w:r>
      <w:r>
        <w:t>In addition, ECMEN calculation requires having an</w:t>
      </w:r>
      <w:r>
        <w:rPr>
          <w:spacing w:val="1"/>
        </w:rPr>
        <w:t xml:space="preserve"> </w:t>
      </w:r>
      <w:r>
        <w:t>updated value of the minimum expenditure basket (MEB) of the study population, which is not</w:t>
      </w:r>
      <w:r>
        <w:rPr>
          <w:spacing w:val="1"/>
        </w:rPr>
        <w:t xml:space="preserve"> </w:t>
      </w:r>
      <w:r>
        <w:t>available</w:t>
      </w:r>
      <w:r>
        <w:rPr>
          <w:spacing w:val="-9"/>
        </w:rPr>
        <w:t xml:space="preserve"> </w:t>
      </w:r>
      <w:r>
        <w:t xml:space="preserve">for </w:t>
      </w:r>
      <w:r w:rsidR="0A532A94">
        <w:t>some of</w:t>
      </w:r>
      <w:r>
        <w:rPr>
          <w:spacing w:val="-9"/>
        </w:rPr>
        <w:t xml:space="preserve"> </w:t>
      </w:r>
      <w:r>
        <w:t>the</w:t>
      </w:r>
      <w:r>
        <w:rPr>
          <w:spacing w:val="-8"/>
        </w:rPr>
        <w:t xml:space="preserve"> </w:t>
      </w:r>
      <w:r>
        <w:t>study</w:t>
      </w:r>
      <w:r>
        <w:rPr>
          <w:spacing w:val="-9"/>
        </w:rPr>
        <w:t xml:space="preserve"> </w:t>
      </w:r>
      <w:r>
        <w:t>areas.</w:t>
      </w:r>
      <w:r>
        <w:rPr>
          <w:spacing w:val="10"/>
        </w:rPr>
        <w:t xml:space="preserve"> </w:t>
      </w:r>
      <w:r>
        <w:t>Instead,</w:t>
      </w:r>
      <w:r>
        <w:rPr>
          <w:spacing w:val="-8"/>
        </w:rPr>
        <w:t xml:space="preserve"> </w:t>
      </w:r>
      <w:r>
        <w:t>a</w:t>
      </w:r>
      <w:r>
        <w:rPr>
          <w:spacing w:val="-8"/>
        </w:rPr>
        <w:t xml:space="preserve"> </w:t>
      </w:r>
      <w:r>
        <w:t>shortened</w:t>
      </w:r>
      <w:r>
        <w:rPr>
          <w:spacing w:val="-8"/>
        </w:rPr>
        <w:t xml:space="preserve"> </w:t>
      </w:r>
      <w:r>
        <w:t>version</w:t>
      </w:r>
      <w:r>
        <w:rPr>
          <w:spacing w:val="-8"/>
        </w:rPr>
        <w:t xml:space="preserve"> </w:t>
      </w:r>
      <w:r>
        <w:t>of</w:t>
      </w:r>
      <w:r>
        <w:rPr>
          <w:spacing w:val="-9"/>
        </w:rPr>
        <w:t xml:space="preserve"> </w:t>
      </w:r>
      <w:r>
        <w:t>the</w:t>
      </w:r>
      <w:r>
        <w:rPr>
          <w:spacing w:val="-8"/>
        </w:rPr>
        <w:t xml:space="preserve"> </w:t>
      </w:r>
      <w:r>
        <w:t>standard</w:t>
      </w:r>
      <w:r>
        <w:rPr>
          <w:spacing w:val="-9"/>
        </w:rPr>
        <w:t xml:space="preserve"> </w:t>
      </w:r>
      <w:r>
        <w:t>expenditure</w:t>
      </w:r>
      <w:r>
        <w:rPr>
          <w:spacing w:val="-8"/>
        </w:rPr>
        <w:t xml:space="preserve"> </w:t>
      </w:r>
      <w:r>
        <w:t>module</w:t>
      </w:r>
      <w:r>
        <w:rPr>
          <w:spacing w:val="-51"/>
        </w:rPr>
        <w:t xml:space="preserve"> </w:t>
      </w:r>
      <w:r>
        <w:t>will</w:t>
      </w:r>
      <w:r>
        <w:rPr>
          <w:spacing w:val="14"/>
        </w:rPr>
        <w:t xml:space="preserve"> </w:t>
      </w:r>
      <w:r>
        <w:t>be</w:t>
      </w:r>
      <w:r>
        <w:rPr>
          <w:spacing w:val="14"/>
        </w:rPr>
        <w:t xml:space="preserve"> </w:t>
      </w:r>
      <w:r>
        <w:t>used</w:t>
      </w:r>
      <w:r>
        <w:rPr>
          <w:spacing w:val="14"/>
        </w:rPr>
        <w:t xml:space="preserve"> </w:t>
      </w:r>
      <w:r>
        <w:t>to</w:t>
      </w:r>
      <w:r>
        <w:rPr>
          <w:spacing w:val="14"/>
        </w:rPr>
        <w:t xml:space="preserve"> </w:t>
      </w:r>
      <w:r>
        <w:t>test</w:t>
      </w:r>
      <w:r>
        <w:rPr>
          <w:spacing w:val="14"/>
        </w:rPr>
        <w:t xml:space="preserve"> </w:t>
      </w:r>
      <w:r>
        <w:t>the</w:t>
      </w:r>
      <w:r>
        <w:rPr>
          <w:spacing w:val="15"/>
        </w:rPr>
        <w:t xml:space="preserve"> </w:t>
      </w:r>
      <w:r>
        <w:t>possibility</w:t>
      </w:r>
      <w:r>
        <w:rPr>
          <w:spacing w:val="14"/>
        </w:rPr>
        <w:t xml:space="preserve"> </w:t>
      </w:r>
      <w:r>
        <w:t>of</w:t>
      </w:r>
      <w:r>
        <w:rPr>
          <w:spacing w:val="14"/>
        </w:rPr>
        <w:t xml:space="preserve"> </w:t>
      </w:r>
      <w:r>
        <w:t>collecting</w:t>
      </w:r>
      <w:r>
        <w:rPr>
          <w:spacing w:val="14"/>
        </w:rPr>
        <w:t xml:space="preserve"> </w:t>
      </w:r>
      <w:r>
        <w:t>FES</w:t>
      </w:r>
      <w:r>
        <w:rPr>
          <w:spacing w:val="14"/>
        </w:rPr>
        <w:t xml:space="preserve"> </w:t>
      </w:r>
      <w:r>
        <w:t>data</w:t>
      </w:r>
      <w:r>
        <w:rPr>
          <w:spacing w:val="15"/>
        </w:rPr>
        <w:t xml:space="preserve"> </w:t>
      </w:r>
      <w:r>
        <w:t>over</w:t>
      </w:r>
      <w:r>
        <w:rPr>
          <w:spacing w:val="14"/>
        </w:rPr>
        <w:t xml:space="preserve"> </w:t>
      </w:r>
      <w:r>
        <w:t>the</w:t>
      </w:r>
      <w:r>
        <w:rPr>
          <w:spacing w:val="14"/>
        </w:rPr>
        <w:t xml:space="preserve"> </w:t>
      </w:r>
      <w:r>
        <w:t>phone.</w:t>
      </w:r>
    </w:p>
    <w:p w14:paraId="641D21F7" w14:textId="13B29E59" w:rsidR="00054221" w:rsidRDefault="00BD4E74">
      <w:pPr>
        <w:pStyle w:val="BodyText"/>
        <w:spacing w:before="174" w:line="314" w:lineRule="auto"/>
        <w:ind w:left="120" w:right="575"/>
        <w:jc w:val="both"/>
      </w:pPr>
      <w:r>
        <w:t>Studying</w:t>
      </w:r>
      <w:r>
        <w:rPr>
          <w:spacing w:val="-3"/>
        </w:rPr>
        <w:t xml:space="preserve"> </w:t>
      </w:r>
      <w:r>
        <w:t>the</w:t>
      </w:r>
      <w:r>
        <w:rPr>
          <w:spacing w:val="-3"/>
        </w:rPr>
        <w:t xml:space="preserve"> </w:t>
      </w:r>
      <w:r>
        <w:t>validity</w:t>
      </w:r>
      <w:r>
        <w:rPr>
          <w:spacing w:val="-2"/>
        </w:rPr>
        <w:t xml:space="preserve"> </w:t>
      </w:r>
      <w:r>
        <w:t>of</w:t>
      </w:r>
      <w:r>
        <w:rPr>
          <w:spacing w:val="-3"/>
        </w:rPr>
        <w:t xml:space="preserve"> </w:t>
      </w:r>
      <w:r>
        <w:t>using</w:t>
      </w:r>
      <w:r>
        <w:rPr>
          <w:spacing w:val="-3"/>
        </w:rPr>
        <w:t xml:space="preserve"> </w:t>
      </w:r>
      <w:r>
        <w:t>the</w:t>
      </w:r>
      <w:r>
        <w:rPr>
          <w:spacing w:val="-2"/>
        </w:rPr>
        <w:t xml:space="preserve"> </w:t>
      </w:r>
      <w:r>
        <w:t>phone</w:t>
      </w:r>
      <w:r>
        <w:rPr>
          <w:spacing w:val="-3"/>
        </w:rPr>
        <w:t xml:space="preserve"> </w:t>
      </w:r>
      <w:r>
        <w:t>to</w:t>
      </w:r>
      <w:r>
        <w:rPr>
          <w:spacing w:val="-3"/>
        </w:rPr>
        <w:t xml:space="preserve"> </w:t>
      </w:r>
      <w:r>
        <w:t>collect</w:t>
      </w:r>
      <w:r>
        <w:rPr>
          <w:spacing w:val="-2"/>
        </w:rPr>
        <w:t xml:space="preserve"> </w:t>
      </w:r>
      <w:r>
        <w:t>food</w:t>
      </w:r>
      <w:r>
        <w:rPr>
          <w:spacing w:val="-3"/>
        </w:rPr>
        <w:t xml:space="preserve"> </w:t>
      </w:r>
      <w:r>
        <w:t>security</w:t>
      </w:r>
      <w:r>
        <w:rPr>
          <w:spacing w:val="-3"/>
        </w:rPr>
        <w:t xml:space="preserve"> </w:t>
      </w:r>
      <w:r>
        <w:t>indicators</w:t>
      </w:r>
      <w:r>
        <w:rPr>
          <w:spacing w:val="-2"/>
        </w:rPr>
        <w:t xml:space="preserve"> </w:t>
      </w:r>
      <w:r>
        <w:t>is</w:t>
      </w:r>
      <w:r>
        <w:rPr>
          <w:spacing w:val="-3"/>
        </w:rPr>
        <w:t xml:space="preserve"> </w:t>
      </w:r>
      <w:r>
        <w:t>a</w:t>
      </w:r>
      <w:r>
        <w:rPr>
          <w:spacing w:val="-3"/>
        </w:rPr>
        <w:t xml:space="preserve"> </w:t>
      </w:r>
      <w:r>
        <w:t>key</w:t>
      </w:r>
      <w:r>
        <w:rPr>
          <w:spacing w:val="-2"/>
        </w:rPr>
        <w:t xml:space="preserve"> </w:t>
      </w:r>
      <w:r>
        <w:t>step</w:t>
      </w:r>
      <w:r>
        <w:rPr>
          <w:spacing w:val="-3"/>
        </w:rPr>
        <w:t xml:space="preserve"> </w:t>
      </w:r>
      <w:r>
        <w:t>in</w:t>
      </w:r>
      <w:r>
        <w:rPr>
          <w:spacing w:val="-3"/>
        </w:rPr>
        <w:t xml:space="preserve"> </w:t>
      </w:r>
      <w:r>
        <w:t>judging</w:t>
      </w:r>
      <w:r>
        <w:rPr>
          <w:spacing w:val="-50"/>
        </w:rPr>
        <w:t xml:space="preserve"> </w:t>
      </w:r>
      <w:r>
        <w:t>the appropriateness of the rCARI methodology to report food insecurity prevalence.</w:t>
      </w:r>
      <w:r>
        <w:rPr>
          <w:spacing w:val="1"/>
        </w:rPr>
        <w:t xml:space="preserve"> </w:t>
      </w:r>
      <w:r>
        <w:t>However,</w:t>
      </w:r>
      <w:r>
        <w:rPr>
          <w:spacing w:val="1"/>
        </w:rPr>
        <w:t xml:space="preserve"> </w:t>
      </w:r>
      <w:r>
        <w:rPr>
          <w:spacing w:val="-1"/>
        </w:rPr>
        <w:t>testing</w:t>
      </w:r>
      <w:r>
        <w:rPr>
          <w:spacing w:val="-4"/>
        </w:rPr>
        <w:t xml:space="preserve"> </w:t>
      </w:r>
      <w:r>
        <w:rPr>
          <w:spacing w:val="-1"/>
        </w:rPr>
        <w:t>the</w:t>
      </w:r>
      <w:r>
        <w:rPr>
          <w:spacing w:val="-4"/>
        </w:rPr>
        <w:t xml:space="preserve"> </w:t>
      </w:r>
      <w:r>
        <w:rPr>
          <w:spacing w:val="-1"/>
        </w:rPr>
        <w:t>comparability</w:t>
      </w:r>
      <w:r>
        <w:rPr>
          <w:spacing w:val="-4"/>
        </w:rPr>
        <w:t xml:space="preserve"> </w:t>
      </w:r>
      <w:r>
        <w:rPr>
          <w:spacing w:val="-1"/>
        </w:rPr>
        <w:t>of</w:t>
      </w:r>
      <w:r>
        <w:rPr>
          <w:spacing w:val="-4"/>
        </w:rPr>
        <w:t xml:space="preserve"> </w:t>
      </w:r>
      <w:r>
        <w:rPr>
          <w:spacing w:val="-1"/>
        </w:rPr>
        <w:t>these</w:t>
      </w:r>
      <w:r>
        <w:rPr>
          <w:spacing w:val="-4"/>
        </w:rPr>
        <w:t xml:space="preserve"> </w:t>
      </w:r>
      <w:r>
        <w:rPr>
          <w:spacing w:val="-1"/>
        </w:rPr>
        <w:t>indicators</w:t>
      </w:r>
      <w:r>
        <w:rPr>
          <w:spacing w:val="-4"/>
        </w:rPr>
        <w:t xml:space="preserve"> </w:t>
      </w:r>
      <w:r>
        <w:rPr>
          <w:spacing w:val="-1"/>
        </w:rPr>
        <w:t>through</w:t>
      </w:r>
      <w:r>
        <w:rPr>
          <w:spacing w:val="-4"/>
        </w:rPr>
        <w:t xml:space="preserve"> </w:t>
      </w:r>
      <w:r>
        <w:rPr>
          <w:spacing w:val="-1"/>
        </w:rPr>
        <w:t>different</w:t>
      </w:r>
      <w:r>
        <w:rPr>
          <w:spacing w:val="-4"/>
        </w:rPr>
        <w:t xml:space="preserve"> </w:t>
      </w:r>
      <w:r>
        <w:rPr>
          <w:spacing w:val="-1"/>
        </w:rPr>
        <w:t>modalities</w:t>
      </w:r>
      <w:r>
        <w:rPr>
          <w:spacing w:val="-4"/>
        </w:rPr>
        <w:t xml:space="preserve"> </w:t>
      </w:r>
      <w:r>
        <w:t>of</w:t>
      </w:r>
      <w:r>
        <w:rPr>
          <w:spacing w:val="-4"/>
        </w:rPr>
        <w:t xml:space="preserve"> </w:t>
      </w:r>
      <w:r>
        <w:t>data</w:t>
      </w:r>
      <w:r>
        <w:rPr>
          <w:spacing w:val="-4"/>
        </w:rPr>
        <w:t xml:space="preserve"> </w:t>
      </w:r>
      <w:r>
        <w:t>collection</w:t>
      </w:r>
      <w:r>
        <w:rPr>
          <w:spacing w:val="-4"/>
        </w:rPr>
        <w:t xml:space="preserve"> </w:t>
      </w:r>
      <w:r>
        <w:t>(Face-</w:t>
      </w:r>
      <w:r>
        <w:rPr>
          <w:spacing w:val="-51"/>
        </w:rPr>
        <w:t xml:space="preserve"> </w:t>
      </w:r>
      <w:r>
        <w:t>to-Face (F2F) vs.</w:t>
      </w:r>
      <w:r>
        <w:rPr>
          <w:spacing w:val="1"/>
        </w:rPr>
        <w:t xml:space="preserve"> </w:t>
      </w:r>
      <w:r>
        <w:t>Phone) should be read within the wider consideration around phone survey</w:t>
      </w:r>
      <w:r>
        <w:rPr>
          <w:spacing w:val="1"/>
        </w:rPr>
        <w:t xml:space="preserve"> </w:t>
      </w:r>
      <w:r>
        <w:t>modality of data collection.</w:t>
      </w:r>
      <w:r>
        <w:rPr>
          <w:spacing w:val="1"/>
        </w:rPr>
        <w:t xml:space="preserve"> </w:t>
      </w:r>
      <w:r>
        <w:t>For example, other factors aside</w:t>
      </w:r>
      <w:r w:rsidR="2CA77B1D">
        <w:t xml:space="preserve"> from</w:t>
      </w:r>
      <w:r>
        <w:t xml:space="preserve"> the modules should be considered</w:t>
      </w:r>
      <w:r>
        <w:rPr>
          <w:spacing w:val="1"/>
        </w:rPr>
        <w:t xml:space="preserve"> </w:t>
      </w:r>
      <w:r>
        <w:t>while</w:t>
      </w:r>
      <w:r>
        <w:rPr>
          <w:spacing w:val="16"/>
        </w:rPr>
        <w:t xml:space="preserve"> </w:t>
      </w:r>
      <w:r>
        <w:t>reading</w:t>
      </w:r>
      <w:r>
        <w:rPr>
          <w:spacing w:val="16"/>
        </w:rPr>
        <w:t xml:space="preserve"> </w:t>
      </w:r>
      <w:r w:rsidR="007460DE">
        <w:rPr>
          <w:spacing w:val="16"/>
        </w:rPr>
        <w:t xml:space="preserve">the </w:t>
      </w:r>
      <w:r>
        <w:t>results</w:t>
      </w:r>
      <w:r>
        <w:rPr>
          <w:spacing w:val="17"/>
        </w:rPr>
        <w:t xml:space="preserve"> </w:t>
      </w:r>
      <w:r>
        <w:t>of</w:t>
      </w:r>
      <w:r>
        <w:rPr>
          <w:spacing w:val="16"/>
        </w:rPr>
        <w:t xml:space="preserve"> </w:t>
      </w:r>
      <w:r>
        <w:t>any</w:t>
      </w:r>
      <w:r>
        <w:rPr>
          <w:spacing w:val="16"/>
        </w:rPr>
        <w:t xml:space="preserve"> </w:t>
      </w:r>
      <w:r>
        <w:t>remote</w:t>
      </w:r>
      <w:r>
        <w:rPr>
          <w:spacing w:val="17"/>
        </w:rPr>
        <w:t xml:space="preserve"> </w:t>
      </w:r>
      <w:r>
        <w:t>survey.</w:t>
      </w:r>
    </w:p>
    <w:p w14:paraId="4CACE4FC" w14:textId="40F9CE7A" w:rsidR="00054221" w:rsidRDefault="00846057">
      <w:pPr>
        <w:pStyle w:val="ListParagraph"/>
        <w:numPr>
          <w:ilvl w:val="1"/>
          <w:numId w:val="9"/>
        </w:numPr>
        <w:tabs>
          <w:tab w:val="left" w:pos="666"/>
        </w:tabs>
        <w:spacing w:before="167" w:line="316" w:lineRule="auto"/>
        <w:ind w:right="575"/>
        <w:jc w:val="both"/>
      </w:pPr>
      <w:r>
        <w:rPr>
          <w:w w:val="95"/>
        </w:rPr>
        <w:t>M</w:t>
      </w:r>
      <w:r w:rsidR="00BD4E74">
        <w:rPr>
          <w:w w:val="95"/>
        </w:rPr>
        <w:t>obile phone ownership (mobile phone penetration rate in the study area) could likely</w:t>
      </w:r>
      <w:r w:rsidR="00BD4E74">
        <w:rPr>
          <w:spacing w:val="1"/>
          <w:w w:val="95"/>
        </w:rPr>
        <w:t xml:space="preserve"> </w:t>
      </w:r>
      <w:r w:rsidR="00BD4E74">
        <w:t>exclude</w:t>
      </w:r>
      <w:r w:rsidR="00BD4E74">
        <w:rPr>
          <w:spacing w:val="14"/>
        </w:rPr>
        <w:t xml:space="preserve"> </w:t>
      </w:r>
      <w:r w:rsidR="00BD4E74">
        <w:t>the</w:t>
      </w:r>
      <w:r w:rsidR="00BD4E74">
        <w:rPr>
          <w:spacing w:val="15"/>
        </w:rPr>
        <w:t xml:space="preserve"> </w:t>
      </w:r>
      <w:r w:rsidR="00BD4E74">
        <w:t>most</w:t>
      </w:r>
      <w:r w:rsidR="00BD4E74">
        <w:rPr>
          <w:spacing w:val="15"/>
        </w:rPr>
        <w:t xml:space="preserve"> </w:t>
      </w:r>
      <w:r w:rsidR="00BD4E74">
        <w:t>vulnerable</w:t>
      </w:r>
      <w:r w:rsidR="00BD4E74">
        <w:rPr>
          <w:spacing w:val="15"/>
        </w:rPr>
        <w:t xml:space="preserve"> </w:t>
      </w:r>
      <w:r w:rsidR="00BD4E74">
        <w:t>population</w:t>
      </w:r>
      <w:r w:rsidR="00BD4E74">
        <w:rPr>
          <w:spacing w:val="15"/>
        </w:rPr>
        <w:t xml:space="preserve"> </w:t>
      </w:r>
      <w:r w:rsidR="00BD4E74">
        <w:t>from</w:t>
      </w:r>
      <w:r w:rsidR="00BD4E74">
        <w:rPr>
          <w:spacing w:val="15"/>
        </w:rPr>
        <w:t xml:space="preserve"> </w:t>
      </w:r>
      <w:r w:rsidR="00BD4E74">
        <w:t>the</w:t>
      </w:r>
      <w:r w:rsidR="00BD4E74">
        <w:rPr>
          <w:spacing w:val="14"/>
        </w:rPr>
        <w:t xml:space="preserve"> </w:t>
      </w:r>
      <w:r w:rsidR="00BD4E74">
        <w:t>sample.</w:t>
      </w:r>
    </w:p>
    <w:p w14:paraId="1FD972BD" w14:textId="44219D3E" w:rsidR="00054221" w:rsidRDefault="00846057">
      <w:pPr>
        <w:pStyle w:val="ListParagraph"/>
        <w:numPr>
          <w:ilvl w:val="1"/>
          <w:numId w:val="9"/>
        </w:numPr>
        <w:tabs>
          <w:tab w:val="left" w:pos="666"/>
        </w:tabs>
        <w:spacing w:before="157" w:line="314" w:lineRule="auto"/>
        <w:ind w:right="575"/>
        <w:jc w:val="both"/>
      </w:pPr>
      <w:r>
        <w:rPr>
          <w:spacing w:val="-1"/>
        </w:rPr>
        <w:t>M</w:t>
      </w:r>
      <w:r w:rsidR="00BD4E74">
        <w:rPr>
          <w:spacing w:val="-1"/>
        </w:rPr>
        <w:t>obile</w:t>
      </w:r>
      <w:r w:rsidR="00BD4E74">
        <w:rPr>
          <w:spacing w:val="-4"/>
        </w:rPr>
        <w:t xml:space="preserve"> </w:t>
      </w:r>
      <w:r w:rsidR="00BD4E74">
        <w:rPr>
          <w:spacing w:val="-1"/>
        </w:rPr>
        <w:t>phone</w:t>
      </w:r>
      <w:r w:rsidR="00BD4E74">
        <w:rPr>
          <w:spacing w:val="-4"/>
        </w:rPr>
        <w:t xml:space="preserve"> </w:t>
      </w:r>
      <w:r w:rsidR="00BD4E74">
        <w:rPr>
          <w:spacing w:val="-1"/>
        </w:rPr>
        <w:t>network</w:t>
      </w:r>
      <w:r w:rsidR="00BD4E74">
        <w:rPr>
          <w:spacing w:val="-4"/>
        </w:rPr>
        <w:t xml:space="preserve"> </w:t>
      </w:r>
      <w:proofErr w:type="gramStart"/>
      <w:r w:rsidR="00BD4E74">
        <w:rPr>
          <w:spacing w:val="-1"/>
        </w:rPr>
        <w:t>coverage;</w:t>
      </w:r>
      <w:proofErr w:type="gramEnd"/>
      <w:r w:rsidR="00BD4E74">
        <w:rPr>
          <w:spacing w:val="-2"/>
        </w:rPr>
        <w:t xml:space="preserve"> </w:t>
      </w:r>
      <w:r w:rsidR="00BD4E74">
        <w:rPr>
          <w:spacing w:val="-1"/>
        </w:rPr>
        <w:t>Even</w:t>
      </w:r>
      <w:r w:rsidR="00BD4E74">
        <w:rPr>
          <w:spacing w:val="-4"/>
        </w:rPr>
        <w:t xml:space="preserve"> </w:t>
      </w:r>
      <w:r w:rsidR="00BD4E74">
        <w:rPr>
          <w:spacing w:val="-1"/>
        </w:rPr>
        <w:t>in</w:t>
      </w:r>
      <w:r w:rsidR="00BD4E74">
        <w:rPr>
          <w:spacing w:val="-4"/>
        </w:rPr>
        <w:t xml:space="preserve"> </w:t>
      </w:r>
      <w:r w:rsidR="00BD4E74">
        <w:rPr>
          <w:spacing w:val="-1"/>
        </w:rPr>
        <w:t>countries</w:t>
      </w:r>
      <w:r w:rsidR="00BD4E74">
        <w:rPr>
          <w:spacing w:val="-4"/>
        </w:rPr>
        <w:t xml:space="preserve"> </w:t>
      </w:r>
      <w:r w:rsidR="00BD4E74">
        <w:rPr>
          <w:spacing w:val="-1"/>
        </w:rPr>
        <w:t>with</w:t>
      </w:r>
      <w:r w:rsidR="00BD4E74">
        <w:rPr>
          <w:spacing w:val="-4"/>
        </w:rPr>
        <w:t xml:space="preserve"> </w:t>
      </w:r>
      <w:r w:rsidR="00BD4E74">
        <w:rPr>
          <w:spacing w:val="-1"/>
        </w:rPr>
        <w:t>high</w:t>
      </w:r>
      <w:r w:rsidR="00BD4E74">
        <w:rPr>
          <w:spacing w:val="-4"/>
        </w:rPr>
        <w:t xml:space="preserve"> </w:t>
      </w:r>
      <w:r w:rsidR="00BD4E74">
        <w:rPr>
          <w:spacing w:val="-1"/>
        </w:rPr>
        <w:t>penetration</w:t>
      </w:r>
      <w:r w:rsidR="00BD4E74">
        <w:rPr>
          <w:spacing w:val="-3"/>
        </w:rPr>
        <w:t xml:space="preserve"> </w:t>
      </w:r>
      <w:r w:rsidR="00BD4E74">
        <w:rPr>
          <w:spacing w:val="-1"/>
        </w:rPr>
        <w:t>rates,</w:t>
      </w:r>
      <w:r w:rsidR="00BD4E74">
        <w:rPr>
          <w:spacing w:val="-3"/>
        </w:rPr>
        <w:t xml:space="preserve"> </w:t>
      </w:r>
      <w:r w:rsidR="00BD4E74">
        <w:rPr>
          <w:spacing w:val="-1"/>
        </w:rPr>
        <w:t>net-</w:t>
      </w:r>
      <w:r w:rsidR="00BD4E74">
        <w:rPr>
          <w:spacing w:val="-51"/>
        </w:rPr>
        <w:t xml:space="preserve"> </w:t>
      </w:r>
      <w:r w:rsidR="00BD4E74">
        <w:t>work coverage could be a problem, especially when electricity cuts are frequent and local</w:t>
      </w:r>
      <w:r w:rsidR="00BD4E74">
        <w:rPr>
          <w:spacing w:val="1"/>
        </w:rPr>
        <w:t xml:space="preserve"> </w:t>
      </w:r>
      <w:r w:rsidR="00BD4E74">
        <w:rPr>
          <w:w w:val="95"/>
        </w:rPr>
        <w:t>infrastructure,</w:t>
      </w:r>
      <w:r w:rsidR="00BD4E74">
        <w:rPr>
          <w:spacing w:val="17"/>
          <w:w w:val="95"/>
        </w:rPr>
        <w:t xml:space="preserve"> </w:t>
      </w:r>
      <w:r w:rsidR="00BD4E74">
        <w:rPr>
          <w:w w:val="95"/>
        </w:rPr>
        <w:t>such</w:t>
      </w:r>
      <w:r w:rsidR="00BD4E74">
        <w:rPr>
          <w:spacing w:val="15"/>
          <w:w w:val="95"/>
        </w:rPr>
        <w:t xml:space="preserve"> </w:t>
      </w:r>
      <w:r w:rsidR="00BD4E74">
        <w:rPr>
          <w:w w:val="95"/>
        </w:rPr>
        <w:t>as</w:t>
      </w:r>
      <w:r w:rsidR="00BD4E74">
        <w:rPr>
          <w:spacing w:val="15"/>
          <w:w w:val="95"/>
        </w:rPr>
        <w:t xml:space="preserve"> </w:t>
      </w:r>
      <w:r w:rsidR="00BD4E74">
        <w:rPr>
          <w:w w:val="95"/>
        </w:rPr>
        <w:t>communication</w:t>
      </w:r>
      <w:r w:rsidR="00BD4E74">
        <w:rPr>
          <w:spacing w:val="15"/>
          <w:w w:val="95"/>
        </w:rPr>
        <w:t xml:space="preserve"> </w:t>
      </w:r>
      <w:r w:rsidR="00BD4E74">
        <w:rPr>
          <w:w w:val="95"/>
        </w:rPr>
        <w:t>masts,</w:t>
      </w:r>
      <w:r w:rsidR="00BD4E74">
        <w:rPr>
          <w:spacing w:val="17"/>
          <w:w w:val="95"/>
        </w:rPr>
        <w:t xml:space="preserve"> </w:t>
      </w:r>
      <w:r w:rsidR="00BD4E74">
        <w:rPr>
          <w:w w:val="95"/>
        </w:rPr>
        <w:t>are</w:t>
      </w:r>
      <w:r w:rsidR="00BD4E74">
        <w:rPr>
          <w:spacing w:val="15"/>
          <w:w w:val="95"/>
        </w:rPr>
        <w:t xml:space="preserve"> </w:t>
      </w:r>
      <w:r w:rsidR="00BD4E74">
        <w:rPr>
          <w:w w:val="95"/>
        </w:rPr>
        <w:t>not</w:t>
      </w:r>
      <w:r w:rsidR="00BD4E74">
        <w:rPr>
          <w:spacing w:val="15"/>
          <w:w w:val="95"/>
        </w:rPr>
        <w:t xml:space="preserve"> </w:t>
      </w:r>
      <w:r w:rsidR="00BD4E74">
        <w:rPr>
          <w:w w:val="95"/>
        </w:rPr>
        <w:t>evenly</w:t>
      </w:r>
      <w:r w:rsidR="00BD4E74">
        <w:rPr>
          <w:spacing w:val="15"/>
          <w:w w:val="95"/>
        </w:rPr>
        <w:t xml:space="preserve"> </w:t>
      </w:r>
      <w:r w:rsidR="00BD4E74">
        <w:rPr>
          <w:w w:val="95"/>
        </w:rPr>
        <w:t>distributed</w:t>
      </w:r>
      <w:r w:rsidR="00BD4E74">
        <w:rPr>
          <w:spacing w:val="15"/>
          <w:w w:val="95"/>
        </w:rPr>
        <w:t xml:space="preserve"> </w:t>
      </w:r>
      <w:r w:rsidR="00BD4E74">
        <w:rPr>
          <w:w w:val="95"/>
        </w:rPr>
        <w:t>(World</w:t>
      </w:r>
      <w:r w:rsidR="00BD4E74">
        <w:rPr>
          <w:spacing w:val="15"/>
          <w:w w:val="95"/>
        </w:rPr>
        <w:t xml:space="preserve"> </w:t>
      </w:r>
      <w:r w:rsidR="00BD4E74">
        <w:rPr>
          <w:w w:val="95"/>
        </w:rPr>
        <w:t>Bank,</w:t>
      </w:r>
      <w:r w:rsidR="00BD4E74">
        <w:rPr>
          <w:spacing w:val="17"/>
          <w:w w:val="95"/>
        </w:rPr>
        <w:t xml:space="preserve"> </w:t>
      </w:r>
      <w:r w:rsidR="00BD4E74">
        <w:rPr>
          <w:w w:val="95"/>
        </w:rPr>
        <w:t>2020).</w:t>
      </w:r>
    </w:p>
    <w:p w14:paraId="7413724E" w14:textId="4C73AEB3" w:rsidR="00054221" w:rsidRDefault="00846057">
      <w:pPr>
        <w:pStyle w:val="ListParagraph"/>
        <w:numPr>
          <w:ilvl w:val="1"/>
          <w:numId w:val="9"/>
        </w:numPr>
        <w:tabs>
          <w:tab w:val="left" w:pos="666"/>
        </w:tabs>
        <w:spacing w:before="163" w:line="314" w:lineRule="auto"/>
        <w:ind w:right="578"/>
        <w:jc w:val="both"/>
      </w:pPr>
      <w:r>
        <w:rPr>
          <w:spacing w:val="-1"/>
        </w:rPr>
        <w:t>R</w:t>
      </w:r>
      <w:r w:rsidR="00BD4E74">
        <w:rPr>
          <w:spacing w:val="-1"/>
        </w:rPr>
        <w:t>esponse</w:t>
      </w:r>
      <w:r w:rsidR="00BD4E74">
        <w:rPr>
          <w:spacing w:val="-12"/>
        </w:rPr>
        <w:t xml:space="preserve"> </w:t>
      </w:r>
      <w:r w:rsidR="00BD4E74">
        <w:rPr>
          <w:spacing w:val="-1"/>
        </w:rPr>
        <w:t>rate:</w:t>
      </w:r>
      <w:r w:rsidR="00BD4E74">
        <w:rPr>
          <w:spacing w:val="7"/>
        </w:rPr>
        <w:t xml:space="preserve"> </w:t>
      </w:r>
      <w:r w:rsidR="00BD4E74">
        <w:rPr>
          <w:spacing w:val="-1"/>
        </w:rPr>
        <w:t>It</w:t>
      </w:r>
      <w:r w:rsidR="00BD4E74">
        <w:rPr>
          <w:spacing w:val="-12"/>
        </w:rPr>
        <w:t xml:space="preserve"> </w:t>
      </w:r>
      <w:r w:rsidR="00BD4E74">
        <w:rPr>
          <w:spacing w:val="-1"/>
        </w:rPr>
        <w:t>is</w:t>
      </w:r>
      <w:r w:rsidR="00BD4E74">
        <w:rPr>
          <w:spacing w:val="-12"/>
        </w:rPr>
        <w:t xml:space="preserve"> </w:t>
      </w:r>
      <w:r w:rsidR="00BD4E74">
        <w:rPr>
          <w:spacing w:val="-1"/>
        </w:rPr>
        <w:t>well</w:t>
      </w:r>
      <w:r w:rsidR="00BD4E74">
        <w:rPr>
          <w:spacing w:val="-12"/>
        </w:rPr>
        <w:t xml:space="preserve"> </w:t>
      </w:r>
      <w:r w:rsidR="00BD4E74">
        <w:rPr>
          <w:spacing w:val="-1"/>
        </w:rPr>
        <w:t>documented</w:t>
      </w:r>
      <w:r w:rsidR="00BD4E74">
        <w:rPr>
          <w:spacing w:val="-12"/>
        </w:rPr>
        <w:t xml:space="preserve"> </w:t>
      </w:r>
      <w:r w:rsidR="00BD4E74">
        <w:t>that</w:t>
      </w:r>
      <w:r w:rsidR="00BD4E74">
        <w:rPr>
          <w:spacing w:val="-12"/>
        </w:rPr>
        <w:t xml:space="preserve"> </w:t>
      </w:r>
      <w:r w:rsidR="00BD4E74">
        <w:t>the</w:t>
      </w:r>
      <w:r w:rsidR="00BD4E74">
        <w:rPr>
          <w:spacing w:val="-12"/>
        </w:rPr>
        <w:t xml:space="preserve"> </w:t>
      </w:r>
      <w:r w:rsidR="00BD4E74">
        <w:t>response</w:t>
      </w:r>
      <w:r w:rsidR="00BD4E74">
        <w:rPr>
          <w:spacing w:val="-12"/>
        </w:rPr>
        <w:t xml:space="preserve"> </w:t>
      </w:r>
      <w:r w:rsidR="00BD4E74">
        <w:t>rate</w:t>
      </w:r>
      <w:r w:rsidR="00BD4E74">
        <w:rPr>
          <w:spacing w:val="-12"/>
        </w:rPr>
        <w:t xml:space="preserve"> </w:t>
      </w:r>
      <w:r w:rsidR="00BD4E74">
        <w:t>in</w:t>
      </w:r>
      <w:r w:rsidR="00BD4E74">
        <w:rPr>
          <w:spacing w:val="-12"/>
        </w:rPr>
        <w:t xml:space="preserve"> </w:t>
      </w:r>
      <w:r w:rsidR="00BD4E74">
        <w:t>phone</w:t>
      </w:r>
      <w:r w:rsidR="00BD4E74">
        <w:rPr>
          <w:spacing w:val="-12"/>
        </w:rPr>
        <w:t xml:space="preserve"> </w:t>
      </w:r>
      <w:r w:rsidR="00BD4E74">
        <w:t>surveys</w:t>
      </w:r>
      <w:r w:rsidR="00BD4E74">
        <w:rPr>
          <w:spacing w:val="-12"/>
        </w:rPr>
        <w:t xml:space="preserve"> </w:t>
      </w:r>
      <w:r w:rsidR="00BD4E74">
        <w:t>is</w:t>
      </w:r>
      <w:r w:rsidR="00BD4E74">
        <w:rPr>
          <w:spacing w:val="-12"/>
        </w:rPr>
        <w:t xml:space="preserve"> </w:t>
      </w:r>
      <w:r w:rsidR="00BD4E74">
        <w:t>usually</w:t>
      </w:r>
      <w:r w:rsidR="00BD4E74">
        <w:rPr>
          <w:spacing w:val="-51"/>
        </w:rPr>
        <w:t xml:space="preserve"> </w:t>
      </w:r>
      <w:r w:rsidR="00BD4E74">
        <w:t>lower</w:t>
      </w:r>
      <w:r w:rsidR="00BD4E74">
        <w:rPr>
          <w:spacing w:val="8"/>
        </w:rPr>
        <w:t xml:space="preserve"> </w:t>
      </w:r>
      <w:r w:rsidR="00BD4E74">
        <w:t>than</w:t>
      </w:r>
      <w:r w:rsidR="00BD4E74">
        <w:rPr>
          <w:spacing w:val="9"/>
        </w:rPr>
        <w:t xml:space="preserve"> </w:t>
      </w:r>
      <w:r w:rsidR="00BD4E74">
        <w:t>in</w:t>
      </w:r>
      <w:r w:rsidR="00BD4E74">
        <w:rPr>
          <w:spacing w:val="9"/>
        </w:rPr>
        <w:t xml:space="preserve"> </w:t>
      </w:r>
      <w:r w:rsidR="00BD4E74">
        <w:t>face-to-face</w:t>
      </w:r>
      <w:r w:rsidR="00BD4E74">
        <w:rPr>
          <w:spacing w:val="9"/>
        </w:rPr>
        <w:t xml:space="preserve"> </w:t>
      </w:r>
      <w:r w:rsidR="00BD4E74">
        <w:t>surveys</w:t>
      </w:r>
      <w:r w:rsidR="00BD4E74">
        <w:rPr>
          <w:spacing w:val="9"/>
        </w:rPr>
        <w:t xml:space="preserve"> </w:t>
      </w:r>
      <w:r w:rsidR="00BD4E74">
        <w:t>(</w:t>
      </w:r>
      <w:proofErr w:type="spellStart"/>
      <w:r w:rsidR="00BD4E74">
        <w:t>L’Engle</w:t>
      </w:r>
      <w:proofErr w:type="spellEnd"/>
      <w:r w:rsidR="00BD4E74">
        <w:rPr>
          <w:spacing w:val="8"/>
        </w:rPr>
        <w:t xml:space="preserve"> </w:t>
      </w:r>
      <w:r w:rsidR="00BD4E74">
        <w:t>et</w:t>
      </w:r>
      <w:r w:rsidR="00BD4E74">
        <w:rPr>
          <w:spacing w:val="9"/>
        </w:rPr>
        <w:t xml:space="preserve"> </w:t>
      </w:r>
      <w:r w:rsidR="00BD4E74">
        <w:t>al.,</w:t>
      </w:r>
      <w:r w:rsidR="00BD4E74">
        <w:rPr>
          <w:spacing w:val="9"/>
        </w:rPr>
        <w:t xml:space="preserve"> </w:t>
      </w:r>
      <w:r w:rsidR="00BD4E74">
        <w:t>2018;</w:t>
      </w:r>
      <w:r w:rsidR="00BD4E74">
        <w:rPr>
          <w:spacing w:val="9"/>
        </w:rPr>
        <w:t xml:space="preserve"> </w:t>
      </w:r>
      <w:r w:rsidR="00BD4E74">
        <w:t>World</w:t>
      </w:r>
      <w:r w:rsidR="00BD4E74">
        <w:rPr>
          <w:spacing w:val="9"/>
        </w:rPr>
        <w:t xml:space="preserve"> </w:t>
      </w:r>
      <w:r w:rsidR="00BD4E74">
        <w:t>Bank,</w:t>
      </w:r>
      <w:r w:rsidR="00BD4E74">
        <w:rPr>
          <w:spacing w:val="8"/>
        </w:rPr>
        <w:t xml:space="preserve"> </w:t>
      </w:r>
      <w:r w:rsidR="00BD4E74">
        <w:t>2020).</w:t>
      </w:r>
    </w:p>
    <w:p w14:paraId="29151CA3" w14:textId="1FFDB4E1" w:rsidR="00054221" w:rsidRDefault="00BD4E74">
      <w:pPr>
        <w:pStyle w:val="BodyText"/>
        <w:spacing w:before="162" w:line="314" w:lineRule="auto"/>
        <w:ind w:left="120" w:right="576"/>
        <w:jc w:val="both"/>
      </w:pPr>
      <w:r>
        <w:rPr>
          <w:spacing w:val="-1"/>
        </w:rPr>
        <w:t>Nevertheless,</w:t>
      </w:r>
      <w:r>
        <w:rPr>
          <w:spacing w:val="-9"/>
        </w:rPr>
        <w:t xml:space="preserve"> </w:t>
      </w:r>
      <w:r>
        <w:rPr>
          <w:spacing w:val="-1"/>
        </w:rPr>
        <w:t>there</w:t>
      </w:r>
      <w:r>
        <w:rPr>
          <w:spacing w:val="-9"/>
        </w:rPr>
        <w:t xml:space="preserve"> </w:t>
      </w:r>
      <w:r>
        <w:rPr>
          <w:spacing w:val="-1"/>
        </w:rPr>
        <w:t>are</w:t>
      </w:r>
      <w:r>
        <w:rPr>
          <w:spacing w:val="-10"/>
        </w:rPr>
        <w:t xml:space="preserve"> </w:t>
      </w:r>
      <w:r>
        <w:rPr>
          <w:spacing w:val="-1"/>
        </w:rPr>
        <w:t>several</w:t>
      </w:r>
      <w:r>
        <w:rPr>
          <w:spacing w:val="-9"/>
        </w:rPr>
        <w:t xml:space="preserve"> </w:t>
      </w:r>
      <w:r>
        <w:rPr>
          <w:spacing w:val="-1"/>
        </w:rPr>
        <w:t>statistical</w:t>
      </w:r>
      <w:r>
        <w:rPr>
          <w:spacing w:val="-9"/>
        </w:rPr>
        <w:t xml:space="preserve"> </w:t>
      </w:r>
      <w:r>
        <w:rPr>
          <w:spacing w:val="-1"/>
        </w:rPr>
        <w:t>weighting</w:t>
      </w:r>
      <w:r>
        <w:rPr>
          <w:spacing w:val="-9"/>
        </w:rPr>
        <w:t xml:space="preserve"> </w:t>
      </w:r>
      <w:r>
        <w:rPr>
          <w:spacing w:val="-1"/>
        </w:rPr>
        <w:t>techniques</w:t>
      </w:r>
      <w:r>
        <w:rPr>
          <w:spacing w:val="-10"/>
        </w:rPr>
        <w:t xml:space="preserve"> </w:t>
      </w:r>
      <w:r>
        <w:rPr>
          <w:spacing w:val="-1"/>
        </w:rPr>
        <w:t>that</w:t>
      </w:r>
      <w:r>
        <w:rPr>
          <w:spacing w:val="-9"/>
        </w:rPr>
        <w:t xml:space="preserve"> </w:t>
      </w:r>
      <w:r>
        <w:rPr>
          <w:spacing w:val="-1"/>
        </w:rPr>
        <w:t>can</w:t>
      </w:r>
      <w:r>
        <w:rPr>
          <w:spacing w:val="-9"/>
        </w:rPr>
        <w:t xml:space="preserve"> </w:t>
      </w:r>
      <w:r>
        <w:rPr>
          <w:spacing w:val="-1"/>
        </w:rPr>
        <w:t>adjust</w:t>
      </w:r>
      <w:r>
        <w:rPr>
          <w:spacing w:val="-10"/>
        </w:rPr>
        <w:t xml:space="preserve"> </w:t>
      </w:r>
      <w:r>
        <w:rPr>
          <w:spacing w:val="-1"/>
        </w:rPr>
        <w:t>the</w:t>
      </w:r>
      <w:r>
        <w:rPr>
          <w:spacing w:val="-9"/>
        </w:rPr>
        <w:t xml:space="preserve"> </w:t>
      </w:r>
      <w:r>
        <w:t>results</w:t>
      </w:r>
      <w:r>
        <w:rPr>
          <w:spacing w:val="-9"/>
        </w:rPr>
        <w:t xml:space="preserve"> </w:t>
      </w:r>
      <w:r>
        <w:t>of</w:t>
      </w:r>
      <w:r>
        <w:rPr>
          <w:spacing w:val="-9"/>
        </w:rPr>
        <w:t xml:space="preserve"> </w:t>
      </w:r>
      <w:r>
        <w:t>phone</w:t>
      </w:r>
      <w:r>
        <w:rPr>
          <w:spacing w:val="-51"/>
        </w:rPr>
        <w:t xml:space="preserve"> </w:t>
      </w:r>
      <w:r>
        <w:rPr>
          <w:w w:val="95"/>
        </w:rPr>
        <w:t>surveys based</w:t>
      </w:r>
      <w:r w:rsidR="00D55701">
        <w:rPr>
          <w:w w:val="95"/>
        </w:rPr>
        <w:t xml:space="preserve"> on</w:t>
      </w:r>
      <w:r>
        <w:rPr>
          <w:w w:val="95"/>
        </w:rPr>
        <w:t xml:space="preserve"> baseline variables like demographics characteristics of the most recent face-to-</w:t>
      </w:r>
      <w:r>
        <w:rPr>
          <w:spacing w:val="1"/>
          <w:w w:val="95"/>
        </w:rPr>
        <w:t xml:space="preserve"> </w:t>
      </w:r>
      <w:r>
        <w:t>face</w:t>
      </w:r>
      <w:r>
        <w:rPr>
          <w:spacing w:val="-11"/>
        </w:rPr>
        <w:t xml:space="preserve"> </w:t>
      </w:r>
      <w:r>
        <w:t>surveys</w:t>
      </w:r>
      <w:r>
        <w:rPr>
          <w:spacing w:val="-10"/>
        </w:rPr>
        <w:t xml:space="preserve"> </w:t>
      </w:r>
      <w:r>
        <w:t>(Nagpal</w:t>
      </w:r>
      <w:r>
        <w:rPr>
          <w:spacing w:val="-10"/>
        </w:rPr>
        <w:t xml:space="preserve"> </w:t>
      </w:r>
      <w:r>
        <w:t>et</w:t>
      </w:r>
      <w:r>
        <w:rPr>
          <w:spacing w:val="-10"/>
        </w:rPr>
        <w:t xml:space="preserve"> </w:t>
      </w:r>
      <w:r>
        <w:t>al.</w:t>
      </w:r>
      <w:r>
        <w:rPr>
          <w:spacing w:val="11"/>
        </w:rPr>
        <w:t xml:space="preserve"> </w:t>
      </w:r>
      <w:r>
        <w:t>2021;</w:t>
      </w:r>
      <w:r>
        <w:rPr>
          <w:spacing w:val="-8"/>
        </w:rPr>
        <w:t xml:space="preserve"> </w:t>
      </w:r>
      <w:proofErr w:type="spellStart"/>
      <w:r>
        <w:t>Glazerman</w:t>
      </w:r>
      <w:proofErr w:type="spellEnd"/>
      <w:r>
        <w:rPr>
          <w:spacing w:val="-11"/>
        </w:rPr>
        <w:t xml:space="preserve"> </w:t>
      </w:r>
      <w:r>
        <w:t>et</w:t>
      </w:r>
      <w:r>
        <w:rPr>
          <w:spacing w:val="-10"/>
        </w:rPr>
        <w:t xml:space="preserve"> </w:t>
      </w:r>
      <w:r>
        <w:t>al.</w:t>
      </w:r>
      <w:r>
        <w:rPr>
          <w:spacing w:val="11"/>
        </w:rPr>
        <w:t xml:space="preserve"> </w:t>
      </w:r>
      <w:r>
        <w:t>2020;</w:t>
      </w:r>
      <w:r>
        <w:rPr>
          <w:spacing w:val="-8"/>
        </w:rPr>
        <w:t xml:space="preserve"> </w:t>
      </w:r>
      <w:r>
        <w:t>Valliant</w:t>
      </w:r>
      <w:r>
        <w:rPr>
          <w:spacing w:val="-10"/>
        </w:rPr>
        <w:t xml:space="preserve"> </w:t>
      </w:r>
      <w:r>
        <w:t>et</w:t>
      </w:r>
      <w:r>
        <w:rPr>
          <w:spacing w:val="-10"/>
        </w:rPr>
        <w:t xml:space="preserve"> </w:t>
      </w:r>
      <w:r>
        <w:t>al.</w:t>
      </w:r>
      <w:r>
        <w:rPr>
          <w:spacing w:val="10"/>
        </w:rPr>
        <w:t xml:space="preserve"> </w:t>
      </w:r>
      <w:r>
        <w:t>2013;</w:t>
      </w:r>
      <w:r>
        <w:rPr>
          <w:spacing w:val="-8"/>
        </w:rPr>
        <w:t xml:space="preserve"> </w:t>
      </w:r>
      <w:proofErr w:type="spellStart"/>
      <w:r>
        <w:t>Elkasabi</w:t>
      </w:r>
      <w:proofErr w:type="spellEnd"/>
      <w:r>
        <w:t>,</w:t>
      </w:r>
      <w:r>
        <w:rPr>
          <w:spacing w:val="-9"/>
        </w:rPr>
        <w:t xml:space="preserve"> </w:t>
      </w:r>
      <w:r>
        <w:t>2015).</w:t>
      </w:r>
      <w:r>
        <w:rPr>
          <w:spacing w:val="11"/>
        </w:rPr>
        <w:t xml:space="preserve"> </w:t>
      </w:r>
      <w:r>
        <w:t>This</w:t>
      </w:r>
      <w:r>
        <w:rPr>
          <w:spacing w:val="-51"/>
        </w:rPr>
        <w:t xml:space="preserve"> </w:t>
      </w:r>
      <w:r>
        <w:t>allows</w:t>
      </w:r>
      <w:r>
        <w:rPr>
          <w:spacing w:val="-5"/>
        </w:rPr>
        <w:t xml:space="preserve"> </w:t>
      </w:r>
      <w:r>
        <w:t>the</w:t>
      </w:r>
      <w:r>
        <w:rPr>
          <w:spacing w:val="-5"/>
        </w:rPr>
        <w:t xml:space="preserve"> </w:t>
      </w:r>
      <w:proofErr w:type="gramStart"/>
      <w:r>
        <w:t>final</w:t>
      </w:r>
      <w:r>
        <w:rPr>
          <w:spacing w:val="-4"/>
        </w:rPr>
        <w:t xml:space="preserve"> </w:t>
      </w:r>
      <w:r>
        <w:t>results</w:t>
      </w:r>
      <w:proofErr w:type="gramEnd"/>
      <w:r>
        <w:rPr>
          <w:spacing w:val="-5"/>
        </w:rPr>
        <w:t xml:space="preserve"> </w:t>
      </w:r>
      <w:r>
        <w:t>of</w:t>
      </w:r>
      <w:r>
        <w:rPr>
          <w:spacing w:val="-5"/>
        </w:rPr>
        <w:t xml:space="preserve"> </w:t>
      </w:r>
      <w:r>
        <w:t>such</w:t>
      </w:r>
      <w:r>
        <w:rPr>
          <w:spacing w:val="-4"/>
        </w:rPr>
        <w:t xml:space="preserve"> </w:t>
      </w:r>
      <w:r>
        <w:t>exercises</w:t>
      </w:r>
      <w:r>
        <w:rPr>
          <w:spacing w:val="-5"/>
        </w:rPr>
        <w:t xml:space="preserve"> </w:t>
      </w:r>
      <w:r>
        <w:t>to</w:t>
      </w:r>
      <w:r>
        <w:rPr>
          <w:spacing w:val="-5"/>
        </w:rPr>
        <w:t xml:space="preserve"> </w:t>
      </w:r>
      <w:r>
        <w:t>be</w:t>
      </w:r>
      <w:r>
        <w:rPr>
          <w:spacing w:val="-4"/>
        </w:rPr>
        <w:t xml:space="preserve"> </w:t>
      </w:r>
      <w:r>
        <w:t>aggregated</w:t>
      </w:r>
      <w:r>
        <w:rPr>
          <w:spacing w:val="-5"/>
        </w:rPr>
        <w:t xml:space="preserve"> </w:t>
      </w:r>
      <w:r>
        <w:t>and</w:t>
      </w:r>
      <w:r>
        <w:rPr>
          <w:spacing w:val="-5"/>
        </w:rPr>
        <w:t xml:space="preserve"> </w:t>
      </w:r>
      <w:r>
        <w:t>extrapolated</w:t>
      </w:r>
      <w:r>
        <w:rPr>
          <w:spacing w:val="-4"/>
        </w:rPr>
        <w:t xml:space="preserve"> </w:t>
      </w:r>
      <w:r>
        <w:t>to</w:t>
      </w:r>
      <w:r>
        <w:rPr>
          <w:spacing w:val="-5"/>
        </w:rPr>
        <w:t xml:space="preserve"> </w:t>
      </w:r>
      <w:r>
        <w:t>reflect</w:t>
      </w:r>
      <w:r>
        <w:rPr>
          <w:spacing w:val="-5"/>
        </w:rPr>
        <w:t xml:space="preserve"> </w:t>
      </w:r>
      <w:r>
        <w:t>some</w:t>
      </w:r>
      <w:r>
        <w:rPr>
          <w:spacing w:val="-4"/>
        </w:rPr>
        <w:t xml:space="preserve"> </w:t>
      </w:r>
      <w:r>
        <w:t>level</w:t>
      </w:r>
      <w:r>
        <w:rPr>
          <w:spacing w:val="-5"/>
        </w:rPr>
        <w:t xml:space="preserve"> </w:t>
      </w:r>
      <w:r>
        <w:t>of</w:t>
      </w:r>
      <w:r>
        <w:rPr>
          <w:spacing w:val="-51"/>
        </w:rPr>
        <w:t xml:space="preserve"> </w:t>
      </w:r>
      <w:r>
        <w:t>representativeness.</w:t>
      </w:r>
    </w:p>
    <w:p w14:paraId="29F86E43" w14:textId="1C830F29" w:rsidR="00054221" w:rsidRDefault="00BD4E74">
      <w:pPr>
        <w:pStyle w:val="BodyText"/>
        <w:spacing w:before="165" w:line="314" w:lineRule="auto"/>
        <w:ind w:left="120" w:right="575"/>
        <w:jc w:val="both"/>
      </w:pPr>
      <w:r>
        <w:rPr>
          <w:w w:val="95"/>
        </w:rPr>
        <w:t xml:space="preserve">However, this current study remains </w:t>
      </w:r>
      <w:commentRangeStart w:id="15"/>
      <w:r>
        <w:rPr>
          <w:w w:val="95"/>
        </w:rPr>
        <w:t xml:space="preserve">insulated </w:t>
      </w:r>
      <w:commentRangeEnd w:id="15"/>
      <w:r>
        <w:rPr>
          <w:rStyle w:val="CommentReference"/>
        </w:rPr>
        <w:commentReference w:id="15"/>
      </w:r>
      <w:r>
        <w:rPr>
          <w:w w:val="95"/>
        </w:rPr>
        <w:t>from these confounding issues since the main idea is</w:t>
      </w:r>
      <w:r>
        <w:rPr>
          <w:spacing w:val="1"/>
          <w:w w:val="95"/>
        </w:rPr>
        <w:t xml:space="preserve"> </w:t>
      </w:r>
      <w:r>
        <w:t>not</w:t>
      </w:r>
      <w:r>
        <w:rPr>
          <w:spacing w:val="-13"/>
        </w:rPr>
        <w:t xml:space="preserve"> </w:t>
      </w:r>
      <w:r>
        <w:t>to</w:t>
      </w:r>
      <w:r>
        <w:rPr>
          <w:spacing w:val="-13"/>
        </w:rPr>
        <w:t xml:space="preserve"> </w:t>
      </w:r>
      <w:r>
        <w:t>report</w:t>
      </w:r>
      <w:r>
        <w:rPr>
          <w:spacing w:val="-12"/>
        </w:rPr>
        <w:t xml:space="preserve"> </w:t>
      </w:r>
      <w:r w:rsidR="76BAC2A7">
        <w:rPr>
          <w:spacing w:val="-12"/>
        </w:rPr>
        <w:t xml:space="preserve">the </w:t>
      </w:r>
      <w:r>
        <w:t>results</w:t>
      </w:r>
      <w:r>
        <w:rPr>
          <w:spacing w:val="-13"/>
        </w:rPr>
        <w:t xml:space="preserve"> </w:t>
      </w:r>
      <w:r>
        <w:t>at</w:t>
      </w:r>
      <w:r>
        <w:rPr>
          <w:spacing w:val="-13"/>
        </w:rPr>
        <w:t xml:space="preserve"> </w:t>
      </w:r>
      <w:r>
        <w:t>the</w:t>
      </w:r>
      <w:r>
        <w:rPr>
          <w:spacing w:val="-12"/>
        </w:rPr>
        <w:t xml:space="preserve"> </w:t>
      </w:r>
      <w:r>
        <w:t>national</w:t>
      </w:r>
      <w:r>
        <w:rPr>
          <w:spacing w:val="-13"/>
        </w:rPr>
        <w:t xml:space="preserve"> </w:t>
      </w:r>
      <w:r>
        <w:t>level</w:t>
      </w:r>
      <w:r>
        <w:rPr>
          <w:spacing w:val="-12"/>
        </w:rPr>
        <w:t xml:space="preserve"> </w:t>
      </w:r>
      <w:r>
        <w:t>but</w:t>
      </w:r>
      <w:r>
        <w:rPr>
          <w:spacing w:val="-12"/>
        </w:rPr>
        <w:t xml:space="preserve"> </w:t>
      </w:r>
      <w:r>
        <w:t>rather</w:t>
      </w:r>
      <w:r>
        <w:rPr>
          <w:spacing w:val="-13"/>
        </w:rPr>
        <w:t xml:space="preserve"> </w:t>
      </w:r>
      <w:r>
        <w:t>to</w:t>
      </w:r>
      <w:r>
        <w:rPr>
          <w:spacing w:val="-13"/>
        </w:rPr>
        <w:t xml:space="preserve"> </w:t>
      </w:r>
      <w:r>
        <w:t>evaluate</w:t>
      </w:r>
      <w:r>
        <w:rPr>
          <w:spacing w:val="-12"/>
        </w:rPr>
        <w:t xml:space="preserve"> </w:t>
      </w:r>
      <w:r>
        <w:t>the</w:t>
      </w:r>
      <w:r>
        <w:rPr>
          <w:spacing w:val="-13"/>
        </w:rPr>
        <w:t xml:space="preserve"> </w:t>
      </w:r>
      <w:r w:rsidR="4D550884">
        <w:t xml:space="preserve">effectiveness </w:t>
      </w:r>
      <w:r>
        <w:t>of</w:t>
      </w:r>
      <w:r>
        <w:rPr>
          <w:spacing w:val="-50"/>
        </w:rPr>
        <w:t xml:space="preserve"> </w:t>
      </w:r>
      <w:r w:rsidR="00E650E0">
        <w:t xml:space="preserve">  </w:t>
      </w:r>
      <w:r>
        <w:t>the remote modules in collecting and reporting</w:t>
      </w:r>
      <w:r w:rsidR="5D91A4A3">
        <w:t xml:space="preserve"> on</w:t>
      </w:r>
      <w:r>
        <w:t xml:space="preserve"> food security. For this reason, the study does not</w:t>
      </w:r>
      <w:r>
        <w:rPr>
          <w:spacing w:val="-51"/>
        </w:rPr>
        <w:t xml:space="preserve"> </w:t>
      </w:r>
      <w:r>
        <w:rPr>
          <w:w w:val="95"/>
        </w:rPr>
        <w:t>focus on weighting techniques to adjust for sampling skewness and response rate. Nonetheless, the</w:t>
      </w:r>
      <w:r>
        <w:rPr>
          <w:spacing w:val="1"/>
          <w:w w:val="95"/>
        </w:rPr>
        <w:t xml:space="preserve"> </w:t>
      </w:r>
      <w:r>
        <w:rPr>
          <w:w w:val="95"/>
        </w:rPr>
        <w:t>study</w:t>
      </w:r>
      <w:r>
        <w:rPr>
          <w:spacing w:val="11"/>
          <w:w w:val="95"/>
        </w:rPr>
        <w:t xml:space="preserve"> </w:t>
      </w:r>
      <w:r>
        <w:rPr>
          <w:w w:val="95"/>
        </w:rPr>
        <w:t>design</w:t>
      </w:r>
      <w:r>
        <w:rPr>
          <w:spacing w:val="12"/>
          <w:w w:val="95"/>
        </w:rPr>
        <w:t xml:space="preserve"> </w:t>
      </w:r>
      <w:r>
        <w:rPr>
          <w:w w:val="95"/>
        </w:rPr>
        <w:t>adopted</w:t>
      </w:r>
      <w:r>
        <w:rPr>
          <w:spacing w:val="12"/>
          <w:w w:val="95"/>
        </w:rPr>
        <w:t xml:space="preserve"> </w:t>
      </w:r>
      <w:r>
        <w:rPr>
          <w:w w:val="95"/>
        </w:rPr>
        <w:t>in</w:t>
      </w:r>
      <w:r>
        <w:rPr>
          <w:spacing w:val="12"/>
          <w:w w:val="95"/>
        </w:rPr>
        <w:t xml:space="preserve"> </w:t>
      </w:r>
      <w:r>
        <w:rPr>
          <w:w w:val="95"/>
        </w:rPr>
        <w:t>Central</w:t>
      </w:r>
      <w:r>
        <w:rPr>
          <w:spacing w:val="11"/>
          <w:w w:val="95"/>
        </w:rPr>
        <w:t xml:space="preserve"> </w:t>
      </w:r>
      <w:r>
        <w:rPr>
          <w:w w:val="95"/>
        </w:rPr>
        <w:t>African</w:t>
      </w:r>
      <w:r>
        <w:rPr>
          <w:spacing w:val="12"/>
          <w:w w:val="95"/>
        </w:rPr>
        <w:t xml:space="preserve"> </w:t>
      </w:r>
      <w:r>
        <w:rPr>
          <w:w w:val="95"/>
        </w:rPr>
        <w:t>Republic</w:t>
      </w:r>
      <w:r>
        <w:rPr>
          <w:spacing w:val="12"/>
          <w:w w:val="95"/>
        </w:rPr>
        <w:t xml:space="preserve"> </w:t>
      </w:r>
      <w:r>
        <w:rPr>
          <w:w w:val="95"/>
        </w:rPr>
        <w:t>(CAR),</w:t>
      </w:r>
      <w:r>
        <w:rPr>
          <w:spacing w:val="12"/>
          <w:w w:val="95"/>
        </w:rPr>
        <w:t xml:space="preserve"> </w:t>
      </w:r>
      <w:r>
        <w:rPr>
          <w:w w:val="95"/>
        </w:rPr>
        <w:t>could</w:t>
      </w:r>
      <w:r>
        <w:rPr>
          <w:spacing w:val="12"/>
          <w:w w:val="95"/>
        </w:rPr>
        <w:t xml:space="preserve"> </w:t>
      </w:r>
      <w:r>
        <w:rPr>
          <w:w w:val="95"/>
        </w:rPr>
        <w:t>allow</w:t>
      </w:r>
      <w:r>
        <w:rPr>
          <w:spacing w:val="11"/>
          <w:w w:val="95"/>
        </w:rPr>
        <w:t xml:space="preserve"> </w:t>
      </w:r>
      <w:r>
        <w:rPr>
          <w:w w:val="95"/>
        </w:rPr>
        <w:t>for</w:t>
      </w:r>
      <w:r>
        <w:rPr>
          <w:spacing w:val="12"/>
          <w:w w:val="95"/>
        </w:rPr>
        <w:t xml:space="preserve"> </w:t>
      </w:r>
      <w:r>
        <w:rPr>
          <w:w w:val="95"/>
        </w:rPr>
        <w:t>testing</w:t>
      </w:r>
      <w:r>
        <w:rPr>
          <w:spacing w:val="12"/>
          <w:w w:val="95"/>
        </w:rPr>
        <w:t xml:space="preserve"> </w:t>
      </w:r>
      <w:r>
        <w:rPr>
          <w:w w:val="95"/>
        </w:rPr>
        <w:t>of</w:t>
      </w:r>
      <w:r>
        <w:rPr>
          <w:spacing w:val="12"/>
          <w:w w:val="95"/>
        </w:rPr>
        <w:t xml:space="preserve"> </w:t>
      </w:r>
      <w:r>
        <w:rPr>
          <w:w w:val="95"/>
        </w:rPr>
        <w:t>sample</w:t>
      </w:r>
      <w:r>
        <w:rPr>
          <w:spacing w:val="12"/>
          <w:w w:val="95"/>
        </w:rPr>
        <w:t xml:space="preserve"> </w:t>
      </w:r>
      <w:proofErr w:type="gramStart"/>
      <w:r>
        <w:rPr>
          <w:w w:val="95"/>
        </w:rPr>
        <w:t>skewness</w:t>
      </w:r>
      <w:proofErr w:type="gramEnd"/>
    </w:p>
    <w:p w14:paraId="3AAABA09" w14:textId="77777777" w:rsidR="00054221" w:rsidRDefault="00054221">
      <w:pPr>
        <w:spacing w:line="314" w:lineRule="auto"/>
        <w:jc w:val="both"/>
        <w:sectPr w:rsidR="00054221">
          <w:pgSz w:w="12240" w:h="15840"/>
          <w:pgMar w:top="1260" w:right="860" w:bottom="1080" w:left="1320" w:header="0" w:footer="888" w:gutter="0"/>
          <w:cols w:space="720"/>
        </w:sectPr>
      </w:pPr>
    </w:p>
    <w:p w14:paraId="42AFBFDD" w14:textId="67353E8E" w:rsidR="00054221" w:rsidRDefault="00BD4E74">
      <w:pPr>
        <w:pStyle w:val="BodyText"/>
        <w:spacing w:before="117" w:line="314" w:lineRule="auto"/>
        <w:ind w:left="120" w:right="576"/>
        <w:jc w:val="both"/>
      </w:pPr>
      <w:r>
        <w:lastRenderedPageBreak/>
        <w:t>due</w:t>
      </w:r>
      <w:r>
        <w:rPr>
          <w:spacing w:val="-6"/>
        </w:rPr>
        <w:t xml:space="preserve"> </w:t>
      </w:r>
      <w:r>
        <w:t>to</w:t>
      </w:r>
      <w:r>
        <w:rPr>
          <w:spacing w:val="-6"/>
        </w:rPr>
        <w:t xml:space="preserve"> </w:t>
      </w:r>
      <w:r>
        <w:t>mobile</w:t>
      </w:r>
      <w:r>
        <w:rPr>
          <w:spacing w:val="-6"/>
        </w:rPr>
        <w:t xml:space="preserve"> </w:t>
      </w:r>
      <w:r>
        <w:t>phone</w:t>
      </w:r>
      <w:r>
        <w:rPr>
          <w:spacing w:val="-6"/>
        </w:rPr>
        <w:t xml:space="preserve"> </w:t>
      </w:r>
      <w:r>
        <w:t>ownership</w:t>
      </w:r>
      <w:r>
        <w:rPr>
          <w:spacing w:val="-6"/>
        </w:rPr>
        <w:t xml:space="preserve"> </w:t>
      </w:r>
      <w:r>
        <w:t>and</w:t>
      </w:r>
      <w:r>
        <w:rPr>
          <w:spacing w:val="-6"/>
        </w:rPr>
        <w:t xml:space="preserve"> </w:t>
      </w:r>
      <w:r>
        <w:t>coverage</w:t>
      </w:r>
      <w:r>
        <w:rPr>
          <w:spacing w:val="-5"/>
        </w:rPr>
        <w:t xml:space="preserve"> </w:t>
      </w:r>
      <w:r>
        <w:t>(see</w:t>
      </w:r>
      <w:r>
        <w:rPr>
          <w:spacing w:val="-6"/>
        </w:rPr>
        <w:t xml:space="preserve"> </w:t>
      </w:r>
      <w:r>
        <w:t>CAR</w:t>
      </w:r>
      <w:r>
        <w:rPr>
          <w:spacing w:val="-6"/>
        </w:rPr>
        <w:t xml:space="preserve"> </w:t>
      </w:r>
      <w:r>
        <w:t>sample</w:t>
      </w:r>
      <w:r>
        <w:rPr>
          <w:spacing w:val="-6"/>
        </w:rPr>
        <w:t xml:space="preserve"> </w:t>
      </w:r>
      <w:r>
        <w:t>design</w:t>
      </w:r>
      <w:r>
        <w:rPr>
          <w:spacing w:val="-6"/>
        </w:rPr>
        <w:t xml:space="preserve"> </w:t>
      </w:r>
      <w:r>
        <w:t>in</w:t>
      </w:r>
      <w:r>
        <w:rPr>
          <w:spacing w:val="-6"/>
        </w:rPr>
        <w:t xml:space="preserve"> </w:t>
      </w:r>
      <w:r>
        <w:t>Annex).</w:t>
      </w:r>
      <w:r>
        <w:rPr>
          <w:spacing w:val="-6"/>
        </w:rPr>
        <w:t xml:space="preserve"> </w:t>
      </w:r>
      <w:r>
        <w:t>CAR</w:t>
      </w:r>
      <w:r>
        <w:rPr>
          <w:spacing w:val="-6"/>
        </w:rPr>
        <w:t xml:space="preserve"> </w:t>
      </w:r>
      <w:r>
        <w:t>has</w:t>
      </w:r>
      <w:r>
        <w:rPr>
          <w:spacing w:val="-6"/>
        </w:rPr>
        <w:t xml:space="preserve"> </w:t>
      </w:r>
      <w:r>
        <w:t>one</w:t>
      </w:r>
      <w:r>
        <w:rPr>
          <w:spacing w:val="-51"/>
        </w:rPr>
        <w:t xml:space="preserve"> </w:t>
      </w:r>
      <w:r>
        <w:rPr>
          <w:w w:val="95"/>
        </w:rPr>
        <w:t>of the lowest mobile phone penetration rates globally (approximately 70% of the population do not</w:t>
      </w:r>
      <w:r>
        <w:rPr>
          <w:spacing w:val="1"/>
          <w:w w:val="95"/>
        </w:rPr>
        <w:t xml:space="preserve"> </w:t>
      </w:r>
      <w:r>
        <w:t>own</w:t>
      </w:r>
      <w:r>
        <w:rPr>
          <w:spacing w:val="17"/>
        </w:rPr>
        <w:t xml:space="preserve"> </w:t>
      </w:r>
      <w:r>
        <w:t>mobile</w:t>
      </w:r>
      <w:r>
        <w:rPr>
          <w:spacing w:val="18"/>
        </w:rPr>
        <w:t xml:space="preserve"> </w:t>
      </w:r>
      <w:r>
        <w:t>phones).</w:t>
      </w:r>
    </w:p>
    <w:p w14:paraId="6B605DE5" w14:textId="77777777" w:rsidR="00054221" w:rsidRDefault="00054221">
      <w:pPr>
        <w:spacing w:line="314" w:lineRule="auto"/>
        <w:jc w:val="both"/>
        <w:sectPr w:rsidR="00054221">
          <w:pgSz w:w="12240" w:h="15840"/>
          <w:pgMar w:top="1340" w:right="860" w:bottom="1080" w:left="1320" w:header="0" w:footer="888" w:gutter="0"/>
          <w:cols w:space="720"/>
        </w:sectPr>
      </w:pPr>
    </w:p>
    <w:p w14:paraId="6AFF0782" w14:textId="77777777" w:rsidR="00054221" w:rsidRDefault="00BD4E74">
      <w:pPr>
        <w:pStyle w:val="Heading1"/>
        <w:numPr>
          <w:ilvl w:val="0"/>
          <w:numId w:val="9"/>
        </w:numPr>
        <w:tabs>
          <w:tab w:val="left" w:pos="604"/>
          <w:tab w:val="left" w:pos="605"/>
        </w:tabs>
      </w:pPr>
      <w:bookmarkStart w:id="16" w:name="Study_design"/>
      <w:bookmarkStart w:id="17" w:name="_bookmark2"/>
      <w:bookmarkEnd w:id="16"/>
      <w:bookmarkEnd w:id="17"/>
      <w:r>
        <w:rPr>
          <w:w w:val="95"/>
        </w:rPr>
        <w:lastRenderedPageBreak/>
        <w:t>Study</w:t>
      </w:r>
      <w:r>
        <w:rPr>
          <w:spacing w:val="74"/>
        </w:rPr>
        <w:t xml:space="preserve"> </w:t>
      </w:r>
      <w:r>
        <w:rPr>
          <w:w w:val="95"/>
        </w:rPr>
        <w:t>design</w:t>
      </w:r>
    </w:p>
    <w:p w14:paraId="54D00707" w14:textId="402E2F36" w:rsidR="00054221" w:rsidRDefault="00BD4E74">
      <w:pPr>
        <w:pStyle w:val="BodyText"/>
        <w:spacing w:before="282" w:line="314" w:lineRule="auto"/>
        <w:ind w:left="120" w:right="573"/>
        <w:jc w:val="both"/>
      </w:pPr>
      <w:r>
        <w:t xml:space="preserve">The study was implemented as a survey experiment with </w:t>
      </w:r>
      <w:r w:rsidR="5E337BBA">
        <w:t xml:space="preserve">a </w:t>
      </w:r>
      <w:r>
        <w:t>stratified sample of respondents who</w:t>
      </w:r>
      <w:r>
        <w:rPr>
          <w:spacing w:val="1"/>
        </w:rPr>
        <w:t xml:space="preserve"> </w:t>
      </w:r>
      <w:r w:rsidR="30D03A89">
        <w:t xml:space="preserve">were </w:t>
      </w:r>
      <w:r>
        <w:t>randomly</w:t>
      </w:r>
      <w:r>
        <w:rPr>
          <w:spacing w:val="43"/>
        </w:rPr>
        <w:t xml:space="preserve"> </w:t>
      </w:r>
      <w:r>
        <w:t>selected</w:t>
      </w:r>
      <w:r>
        <w:rPr>
          <w:spacing w:val="43"/>
        </w:rPr>
        <w:t xml:space="preserve"> </w:t>
      </w:r>
      <w:r w:rsidR="22108BCE">
        <w:t>for</w:t>
      </w:r>
      <w:r>
        <w:rPr>
          <w:spacing w:val="44"/>
        </w:rPr>
        <w:t xml:space="preserve"> </w:t>
      </w:r>
      <w:r>
        <w:t>two</w:t>
      </w:r>
      <w:r>
        <w:rPr>
          <w:spacing w:val="43"/>
        </w:rPr>
        <w:t xml:space="preserve"> </w:t>
      </w:r>
      <w:r>
        <w:t>groups</w:t>
      </w:r>
      <w:r w:rsidR="6ABAB4C5">
        <w:t>:</w:t>
      </w:r>
      <w:r>
        <w:rPr>
          <w:spacing w:val="7"/>
        </w:rPr>
        <w:t xml:space="preserve"> </w:t>
      </w:r>
      <w:r>
        <w:t>CARI</w:t>
      </w:r>
      <w:r>
        <w:rPr>
          <w:spacing w:val="43"/>
        </w:rPr>
        <w:t xml:space="preserve"> </w:t>
      </w:r>
      <w:r>
        <w:t>Group</w:t>
      </w:r>
      <w:r>
        <w:rPr>
          <w:spacing w:val="44"/>
        </w:rPr>
        <w:t xml:space="preserve"> </w:t>
      </w:r>
      <w:r>
        <w:t>(F2F)</w:t>
      </w:r>
      <w:r>
        <w:rPr>
          <w:spacing w:val="43"/>
        </w:rPr>
        <w:t xml:space="preserve"> </w:t>
      </w:r>
      <w:r>
        <w:t>and</w:t>
      </w:r>
      <w:r>
        <w:rPr>
          <w:spacing w:val="43"/>
        </w:rPr>
        <w:t xml:space="preserve"> </w:t>
      </w:r>
      <w:r>
        <w:t>rCARI</w:t>
      </w:r>
      <w:r>
        <w:rPr>
          <w:spacing w:val="44"/>
        </w:rPr>
        <w:t xml:space="preserve"> </w:t>
      </w:r>
      <w:r>
        <w:t>Group</w:t>
      </w:r>
      <w:r>
        <w:rPr>
          <w:spacing w:val="43"/>
        </w:rPr>
        <w:t xml:space="preserve"> </w:t>
      </w:r>
      <w:r>
        <w:t>(Remote).</w:t>
      </w:r>
      <w:r>
        <w:rPr>
          <w:spacing w:val="22"/>
        </w:rPr>
        <w:t xml:space="preserve"> </w:t>
      </w:r>
      <w:r>
        <w:t>The</w:t>
      </w:r>
      <w:r>
        <w:rPr>
          <w:spacing w:val="-51"/>
        </w:rPr>
        <w:t xml:space="preserve"> </w:t>
      </w:r>
      <w:r>
        <w:rPr>
          <w:w w:val="95"/>
        </w:rPr>
        <w:t>study design followed rigorous randomization procedures to assign potential respondents to the</w:t>
      </w:r>
      <w:r>
        <w:rPr>
          <w:spacing w:val="1"/>
          <w:w w:val="95"/>
        </w:rPr>
        <w:t xml:space="preserve"> </w:t>
      </w:r>
      <w:r>
        <w:t>study groups to ensure statistical comparability of the two sub-samples. For a systematic household/respondent</w:t>
      </w:r>
      <w:r>
        <w:rPr>
          <w:spacing w:val="15"/>
        </w:rPr>
        <w:t xml:space="preserve"> </w:t>
      </w:r>
      <w:r>
        <w:t>selection</w:t>
      </w:r>
      <w:r>
        <w:rPr>
          <w:spacing w:val="16"/>
        </w:rPr>
        <w:t xml:space="preserve"> </w:t>
      </w:r>
      <w:r>
        <w:t>process,</w:t>
      </w:r>
      <w:r>
        <w:rPr>
          <w:spacing w:val="16"/>
        </w:rPr>
        <w:t xml:space="preserve"> </w:t>
      </w:r>
      <w:r>
        <w:t>refer</w:t>
      </w:r>
      <w:r>
        <w:rPr>
          <w:spacing w:val="15"/>
        </w:rPr>
        <w:t xml:space="preserve"> </w:t>
      </w:r>
      <w:r>
        <w:t>to</w:t>
      </w:r>
      <w:r>
        <w:rPr>
          <w:spacing w:val="16"/>
        </w:rPr>
        <w:t xml:space="preserve"> </w:t>
      </w:r>
      <w:r>
        <w:t>Figure</w:t>
      </w:r>
      <w:r>
        <w:rPr>
          <w:spacing w:val="16"/>
        </w:rPr>
        <w:t xml:space="preserve"> </w:t>
      </w:r>
      <w:r>
        <w:t>1.</w:t>
      </w:r>
    </w:p>
    <w:p w14:paraId="4BAA7AAC" w14:textId="77777777" w:rsidR="00054221" w:rsidRDefault="00BD4E74">
      <w:pPr>
        <w:pStyle w:val="BodyText"/>
        <w:spacing w:before="11"/>
        <w:rPr>
          <w:sz w:val="21"/>
        </w:rPr>
      </w:pPr>
      <w:r>
        <w:rPr>
          <w:noProof/>
          <w:color w:val="2B579A"/>
          <w:shd w:val="clear" w:color="auto" w:fill="E6E6E6"/>
        </w:rPr>
        <w:drawing>
          <wp:anchor distT="0" distB="0" distL="0" distR="0" simplePos="0" relativeHeight="251658244" behindDoc="0" locked="0" layoutInCell="1" allowOverlap="1" wp14:anchorId="5330A792" wp14:editId="0C9973AB">
            <wp:simplePos x="0" y="0"/>
            <wp:positionH relativeFrom="page">
              <wp:posOffset>3109899</wp:posOffset>
            </wp:positionH>
            <wp:positionV relativeFrom="paragraph">
              <wp:posOffset>183443</wp:posOffset>
            </wp:positionV>
            <wp:extent cx="1562099" cy="1758314"/>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5" cstate="print"/>
                    <a:stretch>
                      <a:fillRect/>
                    </a:stretch>
                  </pic:blipFill>
                  <pic:spPr>
                    <a:xfrm>
                      <a:off x="0" y="0"/>
                      <a:ext cx="1562099" cy="1758314"/>
                    </a:xfrm>
                    <a:prstGeom prst="rect">
                      <a:avLst/>
                    </a:prstGeom>
                  </pic:spPr>
                </pic:pic>
              </a:graphicData>
            </a:graphic>
          </wp:anchor>
        </w:drawing>
      </w:r>
    </w:p>
    <w:p w14:paraId="6630FE3C" w14:textId="77777777" w:rsidR="00054221" w:rsidRDefault="00BD4E74">
      <w:pPr>
        <w:pStyle w:val="BodyText"/>
        <w:spacing w:before="221"/>
        <w:ind w:left="257" w:right="715"/>
        <w:jc w:val="center"/>
      </w:pPr>
      <w:r>
        <w:t>Figure</w:t>
      </w:r>
      <w:r>
        <w:rPr>
          <w:spacing w:val="6"/>
        </w:rPr>
        <w:t xml:space="preserve"> </w:t>
      </w:r>
      <w:r>
        <w:t>1:</w:t>
      </w:r>
      <w:r>
        <w:rPr>
          <w:spacing w:val="27"/>
        </w:rPr>
        <w:t xml:space="preserve"> </w:t>
      </w:r>
      <w:r>
        <w:t>rCARI</w:t>
      </w:r>
      <w:r>
        <w:rPr>
          <w:spacing w:val="7"/>
        </w:rPr>
        <w:t xml:space="preserve"> </w:t>
      </w:r>
      <w:r>
        <w:t>Validation</w:t>
      </w:r>
      <w:r>
        <w:rPr>
          <w:spacing w:val="6"/>
        </w:rPr>
        <w:t xml:space="preserve"> </w:t>
      </w:r>
      <w:r>
        <w:t>Study</w:t>
      </w:r>
      <w:r>
        <w:rPr>
          <w:spacing w:val="7"/>
        </w:rPr>
        <w:t xml:space="preserve"> </w:t>
      </w:r>
      <w:r>
        <w:t>Sample</w:t>
      </w:r>
      <w:r>
        <w:rPr>
          <w:spacing w:val="7"/>
        </w:rPr>
        <w:t xml:space="preserve"> </w:t>
      </w:r>
      <w:r>
        <w:t>Frame</w:t>
      </w:r>
    </w:p>
    <w:p w14:paraId="00963744" w14:textId="77777777" w:rsidR="00054221" w:rsidRDefault="00054221">
      <w:pPr>
        <w:pStyle w:val="BodyText"/>
        <w:spacing w:before="1"/>
        <w:rPr>
          <w:sz w:val="35"/>
        </w:rPr>
      </w:pPr>
    </w:p>
    <w:p w14:paraId="1DD2DBA9" w14:textId="3ED106C9" w:rsidR="00054221" w:rsidRDefault="00BD4E74">
      <w:pPr>
        <w:pStyle w:val="ListParagraph"/>
        <w:numPr>
          <w:ilvl w:val="1"/>
          <w:numId w:val="9"/>
        </w:numPr>
        <w:tabs>
          <w:tab w:val="left" w:pos="666"/>
        </w:tabs>
        <w:spacing w:before="0" w:line="314" w:lineRule="auto"/>
        <w:ind w:right="576"/>
        <w:jc w:val="both"/>
      </w:pPr>
      <w:r>
        <w:t xml:space="preserve">STEP 1 - </w:t>
      </w:r>
      <w:commentRangeStart w:id="18"/>
      <w:r>
        <w:t>LIVELIHOOD ZONES/ADMIN1 AREA SELECTION</w:t>
      </w:r>
      <w:commentRangeEnd w:id="18"/>
      <w:r>
        <w:rPr>
          <w:rStyle w:val="CommentReference"/>
        </w:rPr>
        <w:commentReference w:id="18"/>
      </w:r>
      <w:r>
        <w:t>: A minimum of 2 Admin1</w:t>
      </w:r>
      <w:r>
        <w:rPr>
          <w:spacing w:val="1"/>
        </w:rPr>
        <w:t xml:space="preserve"> </w:t>
      </w:r>
      <w:r w:rsidR="0CF46EF7">
        <w:t>a</w:t>
      </w:r>
      <w:r>
        <w:rPr>
          <w:w w:val="95"/>
        </w:rPr>
        <w:t xml:space="preserve">reas were identified with </w:t>
      </w:r>
      <w:r w:rsidR="5F103EAD">
        <w:t xml:space="preserve">the </w:t>
      </w:r>
      <w:r>
        <w:rPr>
          <w:w w:val="95"/>
        </w:rPr>
        <w:t xml:space="preserve">WFP </w:t>
      </w:r>
      <w:r w:rsidR="38358050">
        <w:t>country office (CO)</w:t>
      </w:r>
      <w:r>
        <w:rPr>
          <w:w w:val="95"/>
        </w:rPr>
        <w:t xml:space="preserve"> based on phone coverage, </w:t>
      </w:r>
      <w:r w:rsidR="5B74D0C8">
        <w:t xml:space="preserve">the </w:t>
      </w:r>
      <w:r>
        <w:rPr>
          <w:w w:val="95"/>
        </w:rPr>
        <w:t>food security situation</w:t>
      </w:r>
      <w:r>
        <w:rPr>
          <w:spacing w:val="1"/>
          <w:w w:val="95"/>
        </w:rPr>
        <w:t xml:space="preserve"> </w:t>
      </w:r>
      <w:r>
        <w:rPr>
          <w:spacing w:val="-1"/>
        </w:rPr>
        <w:t xml:space="preserve">and accessibility. </w:t>
      </w:r>
      <w:r>
        <w:t xml:space="preserve">If many Admin1 areas </w:t>
      </w:r>
      <w:r w:rsidR="232710CC">
        <w:t xml:space="preserve">were </w:t>
      </w:r>
      <w:r>
        <w:t>available, a simple random sampling approach</w:t>
      </w:r>
      <w:r>
        <w:rPr>
          <w:spacing w:val="1"/>
        </w:rPr>
        <w:t xml:space="preserve"> </w:t>
      </w:r>
      <w:r>
        <w:t>was</w:t>
      </w:r>
      <w:r>
        <w:rPr>
          <w:spacing w:val="17"/>
        </w:rPr>
        <w:t xml:space="preserve"> </w:t>
      </w:r>
      <w:r>
        <w:t>used</w:t>
      </w:r>
      <w:r>
        <w:rPr>
          <w:spacing w:val="17"/>
        </w:rPr>
        <w:t xml:space="preserve"> </w:t>
      </w:r>
      <w:r>
        <w:t>to</w:t>
      </w:r>
      <w:r>
        <w:rPr>
          <w:spacing w:val="17"/>
        </w:rPr>
        <w:t xml:space="preserve"> </w:t>
      </w:r>
      <w:r>
        <w:t>select</w:t>
      </w:r>
      <w:r>
        <w:rPr>
          <w:spacing w:val="18"/>
        </w:rPr>
        <w:t xml:space="preserve"> </w:t>
      </w:r>
      <w:r>
        <w:t>the</w:t>
      </w:r>
      <w:r>
        <w:rPr>
          <w:spacing w:val="17"/>
        </w:rPr>
        <w:t xml:space="preserve"> </w:t>
      </w:r>
      <w:r>
        <w:t>Admin1</w:t>
      </w:r>
      <w:r>
        <w:rPr>
          <w:spacing w:val="18"/>
        </w:rPr>
        <w:t xml:space="preserve"> </w:t>
      </w:r>
      <w:r>
        <w:t>Areas.</w:t>
      </w:r>
    </w:p>
    <w:p w14:paraId="3D419F76" w14:textId="77777777" w:rsidR="00054221" w:rsidRDefault="00BD4E74">
      <w:pPr>
        <w:pStyle w:val="ListParagraph"/>
        <w:numPr>
          <w:ilvl w:val="1"/>
          <w:numId w:val="9"/>
        </w:numPr>
        <w:tabs>
          <w:tab w:val="left" w:pos="666"/>
        </w:tabs>
        <w:spacing w:before="165" w:line="314" w:lineRule="auto"/>
        <w:ind w:right="579"/>
        <w:jc w:val="both"/>
      </w:pPr>
      <w:r>
        <w:t>STEP 2 - ADMIN2 SELECTION: A minimum of 4 ADMIN2 areas were randomly selected</w:t>
      </w:r>
      <w:r>
        <w:rPr>
          <w:spacing w:val="1"/>
        </w:rPr>
        <w:t xml:space="preserve"> </w:t>
      </w:r>
      <w:r>
        <w:t>(2</w:t>
      </w:r>
      <w:r>
        <w:rPr>
          <w:spacing w:val="17"/>
        </w:rPr>
        <w:t xml:space="preserve"> </w:t>
      </w:r>
      <w:r>
        <w:t>per</w:t>
      </w:r>
      <w:r>
        <w:rPr>
          <w:spacing w:val="17"/>
        </w:rPr>
        <w:t xml:space="preserve"> </w:t>
      </w:r>
      <w:r>
        <w:t>ADMIN1</w:t>
      </w:r>
      <w:r>
        <w:rPr>
          <w:spacing w:val="17"/>
        </w:rPr>
        <w:t xml:space="preserve"> </w:t>
      </w:r>
      <w:r>
        <w:t>Area</w:t>
      </w:r>
      <w:r>
        <w:rPr>
          <w:spacing w:val="17"/>
        </w:rPr>
        <w:t xml:space="preserve"> </w:t>
      </w:r>
      <w:r>
        <w:t>based</w:t>
      </w:r>
      <w:r>
        <w:rPr>
          <w:spacing w:val="17"/>
        </w:rPr>
        <w:t xml:space="preserve"> </w:t>
      </w:r>
      <w:r>
        <w:t>on</w:t>
      </w:r>
      <w:r>
        <w:rPr>
          <w:spacing w:val="17"/>
        </w:rPr>
        <w:t xml:space="preserve"> </w:t>
      </w:r>
      <w:r>
        <w:t>the</w:t>
      </w:r>
      <w:r>
        <w:rPr>
          <w:spacing w:val="17"/>
        </w:rPr>
        <w:t xml:space="preserve"> </w:t>
      </w:r>
      <w:r>
        <w:t>outcome</w:t>
      </w:r>
      <w:r>
        <w:rPr>
          <w:spacing w:val="17"/>
        </w:rPr>
        <w:t xml:space="preserve"> </w:t>
      </w:r>
      <w:r>
        <w:t>of</w:t>
      </w:r>
      <w:r>
        <w:rPr>
          <w:spacing w:val="17"/>
        </w:rPr>
        <w:t xml:space="preserve"> </w:t>
      </w:r>
      <w:r>
        <w:t>Step</w:t>
      </w:r>
      <w:r>
        <w:rPr>
          <w:spacing w:val="17"/>
        </w:rPr>
        <w:t xml:space="preserve"> </w:t>
      </w:r>
      <w:r>
        <w:t>1).</w:t>
      </w:r>
    </w:p>
    <w:p w14:paraId="198F58A2" w14:textId="3A8E784D" w:rsidR="00054221" w:rsidRDefault="00BD4E74">
      <w:pPr>
        <w:pStyle w:val="ListParagraph"/>
        <w:numPr>
          <w:ilvl w:val="1"/>
          <w:numId w:val="9"/>
        </w:numPr>
        <w:tabs>
          <w:tab w:val="left" w:pos="666"/>
        </w:tabs>
        <w:spacing w:before="162" w:line="314" w:lineRule="auto"/>
        <w:ind w:right="577"/>
        <w:jc w:val="both"/>
      </w:pPr>
      <w:r>
        <w:t>STEP 3 - SELECTION OF ADMIN3/ADMIN5 (villages,</w:t>
      </w:r>
      <w:r>
        <w:rPr>
          <w:spacing w:val="53"/>
        </w:rPr>
        <w:t xml:space="preserve"> </w:t>
      </w:r>
      <w:r>
        <w:t>communities or camps) AREAS:</w:t>
      </w:r>
      <w:r>
        <w:rPr>
          <w:spacing w:val="1"/>
        </w:rPr>
        <w:t xml:space="preserve"> </w:t>
      </w:r>
      <w:r>
        <w:t>All ADMIN 5 (villages) in ADMIN2 that me</w:t>
      </w:r>
      <w:r w:rsidR="23923591">
        <w:t>t</w:t>
      </w:r>
      <w:r>
        <w:t xml:space="preserve"> the inclusion criteria set out in STEP 1 </w:t>
      </w:r>
      <w:r w:rsidR="2EAFFAE6">
        <w:t xml:space="preserve">were </w:t>
      </w:r>
      <w:proofErr w:type="gramStart"/>
      <w:r>
        <w:t>compiled  as</w:t>
      </w:r>
      <w:proofErr w:type="gramEnd"/>
      <w:r>
        <w:t xml:space="preserve"> the primary sampling units (PSUs). A total of 20 PSUs were</w:t>
      </w:r>
      <w:r>
        <w:rPr>
          <w:spacing w:val="1"/>
        </w:rPr>
        <w:t xml:space="preserve"> </w:t>
      </w:r>
      <w:r>
        <w:t>randomly</w:t>
      </w:r>
      <w:r>
        <w:rPr>
          <w:spacing w:val="-5"/>
        </w:rPr>
        <w:t xml:space="preserve"> </w:t>
      </w:r>
      <w:r>
        <w:t>selected</w:t>
      </w:r>
      <w:r>
        <w:rPr>
          <w:spacing w:val="-4"/>
        </w:rPr>
        <w:t xml:space="preserve"> </w:t>
      </w:r>
      <w:r>
        <w:t>(distributed</w:t>
      </w:r>
      <w:r>
        <w:rPr>
          <w:spacing w:val="-5"/>
        </w:rPr>
        <w:t xml:space="preserve"> </w:t>
      </w:r>
      <w:r>
        <w:t>uniformly</w:t>
      </w:r>
      <w:r>
        <w:rPr>
          <w:spacing w:val="-4"/>
        </w:rPr>
        <w:t xml:space="preserve"> </w:t>
      </w:r>
      <w:r>
        <w:t>across</w:t>
      </w:r>
      <w:r>
        <w:rPr>
          <w:spacing w:val="-4"/>
        </w:rPr>
        <w:t xml:space="preserve"> </w:t>
      </w:r>
      <w:r>
        <w:t>the</w:t>
      </w:r>
      <w:r>
        <w:rPr>
          <w:spacing w:val="-5"/>
        </w:rPr>
        <w:t xml:space="preserve"> </w:t>
      </w:r>
      <w:r>
        <w:t>selected</w:t>
      </w:r>
      <w:r>
        <w:rPr>
          <w:spacing w:val="-4"/>
        </w:rPr>
        <w:t xml:space="preserve"> </w:t>
      </w:r>
      <w:r>
        <w:t>ADMIN1</w:t>
      </w:r>
      <w:r>
        <w:rPr>
          <w:spacing w:val="-4"/>
        </w:rPr>
        <w:t xml:space="preserve"> </w:t>
      </w:r>
      <w:r w:rsidR="0E25A828">
        <w:t>areas</w:t>
      </w:r>
      <w:r>
        <w:t>)</w:t>
      </w:r>
      <w:r>
        <w:rPr>
          <w:spacing w:val="-5"/>
        </w:rPr>
        <w:t xml:space="preserve"> </w:t>
      </w:r>
      <w:r>
        <w:t>as</w:t>
      </w:r>
      <w:r>
        <w:rPr>
          <w:spacing w:val="-4"/>
        </w:rPr>
        <w:t xml:space="preserve"> </w:t>
      </w:r>
      <w:r>
        <w:t>sampling</w:t>
      </w:r>
      <w:r>
        <w:rPr>
          <w:spacing w:val="-51"/>
        </w:rPr>
        <w:t xml:space="preserve"> </w:t>
      </w:r>
      <w:r>
        <w:t>clusters</w:t>
      </w:r>
      <w:r>
        <w:rPr>
          <w:spacing w:val="16"/>
        </w:rPr>
        <w:t xml:space="preserve"> </w:t>
      </w:r>
      <w:r>
        <w:t>to</w:t>
      </w:r>
      <w:r>
        <w:rPr>
          <w:spacing w:val="17"/>
        </w:rPr>
        <w:t xml:space="preserve"> </w:t>
      </w:r>
      <w:r>
        <w:t>draw</w:t>
      </w:r>
      <w:r>
        <w:rPr>
          <w:spacing w:val="16"/>
        </w:rPr>
        <w:t xml:space="preserve"> </w:t>
      </w:r>
      <w:r>
        <w:t>the</w:t>
      </w:r>
      <w:r>
        <w:rPr>
          <w:spacing w:val="17"/>
        </w:rPr>
        <w:t xml:space="preserve"> </w:t>
      </w:r>
      <w:r>
        <w:t>households</w:t>
      </w:r>
      <w:r>
        <w:rPr>
          <w:spacing w:val="17"/>
        </w:rPr>
        <w:t xml:space="preserve"> </w:t>
      </w:r>
      <w:r>
        <w:t>from.</w:t>
      </w:r>
    </w:p>
    <w:p w14:paraId="2B480A15" w14:textId="06A9F213" w:rsidR="00054221" w:rsidRDefault="00BD4E74">
      <w:pPr>
        <w:pStyle w:val="ListParagraph"/>
        <w:numPr>
          <w:ilvl w:val="1"/>
          <w:numId w:val="9"/>
        </w:numPr>
        <w:tabs>
          <w:tab w:val="left" w:pos="666"/>
        </w:tabs>
        <w:spacing w:before="165" w:line="314" w:lineRule="auto"/>
        <w:ind w:right="576"/>
        <w:jc w:val="both"/>
      </w:pPr>
      <w:r>
        <w:t xml:space="preserve">STEP 4 - SAMPLED HOUSEHOLDS FOR THE STUDY: The sampling frame study </w:t>
      </w:r>
      <w:r w:rsidR="12680A8F">
        <w:t>wa</w:t>
      </w:r>
      <w:r>
        <w:t>s all</w:t>
      </w:r>
      <w:r>
        <w:rPr>
          <w:spacing w:val="1"/>
        </w:rPr>
        <w:t xml:space="preserve"> </w:t>
      </w:r>
      <w:r>
        <w:rPr>
          <w:w w:val="95"/>
        </w:rPr>
        <w:t>households</w:t>
      </w:r>
      <w:r>
        <w:rPr>
          <w:spacing w:val="23"/>
          <w:w w:val="95"/>
        </w:rPr>
        <w:t xml:space="preserve"> </w:t>
      </w:r>
      <w:r>
        <w:rPr>
          <w:w w:val="95"/>
        </w:rPr>
        <w:t>in</w:t>
      </w:r>
      <w:r>
        <w:rPr>
          <w:spacing w:val="23"/>
          <w:w w:val="95"/>
        </w:rPr>
        <w:t xml:space="preserve"> </w:t>
      </w:r>
      <w:r>
        <w:rPr>
          <w:w w:val="95"/>
        </w:rPr>
        <w:t>selected</w:t>
      </w:r>
      <w:r>
        <w:rPr>
          <w:spacing w:val="23"/>
          <w:w w:val="95"/>
        </w:rPr>
        <w:t xml:space="preserve"> </w:t>
      </w:r>
      <w:r>
        <w:rPr>
          <w:w w:val="95"/>
        </w:rPr>
        <w:t>PSUs.</w:t>
      </w:r>
      <w:r>
        <w:rPr>
          <w:spacing w:val="2"/>
          <w:w w:val="95"/>
        </w:rPr>
        <w:t xml:space="preserve"> </w:t>
      </w:r>
      <w:r>
        <w:rPr>
          <w:w w:val="95"/>
        </w:rPr>
        <w:t>A</w:t>
      </w:r>
      <w:r>
        <w:rPr>
          <w:spacing w:val="23"/>
          <w:w w:val="95"/>
        </w:rPr>
        <w:t xml:space="preserve"> </w:t>
      </w:r>
      <w:r>
        <w:rPr>
          <w:w w:val="95"/>
        </w:rPr>
        <w:t>minimum</w:t>
      </w:r>
      <w:r>
        <w:rPr>
          <w:spacing w:val="23"/>
          <w:w w:val="95"/>
        </w:rPr>
        <w:t xml:space="preserve"> </w:t>
      </w:r>
      <w:r>
        <w:rPr>
          <w:w w:val="95"/>
        </w:rPr>
        <w:t>of</w:t>
      </w:r>
      <w:r>
        <w:rPr>
          <w:spacing w:val="23"/>
          <w:w w:val="95"/>
        </w:rPr>
        <w:t xml:space="preserve"> </w:t>
      </w:r>
      <w:r>
        <w:rPr>
          <w:w w:val="95"/>
        </w:rPr>
        <w:t>100</w:t>
      </w:r>
      <w:r>
        <w:rPr>
          <w:spacing w:val="23"/>
          <w:w w:val="95"/>
        </w:rPr>
        <w:t xml:space="preserve"> </w:t>
      </w:r>
      <w:r>
        <w:rPr>
          <w:w w:val="95"/>
        </w:rPr>
        <w:t>households</w:t>
      </w:r>
      <w:r>
        <w:rPr>
          <w:spacing w:val="23"/>
          <w:w w:val="95"/>
        </w:rPr>
        <w:t xml:space="preserve"> </w:t>
      </w:r>
      <w:r>
        <w:rPr>
          <w:w w:val="95"/>
        </w:rPr>
        <w:t>per</w:t>
      </w:r>
      <w:r>
        <w:rPr>
          <w:spacing w:val="23"/>
          <w:w w:val="95"/>
        </w:rPr>
        <w:t xml:space="preserve"> </w:t>
      </w:r>
      <w:r>
        <w:rPr>
          <w:w w:val="95"/>
        </w:rPr>
        <w:t>PSU</w:t>
      </w:r>
      <w:r>
        <w:rPr>
          <w:spacing w:val="23"/>
          <w:w w:val="95"/>
        </w:rPr>
        <w:t xml:space="preserve"> </w:t>
      </w:r>
      <w:r>
        <w:rPr>
          <w:w w:val="95"/>
        </w:rPr>
        <w:t>were</w:t>
      </w:r>
      <w:r>
        <w:rPr>
          <w:spacing w:val="23"/>
          <w:w w:val="95"/>
        </w:rPr>
        <w:t xml:space="preserve"> </w:t>
      </w:r>
      <w:r>
        <w:rPr>
          <w:w w:val="95"/>
        </w:rPr>
        <w:t>selected</w:t>
      </w:r>
      <w:r>
        <w:rPr>
          <w:spacing w:val="23"/>
          <w:w w:val="95"/>
        </w:rPr>
        <w:t xml:space="preserve"> </w:t>
      </w:r>
      <w:r>
        <w:rPr>
          <w:w w:val="95"/>
        </w:rPr>
        <w:t>through</w:t>
      </w:r>
      <w:r>
        <w:rPr>
          <w:spacing w:val="-49"/>
          <w:w w:val="95"/>
        </w:rPr>
        <w:t xml:space="preserve"> </w:t>
      </w:r>
      <w:r>
        <w:rPr>
          <w:w w:val="95"/>
        </w:rPr>
        <w:t>the random-walk approach (listing every 3rd house in the sequence) by trained enumerators.</w:t>
      </w:r>
      <w:r>
        <w:rPr>
          <w:spacing w:val="1"/>
          <w:w w:val="95"/>
        </w:rPr>
        <w:t xml:space="preserve"> </w:t>
      </w:r>
      <w:r>
        <w:rPr>
          <w:w w:val="95"/>
        </w:rPr>
        <w:t>Consent of participation was taken from all HHs before being included into the study sample.</w:t>
      </w:r>
      <w:r>
        <w:rPr>
          <w:spacing w:val="1"/>
          <w:w w:val="95"/>
        </w:rPr>
        <w:t xml:space="preserve"> </w:t>
      </w:r>
      <w:r>
        <w:rPr>
          <w:spacing w:val="-1"/>
        </w:rPr>
        <w:t xml:space="preserve">Based on the number of PSUs per country, 2000-2500HHs (except in </w:t>
      </w:r>
      <w:r w:rsidR="3D1F11F2">
        <w:rPr>
          <w:spacing w:val="-1"/>
        </w:rPr>
        <w:t>Myanmar,</w:t>
      </w:r>
      <w:r>
        <w:rPr>
          <w:spacing w:val="-1"/>
        </w:rPr>
        <w:t xml:space="preserve"> </w:t>
      </w:r>
      <w:r>
        <w:t>where the</w:t>
      </w:r>
      <w:r>
        <w:rPr>
          <w:spacing w:val="1"/>
        </w:rPr>
        <w:t xml:space="preserve"> </w:t>
      </w:r>
      <w:r>
        <w:t>initial sample was 1665HHs).</w:t>
      </w:r>
      <w:r>
        <w:rPr>
          <w:spacing w:val="1"/>
        </w:rPr>
        <w:t xml:space="preserve"> </w:t>
      </w:r>
      <w:r>
        <w:t>The final listed households in this stage were used for the</w:t>
      </w:r>
      <w:r>
        <w:rPr>
          <w:spacing w:val="1"/>
        </w:rPr>
        <w:t xml:space="preserve"> </w:t>
      </w:r>
      <w:r>
        <w:t>randomization</w:t>
      </w:r>
      <w:r>
        <w:rPr>
          <w:spacing w:val="16"/>
        </w:rPr>
        <w:t xml:space="preserve"> </w:t>
      </w:r>
      <w:r>
        <w:t>process</w:t>
      </w:r>
      <w:r>
        <w:rPr>
          <w:spacing w:val="17"/>
        </w:rPr>
        <w:t xml:space="preserve"> </w:t>
      </w:r>
      <w:r>
        <w:t>in</w:t>
      </w:r>
      <w:r>
        <w:rPr>
          <w:spacing w:val="17"/>
        </w:rPr>
        <w:t xml:space="preserve"> </w:t>
      </w:r>
      <w:r>
        <w:t>the</w:t>
      </w:r>
      <w:r>
        <w:rPr>
          <w:spacing w:val="17"/>
        </w:rPr>
        <w:t xml:space="preserve"> </w:t>
      </w:r>
      <w:r>
        <w:t>next</w:t>
      </w:r>
      <w:r>
        <w:rPr>
          <w:spacing w:val="17"/>
        </w:rPr>
        <w:t xml:space="preserve"> </w:t>
      </w:r>
      <w:r>
        <w:t>step.</w:t>
      </w:r>
    </w:p>
    <w:p w14:paraId="05B78932" w14:textId="00A20D68" w:rsidR="00054221" w:rsidRDefault="00BD4E74">
      <w:pPr>
        <w:pStyle w:val="ListParagraph"/>
        <w:numPr>
          <w:ilvl w:val="1"/>
          <w:numId w:val="9"/>
        </w:numPr>
        <w:tabs>
          <w:tab w:val="left" w:pos="666"/>
        </w:tabs>
        <w:spacing w:before="168"/>
        <w:ind w:hanging="280"/>
      </w:pPr>
      <w:r>
        <w:t>STEP</w:t>
      </w:r>
      <w:r>
        <w:rPr>
          <w:spacing w:val="12"/>
        </w:rPr>
        <w:t xml:space="preserve"> </w:t>
      </w:r>
      <w:r>
        <w:t>5</w:t>
      </w:r>
      <w:r>
        <w:rPr>
          <w:spacing w:val="13"/>
        </w:rPr>
        <w:t xml:space="preserve"> </w:t>
      </w:r>
      <w:r>
        <w:t>-</w:t>
      </w:r>
      <w:r>
        <w:rPr>
          <w:spacing w:val="13"/>
        </w:rPr>
        <w:t xml:space="preserve"> </w:t>
      </w:r>
      <w:r>
        <w:t>RANDOMIZATION</w:t>
      </w:r>
      <w:r>
        <w:rPr>
          <w:spacing w:val="12"/>
        </w:rPr>
        <w:t xml:space="preserve"> </w:t>
      </w:r>
      <w:r>
        <w:t>OF</w:t>
      </w:r>
      <w:r>
        <w:rPr>
          <w:spacing w:val="13"/>
        </w:rPr>
        <w:t xml:space="preserve"> </w:t>
      </w:r>
      <w:r>
        <w:t>HOUSEHOLDS:</w:t>
      </w:r>
      <w:r>
        <w:rPr>
          <w:spacing w:val="13"/>
        </w:rPr>
        <w:t xml:space="preserve"> </w:t>
      </w:r>
      <w:r w:rsidR="2905D129">
        <w:rPr>
          <w:spacing w:val="13"/>
        </w:rPr>
        <w:t>F</w:t>
      </w:r>
      <w:r>
        <w:t>inal</w:t>
      </w:r>
      <w:r>
        <w:rPr>
          <w:spacing w:val="12"/>
        </w:rPr>
        <w:t xml:space="preserve"> </w:t>
      </w:r>
      <w:r>
        <w:t>sampled</w:t>
      </w:r>
      <w:r>
        <w:rPr>
          <w:spacing w:val="13"/>
        </w:rPr>
        <w:t xml:space="preserve"> </w:t>
      </w:r>
      <w:r>
        <w:t xml:space="preserve">households </w:t>
      </w:r>
      <w:r w:rsidR="0CBECE25">
        <w:t>that gave consent</w:t>
      </w:r>
      <w:r>
        <w:rPr>
          <w:spacing w:val="13"/>
        </w:rPr>
        <w:t xml:space="preserve"> </w:t>
      </w:r>
      <w:r>
        <w:t>in</w:t>
      </w:r>
    </w:p>
    <w:p w14:paraId="6D16F42A" w14:textId="77777777" w:rsidR="00054221" w:rsidRDefault="00054221">
      <w:pPr>
        <w:sectPr w:rsidR="00054221">
          <w:pgSz w:w="12240" w:h="15840"/>
          <w:pgMar w:top="1260" w:right="860" w:bottom="1080" w:left="1320" w:header="0" w:footer="888" w:gutter="0"/>
          <w:cols w:space="720"/>
        </w:sectPr>
      </w:pPr>
    </w:p>
    <w:p w14:paraId="24A1E785" w14:textId="793C4960" w:rsidR="00054221" w:rsidRDefault="00BD4E74">
      <w:pPr>
        <w:pStyle w:val="BodyText"/>
        <w:spacing w:before="117" w:line="314" w:lineRule="auto"/>
        <w:ind w:left="665" w:right="575"/>
        <w:jc w:val="both"/>
      </w:pPr>
      <w:r>
        <w:lastRenderedPageBreak/>
        <w:t xml:space="preserve">STAGE 4 </w:t>
      </w:r>
      <w:proofErr w:type="gramStart"/>
      <w:r w:rsidR="58BD0298">
        <w:t>we</w:t>
      </w:r>
      <w:r>
        <w:t>re</w:t>
      </w:r>
      <w:proofErr w:type="gramEnd"/>
      <w:r>
        <w:t xml:space="preserve"> randomly assigned into one of two survey modalities/groups; F2F </w:t>
      </w:r>
      <w:r w:rsidR="03DDCA44">
        <w:rPr>
          <w:spacing w:val="1"/>
        </w:rPr>
        <w:t xml:space="preserve">survey </w:t>
      </w:r>
      <w:r>
        <w:t xml:space="preserve">(CARI Group) and </w:t>
      </w:r>
      <w:r w:rsidR="247748E0">
        <w:t>remote survey</w:t>
      </w:r>
      <w:r>
        <w:t xml:space="preserve"> (rCARI Group). The design </w:t>
      </w:r>
      <w:r w:rsidR="1E2CD313">
        <w:t>wa</w:t>
      </w:r>
      <w:r>
        <w:t>s programmed such</w:t>
      </w:r>
      <w:r>
        <w:rPr>
          <w:spacing w:val="1"/>
        </w:rPr>
        <w:t xml:space="preserve"> </w:t>
      </w:r>
      <w:r>
        <w:t xml:space="preserve">that </w:t>
      </w:r>
      <w:r w:rsidR="12528767">
        <w:t xml:space="preserve">the </w:t>
      </w:r>
      <w:r>
        <w:t>sample w</w:t>
      </w:r>
      <w:r w:rsidR="75F9F40E">
        <w:t>as</w:t>
      </w:r>
      <w:r>
        <w:t xml:space="preserve"> divided equally between the modalities. All interviews were conducted</w:t>
      </w:r>
      <w:r>
        <w:rPr>
          <w:spacing w:val="1"/>
        </w:rPr>
        <w:t xml:space="preserve"> </w:t>
      </w:r>
      <w:r>
        <w:rPr>
          <w:spacing w:val="-1"/>
        </w:rPr>
        <w:t>over</w:t>
      </w:r>
      <w:r>
        <w:rPr>
          <w:spacing w:val="-9"/>
        </w:rPr>
        <w:t xml:space="preserve"> </w:t>
      </w:r>
      <w:r>
        <w:rPr>
          <w:spacing w:val="-1"/>
        </w:rPr>
        <w:t>the</w:t>
      </w:r>
      <w:r>
        <w:rPr>
          <w:spacing w:val="-10"/>
        </w:rPr>
        <w:t xml:space="preserve"> </w:t>
      </w:r>
      <w:r>
        <w:rPr>
          <w:spacing w:val="-1"/>
        </w:rPr>
        <w:t>same</w:t>
      </w:r>
      <w:r>
        <w:rPr>
          <w:spacing w:val="-8"/>
        </w:rPr>
        <w:t xml:space="preserve"> </w:t>
      </w:r>
      <w:r>
        <w:rPr>
          <w:spacing w:val="-1"/>
        </w:rPr>
        <w:t>timeframe</w:t>
      </w:r>
      <w:r>
        <w:rPr>
          <w:spacing w:val="-9"/>
        </w:rPr>
        <w:t xml:space="preserve"> </w:t>
      </w:r>
      <w:r>
        <w:rPr>
          <w:spacing w:val="-1"/>
        </w:rPr>
        <w:t>to</w:t>
      </w:r>
      <w:r>
        <w:rPr>
          <w:spacing w:val="-9"/>
        </w:rPr>
        <w:t xml:space="preserve"> </w:t>
      </w:r>
      <w:r>
        <w:rPr>
          <w:spacing w:val="-1"/>
        </w:rPr>
        <w:t>ensure</w:t>
      </w:r>
      <w:r>
        <w:rPr>
          <w:spacing w:val="-8"/>
        </w:rPr>
        <w:t xml:space="preserve"> </w:t>
      </w:r>
      <w:r>
        <w:rPr>
          <w:spacing w:val="-1"/>
        </w:rPr>
        <w:t>that</w:t>
      </w:r>
      <w:r>
        <w:rPr>
          <w:spacing w:val="-9"/>
        </w:rPr>
        <w:t xml:space="preserve"> </w:t>
      </w:r>
      <w:r>
        <w:rPr>
          <w:spacing w:val="-1"/>
        </w:rPr>
        <w:t>households</w:t>
      </w:r>
      <w:r>
        <w:rPr>
          <w:spacing w:val="-9"/>
        </w:rPr>
        <w:t xml:space="preserve"> </w:t>
      </w:r>
      <w:r>
        <w:t>in</w:t>
      </w:r>
      <w:r>
        <w:rPr>
          <w:spacing w:val="-9"/>
        </w:rPr>
        <w:t xml:space="preserve"> </w:t>
      </w:r>
      <w:r>
        <w:t>the</w:t>
      </w:r>
      <w:r>
        <w:rPr>
          <w:spacing w:val="-9"/>
        </w:rPr>
        <w:t xml:space="preserve"> </w:t>
      </w:r>
      <w:r>
        <w:t>two</w:t>
      </w:r>
      <w:r>
        <w:rPr>
          <w:spacing w:val="-9"/>
        </w:rPr>
        <w:t xml:space="preserve"> </w:t>
      </w:r>
      <w:r>
        <w:t>modalities</w:t>
      </w:r>
      <w:r>
        <w:rPr>
          <w:spacing w:val="-10"/>
        </w:rPr>
        <w:t xml:space="preserve"> </w:t>
      </w:r>
      <w:r w:rsidR="63DF4E4D">
        <w:t>we</w:t>
      </w:r>
      <w:r>
        <w:t>re</w:t>
      </w:r>
      <w:r>
        <w:rPr>
          <w:spacing w:val="-8"/>
        </w:rPr>
        <w:t xml:space="preserve"> </w:t>
      </w:r>
      <w:r>
        <w:t>reporting</w:t>
      </w:r>
      <w:r>
        <w:rPr>
          <w:spacing w:val="-9"/>
        </w:rPr>
        <w:t xml:space="preserve"> </w:t>
      </w:r>
      <w:r>
        <w:t>their</w:t>
      </w:r>
      <w:r>
        <w:rPr>
          <w:spacing w:val="-51"/>
        </w:rPr>
        <w:t xml:space="preserve"> </w:t>
      </w:r>
      <w:r>
        <w:t>food</w:t>
      </w:r>
      <w:r>
        <w:rPr>
          <w:spacing w:val="16"/>
        </w:rPr>
        <w:t xml:space="preserve"> </w:t>
      </w:r>
      <w:r>
        <w:t>security</w:t>
      </w:r>
      <w:r>
        <w:rPr>
          <w:spacing w:val="16"/>
        </w:rPr>
        <w:t xml:space="preserve"> </w:t>
      </w:r>
      <w:r>
        <w:t>situation</w:t>
      </w:r>
      <w:r>
        <w:rPr>
          <w:spacing w:val="16"/>
        </w:rPr>
        <w:t xml:space="preserve"> </w:t>
      </w:r>
      <w:r w:rsidR="3B13774A">
        <w:t xml:space="preserve">during </w:t>
      </w:r>
      <w:r>
        <w:t>the</w:t>
      </w:r>
      <w:r>
        <w:rPr>
          <w:spacing w:val="16"/>
        </w:rPr>
        <w:t xml:space="preserve"> </w:t>
      </w:r>
      <w:r>
        <w:t>same</w:t>
      </w:r>
      <w:r>
        <w:rPr>
          <w:spacing w:val="16"/>
        </w:rPr>
        <w:t xml:space="preserve"> </w:t>
      </w:r>
      <w:r w:rsidR="14F20B12">
        <w:t>period</w:t>
      </w:r>
      <w:r>
        <w:t>.</w:t>
      </w:r>
    </w:p>
    <w:p w14:paraId="723BA152" w14:textId="61A4CE25" w:rsidR="00054221" w:rsidRDefault="00BD4E74">
      <w:pPr>
        <w:pStyle w:val="BodyText"/>
        <w:spacing w:before="166" w:line="314" w:lineRule="auto"/>
        <w:ind w:left="120" w:right="574"/>
        <w:jc w:val="both"/>
      </w:pPr>
      <w:r>
        <w:rPr>
          <w:spacing w:val="-1"/>
        </w:rPr>
        <w:t xml:space="preserve">After the randomization was done </w:t>
      </w:r>
      <w:r>
        <w:t>(STEP 5), using baseline household respondents collected</w:t>
      </w:r>
      <w:r>
        <w:rPr>
          <w:spacing w:val="-51"/>
        </w:rPr>
        <w:t xml:space="preserve"> </w:t>
      </w:r>
      <w:r>
        <w:t xml:space="preserve">during the listing phase, a statistical balance of the two groups </w:t>
      </w:r>
      <w:r w:rsidR="3EDA607A">
        <w:t>was</w:t>
      </w:r>
      <w:r>
        <w:t xml:space="preserve"> </w:t>
      </w:r>
      <w:commentRangeStart w:id="19"/>
      <w:proofErr w:type="spellStart"/>
      <w:r>
        <w:t>done</w:t>
      </w:r>
      <w:commentRangeEnd w:id="19"/>
      <w:r>
        <w:rPr>
          <w:rStyle w:val="CommentReference"/>
        </w:rPr>
        <w:commentReference w:id="19"/>
      </w:r>
      <w:r>
        <w:t>to</w:t>
      </w:r>
      <w:proofErr w:type="spellEnd"/>
      <w:r>
        <w:t xml:space="preserve"> ensure that the</w:t>
      </w:r>
      <w:r>
        <w:rPr>
          <w:spacing w:val="1"/>
        </w:rPr>
        <w:t xml:space="preserve"> </w:t>
      </w:r>
      <w:r>
        <w:rPr>
          <w:w w:val="95"/>
        </w:rPr>
        <w:t xml:space="preserve">two study groups </w:t>
      </w:r>
      <w:r w:rsidR="1DA8A0F1">
        <w:t>we</w:t>
      </w:r>
      <w:r>
        <w:rPr>
          <w:w w:val="95"/>
        </w:rPr>
        <w:t>re statistically comparable.</w:t>
      </w:r>
      <w:r>
        <w:rPr>
          <w:spacing w:val="1"/>
          <w:w w:val="95"/>
        </w:rPr>
        <w:t xml:space="preserve"> </w:t>
      </w:r>
      <w:r>
        <w:rPr>
          <w:w w:val="95"/>
        </w:rPr>
        <w:t>Food security data was collected using standardized</w:t>
      </w:r>
      <w:r>
        <w:rPr>
          <w:spacing w:val="1"/>
          <w:w w:val="95"/>
        </w:rPr>
        <w:t xml:space="preserve"> </w:t>
      </w:r>
      <w:r>
        <w:rPr>
          <w:w w:val="95"/>
        </w:rPr>
        <w:t>face-to-face and remote modules administered to the two groups collecting household level food</w:t>
      </w:r>
      <w:r>
        <w:rPr>
          <w:spacing w:val="1"/>
          <w:w w:val="95"/>
        </w:rPr>
        <w:t xml:space="preserve"> </w:t>
      </w:r>
      <w:r>
        <w:t>security</w:t>
      </w:r>
      <w:r>
        <w:rPr>
          <w:spacing w:val="18"/>
        </w:rPr>
        <w:t xml:space="preserve"> </w:t>
      </w:r>
      <w:r>
        <w:t>indicators.</w:t>
      </w:r>
    </w:p>
    <w:p w14:paraId="74A8B5FB" w14:textId="152A8621" w:rsidR="00054221" w:rsidRDefault="00BD4E74">
      <w:pPr>
        <w:pStyle w:val="BodyText"/>
        <w:spacing w:before="165" w:line="314" w:lineRule="auto"/>
        <w:ind w:left="120" w:right="576"/>
        <w:jc w:val="both"/>
      </w:pPr>
      <w:r>
        <w:rPr>
          <w:w w:val="95"/>
        </w:rPr>
        <w:t xml:space="preserve">The study is being implemented across six countries: </w:t>
      </w:r>
      <w:r w:rsidR="11F0652B">
        <w:rPr>
          <w:w w:val="95"/>
        </w:rPr>
        <w:t>two</w:t>
      </w:r>
      <w:r>
        <w:rPr>
          <w:w w:val="95"/>
        </w:rPr>
        <w:t xml:space="preserve"> in Africa, </w:t>
      </w:r>
      <w:r w:rsidR="77922B95">
        <w:rPr>
          <w:w w:val="95"/>
        </w:rPr>
        <w:t>two</w:t>
      </w:r>
      <w:r>
        <w:rPr>
          <w:w w:val="95"/>
        </w:rPr>
        <w:t xml:space="preserve"> in Latin America, 1 in Southeast</w:t>
      </w:r>
      <w:r>
        <w:rPr>
          <w:spacing w:val="1"/>
          <w:w w:val="95"/>
        </w:rPr>
        <w:t xml:space="preserve"> </w:t>
      </w:r>
      <w:r>
        <w:rPr>
          <w:w w:val="95"/>
        </w:rPr>
        <w:t>Asia, and 1 in the Middle East.</w:t>
      </w:r>
      <w:r>
        <w:rPr>
          <w:spacing w:val="47"/>
        </w:rPr>
        <w:t xml:space="preserve"> </w:t>
      </w:r>
      <w:r>
        <w:rPr>
          <w:w w:val="95"/>
        </w:rPr>
        <w:t xml:space="preserve">After the first round of data collection covering the period </w:t>
      </w:r>
      <w:r w:rsidR="2EAD97B0">
        <w:rPr>
          <w:w w:val="95"/>
        </w:rPr>
        <w:t xml:space="preserve">from </w:t>
      </w:r>
      <w:r>
        <w:rPr>
          <w:w w:val="95"/>
        </w:rPr>
        <w:t>May 2023</w:t>
      </w:r>
      <w:r>
        <w:rPr>
          <w:spacing w:val="1"/>
          <w:w w:val="95"/>
        </w:rPr>
        <w:t xml:space="preserve"> </w:t>
      </w:r>
      <w:r>
        <w:rPr>
          <w:w w:val="95"/>
        </w:rPr>
        <w:t>to August 2023, surveys in Myanmar, Ecuador and CAR involving approximately 3,755 households</w:t>
      </w:r>
      <w:r>
        <w:rPr>
          <w:spacing w:val="1"/>
          <w:w w:val="95"/>
        </w:rPr>
        <w:t xml:space="preserve"> </w:t>
      </w:r>
      <w:r>
        <w:t>ha</w:t>
      </w:r>
      <w:r w:rsidR="58A5C408">
        <w:t>ve</w:t>
      </w:r>
      <w:r>
        <w:rPr>
          <w:spacing w:val="11"/>
        </w:rPr>
        <w:t xml:space="preserve"> </w:t>
      </w:r>
      <w:r>
        <w:t>been</w:t>
      </w:r>
      <w:r>
        <w:rPr>
          <w:spacing w:val="12"/>
        </w:rPr>
        <w:t xml:space="preserve"> </w:t>
      </w:r>
      <w:r>
        <w:t>completed.</w:t>
      </w:r>
      <w:r>
        <w:rPr>
          <w:spacing w:val="34"/>
        </w:rPr>
        <w:t xml:space="preserve"> </w:t>
      </w:r>
      <w:r>
        <w:t>The</w:t>
      </w:r>
      <w:r>
        <w:rPr>
          <w:spacing w:val="12"/>
        </w:rPr>
        <w:t xml:space="preserve"> </w:t>
      </w:r>
      <w:r>
        <w:t>remaining</w:t>
      </w:r>
      <w:r>
        <w:rPr>
          <w:spacing w:val="12"/>
        </w:rPr>
        <w:t xml:space="preserve"> </w:t>
      </w:r>
      <w:r w:rsidR="6D7DCB6A">
        <w:rPr>
          <w:spacing w:val="12"/>
        </w:rPr>
        <w:t>three</w:t>
      </w:r>
      <w:r>
        <w:rPr>
          <w:spacing w:val="11"/>
        </w:rPr>
        <w:t xml:space="preserve"> </w:t>
      </w:r>
      <w:r>
        <w:t>countries</w:t>
      </w:r>
      <w:r>
        <w:rPr>
          <w:spacing w:val="12"/>
        </w:rPr>
        <w:t xml:space="preserve"> </w:t>
      </w:r>
      <w:r>
        <w:t>are</w:t>
      </w:r>
      <w:r>
        <w:rPr>
          <w:spacing w:val="12"/>
        </w:rPr>
        <w:t xml:space="preserve"> </w:t>
      </w:r>
      <w:r>
        <w:t>planned</w:t>
      </w:r>
      <w:r>
        <w:rPr>
          <w:spacing w:val="12"/>
        </w:rPr>
        <w:t xml:space="preserve"> </w:t>
      </w:r>
      <w:r>
        <w:t>to</w:t>
      </w:r>
      <w:r>
        <w:rPr>
          <w:spacing w:val="12"/>
        </w:rPr>
        <w:t xml:space="preserve"> </w:t>
      </w:r>
      <w:r>
        <w:t>start</w:t>
      </w:r>
      <w:r>
        <w:rPr>
          <w:spacing w:val="12"/>
        </w:rPr>
        <w:t xml:space="preserve"> </w:t>
      </w:r>
      <w:r>
        <w:t>soon.</w:t>
      </w:r>
    </w:p>
    <w:p w14:paraId="075A4D4E" w14:textId="77777777" w:rsidR="00054221" w:rsidRDefault="00054221">
      <w:pPr>
        <w:pStyle w:val="BodyText"/>
        <w:spacing w:before="6"/>
        <w:rPr>
          <w:sz w:val="26"/>
        </w:rPr>
      </w:pPr>
    </w:p>
    <w:p w14:paraId="2E546B33" w14:textId="35830112" w:rsidR="00054221" w:rsidRDefault="00BD4E74">
      <w:pPr>
        <w:pStyle w:val="Heading2"/>
        <w:numPr>
          <w:ilvl w:val="1"/>
          <w:numId w:val="8"/>
        </w:numPr>
        <w:tabs>
          <w:tab w:val="left" w:pos="732"/>
          <w:tab w:val="left" w:pos="733"/>
        </w:tabs>
        <w:spacing w:before="1"/>
      </w:pPr>
      <w:bookmarkStart w:id="20" w:name="Selection_of_study_areas_and_participant"/>
      <w:bookmarkStart w:id="21" w:name="_bookmark3"/>
      <w:bookmarkEnd w:id="20"/>
      <w:bookmarkEnd w:id="21"/>
      <w:commentRangeStart w:id="22"/>
      <w:r>
        <w:rPr>
          <w:w w:val="95"/>
        </w:rPr>
        <w:t>Selection</w:t>
      </w:r>
      <w:r>
        <w:rPr>
          <w:spacing w:val="4"/>
          <w:w w:val="95"/>
        </w:rPr>
        <w:t xml:space="preserve"> </w:t>
      </w:r>
      <w:r>
        <w:rPr>
          <w:w w:val="95"/>
        </w:rPr>
        <w:t>of</w:t>
      </w:r>
      <w:r>
        <w:rPr>
          <w:spacing w:val="5"/>
          <w:w w:val="95"/>
        </w:rPr>
        <w:t xml:space="preserve"> </w:t>
      </w:r>
      <w:r>
        <w:rPr>
          <w:w w:val="95"/>
        </w:rPr>
        <w:t>study</w:t>
      </w:r>
      <w:r>
        <w:rPr>
          <w:spacing w:val="5"/>
          <w:w w:val="95"/>
        </w:rPr>
        <w:t xml:space="preserve"> </w:t>
      </w:r>
      <w:r>
        <w:rPr>
          <w:w w:val="95"/>
        </w:rPr>
        <w:t>areas</w:t>
      </w:r>
      <w:r>
        <w:rPr>
          <w:spacing w:val="4"/>
          <w:w w:val="95"/>
        </w:rPr>
        <w:t xml:space="preserve"> </w:t>
      </w:r>
      <w:r>
        <w:rPr>
          <w:w w:val="95"/>
        </w:rPr>
        <w:t>and</w:t>
      </w:r>
      <w:r>
        <w:rPr>
          <w:spacing w:val="5"/>
          <w:w w:val="95"/>
        </w:rPr>
        <w:t xml:space="preserve"> </w:t>
      </w:r>
      <w:r>
        <w:rPr>
          <w:w w:val="95"/>
        </w:rPr>
        <w:t>participants</w:t>
      </w:r>
      <w:commentRangeEnd w:id="22"/>
      <w:r>
        <w:rPr>
          <w:rStyle w:val="CommentReference"/>
        </w:rPr>
        <w:commentReference w:id="22"/>
      </w:r>
    </w:p>
    <w:p w14:paraId="77A15067" w14:textId="1B6864ED" w:rsidR="00054221" w:rsidRDefault="00BD4E74">
      <w:pPr>
        <w:pStyle w:val="BodyText"/>
        <w:spacing w:before="215" w:line="314" w:lineRule="auto"/>
        <w:ind w:left="120" w:right="576"/>
        <w:jc w:val="both"/>
      </w:pPr>
      <w:commentRangeStart w:id="23"/>
      <w:r>
        <w:t>All study areas (Admin1 to Admin</w:t>
      </w:r>
      <w:proofErr w:type="gramStart"/>
      <w:r>
        <w:t>5 )</w:t>
      </w:r>
      <w:proofErr w:type="gramEnd"/>
      <w:r>
        <w:t xml:space="preserve"> were randomly selected in collaboration with WFP CO</w:t>
      </w:r>
      <w:r>
        <w:rPr>
          <w:spacing w:val="-51"/>
        </w:rPr>
        <w:t xml:space="preserve"> </w:t>
      </w:r>
      <w:r>
        <w:rPr>
          <w:spacing w:val="-1"/>
        </w:rPr>
        <w:t>staff</w:t>
      </w:r>
      <w:r>
        <w:rPr>
          <w:spacing w:val="-6"/>
        </w:rPr>
        <w:t xml:space="preserve"> </w:t>
      </w:r>
      <w:r>
        <w:rPr>
          <w:spacing w:val="-1"/>
        </w:rPr>
        <w:t>based</w:t>
      </w:r>
      <w:r>
        <w:rPr>
          <w:spacing w:val="-6"/>
        </w:rPr>
        <w:t xml:space="preserve"> </w:t>
      </w:r>
      <w:r>
        <w:rPr>
          <w:spacing w:val="-1"/>
        </w:rPr>
        <w:t>on</w:t>
      </w:r>
      <w:r>
        <w:rPr>
          <w:spacing w:val="-6"/>
        </w:rPr>
        <w:t xml:space="preserve"> </w:t>
      </w:r>
      <w:r>
        <w:rPr>
          <w:spacing w:val="-1"/>
        </w:rPr>
        <w:t>a</w:t>
      </w:r>
      <w:r>
        <w:rPr>
          <w:spacing w:val="-5"/>
        </w:rPr>
        <w:t xml:space="preserve"> </w:t>
      </w:r>
      <w:r>
        <w:rPr>
          <w:spacing w:val="-1"/>
        </w:rPr>
        <w:t>common</w:t>
      </w:r>
      <w:r>
        <w:rPr>
          <w:spacing w:val="-6"/>
        </w:rPr>
        <w:t xml:space="preserve"> </w:t>
      </w:r>
      <w:r>
        <w:rPr>
          <w:spacing w:val="-1"/>
        </w:rPr>
        <w:t>criteria</w:t>
      </w:r>
      <w:r>
        <w:rPr>
          <w:spacing w:val="-6"/>
        </w:rPr>
        <w:t xml:space="preserve"> </w:t>
      </w:r>
      <w:r>
        <w:rPr>
          <w:spacing w:val="-1"/>
        </w:rPr>
        <w:t>of</w:t>
      </w:r>
      <w:r>
        <w:rPr>
          <w:spacing w:val="-6"/>
        </w:rPr>
        <w:t xml:space="preserve"> </w:t>
      </w:r>
      <w:r>
        <w:rPr>
          <w:spacing w:val="-1"/>
        </w:rPr>
        <w:t>food</w:t>
      </w:r>
      <w:r>
        <w:rPr>
          <w:spacing w:val="-5"/>
        </w:rPr>
        <w:t xml:space="preserve"> </w:t>
      </w:r>
      <w:r>
        <w:rPr>
          <w:spacing w:val="-1"/>
        </w:rPr>
        <w:t>insecurity</w:t>
      </w:r>
      <w:r>
        <w:rPr>
          <w:spacing w:val="-6"/>
        </w:rPr>
        <w:t xml:space="preserve"> </w:t>
      </w:r>
      <w:r>
        <w:rPr>
          <w:spacing w:val="-1"/>
        </w:rPr>
        <w:t>prevalence,</w:t>
      </w:r>
      <w:r>
        <w:rPr>
          <w:spacing w:val="-6"/>
        </w:rPr>
        <w:t xml:space="preserve"> </w:t>
      </w:r>
      <w:r>
        <w:t>mobile</w:t>
      </w:r>
      <w:r>
        <w:rPr>
          <w:spacing w:val="-6"/>
        </w:rPr>
        <w:t xml:space="preserve"> </w:t>
      </w:r>
      <w:r>
        <w:t>network</w:t>
      </w:r>
      <w:r>
        <w:rPr>
          <w:spacing w:val="-5"/>
        </w:rPr>
        <w:t xml:space="preserve"> </w:t>
      </w:r>
      <w:r>
        <w:t>and</w:t>
      </w:r>
      <w:r>
        <w:rPr>
          <w:spacing w:val="-6"/>
        </w:rPr>
        <w:t xml:space="preserve"> </w:t>
      </w:r>
      <w:r>
        <w:t>accessibility.</w:t>
      </w:r>
      <w:commentRangeEnd w:id="23"/>
      <w:r>
        <w:rPr>
          <w:rStyle w:val="CommentReference"/>
        </w:rPr>
        <w:commentReference w:id="23"/>
      </w:r>
    </w:p>
    <w:p w14:paraId="02966733" w14:textId="3FF5D42B" w:rsidR="00054221" w:rsidRDefault="00BD4E74">
      <w:pPr>
        <w:pStyle w:val="BodyText"/>
        <w:spacing w:before="162" w:line="314" w:lineRule="auto"/>
        <w:ind w:left="120" w:right="576"/>
        <w:jc w:val="both"/>
      </w:pPr>
      <w:commentRangeStart w:id="24"/>
      <w:r>
        <w:rPr>
          <w:spacing w:val="-1"/>
        </w:rPr>
        <w:t xml:space="preserve">After </w:t>
      </w:r>
      <w:r w:rsidR="4B91425C">
        <w:rPr>
          <w:spacing w:val="-1"/>
        </w:rPr>
        <w:t>getting the</w:t>
      </w:r>
      <w:r>
        <w:rPr>
          <w:spacing w:val="-1"/>
        </w:rPr>
        <w:t xml:space="preserve"> informed consent from potential participants/respondents, </w:t>
      </w:r>
      <w:r>
        <w:t>they were enlisted to</w:t>
      </w:r>
      <w:r>
        <w:rPr>
          <w:spacing w:val="1"/>
        </w:rPr>
        <w:t xml:space="preserve"> </w:t>
      </w:r>
      <w:r>
        <w:rPr>
          <w:spacing w:val="-1"/>
        </w:rPr>
        <w:t xml:space="preserve">participate in the study. Listing of potential </w:t>
      </w:r>
      <w:r>
        <w:t>households/respondents was done in each Admin5</w:t>
      </w:r>
      <w:r>
        <w:rPr>
          <w:spacing w:val="1"/>
        </w:rPr>
        <w:t xml:space="preserve"> </w:t>
      </w:r>
      <w:r>
        <w:t xml:space="preserve">area through a random walk in the community and selecting every 3rd house. </w:t>
      </w:r>
      <w:commentRangeEnd w:id="24"/>
      <w:r>
        <w:rPr>
          <w:rStyle w:val="CommentReference"/>
        </w:rPr>
        <w:commentReference w:id="24"/>
      </w:r>
      <w:r>
        <w:t xml:space="preserve">  A minimum of</w:t>
      </w:r>
      <w:r>
        <w:rPr>
          <w:spacing w:val="1"/>
        </w:rPr>
        <w:t xml:space="preserve"> </w:t>
      </w:r>
      <w:r>
        <w:rPr>
          <w:w w:val="95"/>
        </w:rPr>
        <w:t>100 potential participating households were listed per Admin5 area (except for Myanmar where the</w:t>
      </w:r>
      <w:r>
        <w:rPr>
          <w:spacing w:val="1"/>
          <w:w w:val="95"/>
        </w:rPr>
        <w:t xml:space="preserve"> </w:t>
      </w:r>
      <w:r>
        <w:rPr>
          <w:w w:val="95"/>
        </w:rPr>
        <w:t>study was conducted amongst 20 IDP camps and some of the camps had fewer than 100 households</w:t>
      </w:r>
      <w:r w:rsidR="37B0E1BD">
        <w:rPr>
          <w:w w:val="95"/>
        </w:rPr>
        <w:t xml:space="preserve"> in total</w:t>
      </w:r>
      <w:r>
        <w:rPr>
          <w:w w:val="95"/>
        </w:rPr>
        <w:t>)</w:t>
      </w:r>
      <w:r>
        <w:rPr>
          <w:spacing w:val="1"/>
          <w:w w:val="95"/>
        </w:rPr>
        <w:t xml:space="preserve"> </w:t>
      </w:r>
      <w:r>
        <w:rPr>
          <w:spacing w:val="-1"/>
        </w:rPr>
        <w:t>and</w:t>
      </w:r>
      <w:r>
        <w:rPr>
          <w:spacing w:val="-8"/>
        </w:rPr>
        <w:t xml:space="preserve"> </w:t>
      </w:r>
      <w:r>
        <w:rPr>
          <w:spacing w:val="-1"/>
        </w:rPr>
        <w:t>this</w:t>
      </w:r>
      <w:r>
        <w:rPr>
          <w:spacing w:val="-7"/>
        </w:rPr>
        <w:t xml:space="preserve"> </w:t>
      </w:r>
      <w:r>
        <w:rPr>
          <w:spacing w:val="-1"/>
        </w:rPr>
        <w:t>served</w:t>
      </w:r>
      <w:r>
        <w:rPr>
          <w:spacing w:val="-7"/>
        </w:rPr>
        <w:t xml:space="preserve"> </w:t>
      </w:r>
      <w:r>
        <w:rPr>
          <w:spacing w:val="-1"/>
        </w:rPr>
        <w:t>as</w:t>
      </w:r>
      <w:r>
        <w:rPr>
          <w:spacing w:val="-7"/>
        </w:rPr>
        <w:t xml:space="preserve"> </w:t>
      </w:r>
      <w:r>
        <w:rPr>
          <w:spacing w:val="-1"/>
        </w:rPr>
        <w:t>the</w:t>
      </w:r>
      <w:r>
        <w:rPr>
          <w:spacing w:val="-7"/>
        </w:rPr>
        <w:t xml:space="preserve"> </w:t>
      </w:r>
      <w:r>
        <w:rPr>
          <w:spacing w:val="-1"/>
        </w:rPr>
        <w:t>sampling</w:t>
      </w:r>
      <w:r>
        <w:rPr>
          <w:spacing w:val="-8"/>
        </w:rPr>
        <w:t xml:space="preserve"> </w:t>
      </w:r>
      <w:r>
        <w:rPr>
          <w:spacing w:val="-1"/>
        </w:rPr>
        <w:t>frame</w:t>
      </w:r>
      <w:r>
        <w:rPr>
          <w:spacing w:val="-7"/>
        </w:rPr>
        <w:t xml:space="preserve"> </w:t>
      </w:r>
      <w:r>
        <w:rPr>
          <w:spacing w:val="-1"/>
        </w:rPr>
        <w:t>for</w:t>
      </w:r>
      <w:r>
        <w:rPr>
          <w:spacing w:val="-7"/>
        </w:rPr>
        <w:t xml:space="preserve"> </w:t>
      </w:r>
      <w:proofErr w:type="gramStart"/>
      <w:r>
        <w:rPr>
          <w:spacing w:val="-1"/>
        </w:rPr>
        <w:t>randomization</w:t>
      </w:r>
      <w:r>
        <w:rPr>
          <w:spacing w:val="-7"/>
        </w:rPr>
        <w:t xml:space="preserve"> </w:t>
      </w:r>
      <w:r>
        <w:t>.</w:t>
      </w:r>
      <w:proofErr w:type="gramEnd"/>
      <w:r>
        <w:rPr>
          <w:spacing w:val="10"/>
        </w:rPr>
        <w:t xml:space="preserve"> </w:t>
      </w:r>
      <w:r>
        <w:t>The</w:t>
      </w:r>
      <w:r>
        <w:rPr>
          <w:spacing w:val="-7"/>
        </w:rPr>
        <w:t xml:space="preserve"> </w:t>
      </w:r>
      <w:r>
        <w:t>initial</w:t>
      </w:r>
      <w:r>
        <w:rPr>
          <w:spacing w:val="-8"/>
        </w:rPr>
        <w:t xml:space="preserve"> </w:t>
      </w:r>
      <w:r>
        <w:t>sample</w:t>
      </w:r>
      <w:r>
        <w:rPr>
          <w:spacing w:val="-7"/>
        </w:rPr>
        <w:t xml:space="preserve"> </w:t>
      </w:r>
      <w:r>
        <w:t>size</w:t>
      </w:r>
      <w:r>
        <w:rPr>
          <w:spacing w:val="-7"/>
        </w:rPr>
        <w:t xml:space="preserve"> </w:t>
      </w:r>
      <w:r>
        <w:t>was</w:t>
      </w:r>
      <w:r>
        <w:rPr>
          <w:spacing w:val="-7"/>
        </w:rPr>
        <w:t xml:space="preserve"> </w:t>
      </w:r>
      <w:r>
        <w:t>1665</w:t>
      </w:r>
      <w:r>
        <w:rPr>
          <w:spacing w:val="-51"/>
        </w:rPr>
        <w:t xml:space="preserve"> </w:t>
      </w:r>
      <w:r>
        <w:t>households</w:t>
      </w:r>
      <w:r>
        <w:rPr>
          <w:spacing w:val="4"/>
        </w:rPr>
        <w:t xml:space="preserve"> </w:t>
      </w:r>
      <w:r>
        <w:t>in</w:t>
      </w:r>
      <w:r>
        <w:rPr>
          <w:spacing w:val="4"/>
        </w:rPr>
        <w:t xml:space="preserve"> </w:t>
      </w:r>
      <w:r>
        <w:t>Myanmar,</w:t>
      </w:r>
      <w:r>
        <w:rPr>
          <w:spacing w:val="5"/>
        </w:rPr>
        <w:t xml:space="preserve"> </w:t>
      </w:r>
      <w:r>
        <w:t>2372</w:t>
      </w:r>
      <w:r>
        <w:rPr>
          <w:spacing w:val="4"/>
        </w:rPr>
        <w:t xml:space="preserve"> </w:t>
      </w:r>
      <w:r>
        <w:t>households</w:t>
      </w:r>
      <w:r>
        <w:rPr>
          <w:spacing w:val="5"/>
        </w:rPr>
        <w:t xml:space="preserve"> </w:t>
      </w:r>
      <w:r>
        <w:t>in</w:t>
      </w:r>
      <w:r>
        <w:rPr>
          <w:spacing w:val="4"/>
        </w:rPr>
        <w:t xml:space="preserve"> </w:t>
      </w:r>
      <w:r>
        <w:t>Ecuador,</w:t>
      </w:r>
      <w:r>
        <w:rPr>
          <w:spacing w:val="4"/>
        </w:rPr>
        <w:t xml:space="preserve"> </w:t>
      </w:r>
      <w:r>
        <w:t>and</w:t>
      </w:r>
      <w:r>
        <w:rPr>
          <w:spacing w:val="5"/>
        </w:rPr>
        <w:t xml:space="preserve"> </w:t>
      </w:r>
      <w:r>
        <w:t>2500</w:t>
      </w:r>
      <w:r>
        <w:rPr>
          <w:spacing w:val="4"/>
        </w:rPr>
        <w:t xml:space="preserve"> </w:t>
      </w:r>
      <w:r>
        <w:t>households</w:t>
      </w:r>
      <w:r>
        <w:rPr>
          <w:spacing w:val="5"/>
        </w:rPr>
        <w:t xml:space="preserve"> </w:t>
      </w:r>
      <w:r>
        <w:t>in</w:t>
      </w:r>
      <w:r>
        <w:rPr>
          <w:spacing w:val="4"/>
        </w:rPr>
        <w:t xml:space="preserve"> </w:t>
      </w:r>
      <w:r>
        <w:t>CAR.</w:t>
      </w:r>
    </w:p>
    <w:p w14:paraId="5F01B2AB" w14:textId="31318360" w:rsidR="00054221" w:rsidRDefault="00BD4E74">
      <w:pPr>
        <w:pStyle w:val="BodyText"/>
        <w:spacing w:before="168" w:line="314" w:lineRule="auto"/>
        <w:ind w:left="120" w:right="577"/>
        <w:jc w:val="both"/>
      </w:pPr>
      <w:r>
        <w:rPr>
          <w:w w:val="95"/>
        </w:rPr>
        <w:t>In the listing phase of the study, baseline variables that included demographic characteristics of po</w:t>
      </w:r>
      <w:r>
        <w:rPr>
          <w:spacing w:val="-1"/>
        </w:rPr>
        <w:t>tential</w:t>
      </w:r>
      <w:r>
        <w:rPr>
          <w:spacing w:val="-11"/>
        </w:rPr>
        <w:t xml:space="preserve"> </w:t>
      </w:r>
      <w:r>
        <w:rPr>
          <w:spacing w:val="-1"/>
        </w:rPr>
        <w:t>respondents</w:t>
      </w:r>
      <w:r>
        <w:rPr>
          <w:spacing w:val="-11"/>
        </w:rPr>
        <w:t xml:space="preserve"> </w:t>
      </w:r>
      <w:r>
        <w:rPr>
          <w:spacing w:val="-1"/>
        </w:rPr>
        <w:t>and</w:t>
      </w:r>
      <w:r>
        <w:rPr>
          <w:spacing w:val="-11"/>
        </w:rPr>
        <w:t xml:space="preserve"> </w:t>
      </w:r>
      <w:r>
        <w:rPr>
          <w:spacing w:val="-1"/>
        </w:rPr>
        <w:t>their</w:t>
      </w:r>
      <w:r>
        <w:rPr>
          <w:spacing w:val="-11"/>
        </w:rPr>
        <w:t xml:space="preserve"> </w:t>
      </w:r>
      <w:r>
        <w:rPr>
          <w:spacing w:val="-1"/>
        </w:rPr>
        <w:t>households</w:t>
      </w:r>
      <w:r>
        <w:rPr>
          <w:spacing w:val="-10"/>
        </w:rPr>
        <w:t xml:space="preserve"> </w:t>
      </w:r>
      <w:r>
        <w:t>w</w:t>
      </w:r>
      <w:r w:rsidR="52EAD38C">
        <w:t>ere</w:t>
      </w:r>
      <w:r>
        <w:rPr>
          <w:spacing w:val="-11"/>
        </w:rPr>
        <w:t xml:space="preserve"> </w:t>
      </w:r>
      <w:r>
        <w:t>collected</w:t>
      </w:r>
      <w:r>
        <w:rPr>
          <w:spacing w:val="-10"/>
        </w:rPr>
        <w:t xml:space="preserve"> </w:t>
      </w:r>
      <w:r>
        <w:t>in</w:t>
      </w:r>
      <w:r>
        <w:rPr>
          <w:spacing w:val="-11"/>
        </w:rPr>
        <w:t xml:space="preserve"> </w:t>
      </w:r>
      <w:r>
        <w:t>Ecuador</w:t>
      </w:r>
      <w:r>
        <w:rPr>
          <w:spacing w:val="-11"/>
        </w:rPr>
        <w:t xml:space="preserve"> </w:t>
      </w:r>
      <w:r>
        <w:t>and</w:t>
      </w:r>
      <w:r>
        <w:rPr>
          <w:spacing w:val="-11"/>
        </w:rPr>
        <w:t xml:space="preserve"> </w:t>
      </w:r>
      <w:r>
        <w:t>CAR.</w:t>
      </w:r>
      <w:r>
        <w:rPr>
          <w:spacing w:val="-10"/>
        </w:rPr>
        <w:t xml:space="preserve"> </w:t>
      </w:r>
      <w:r>
        <w:t>This</w:t>
      </w:r>
      <w:r>
        <w:rPr>
          <w:spacing w:val="-11"/>
        </w:rPr>
        <w:t xml:space="preserve"> </w:t>
      </w:r>
      <w:r>
        <w:t>was</w:t>
      </w:r>
      <w:r>
        <w:rPr>
          <w:spacing w:val="-10"/>
        </w:rPr>
        <w:t xml:space="preserve"> </w:t>
      </w:r>
      <w:r>
        <w:t>not</w:t>
      </w:r>
      <w:r>
        <w:rPr>
          <w:spacing w:val="-11"/>
        </w:rPr>
        <w:t xml:space="preserve"> </w:t>
      </w:r>
      <w:r>
        <w:t>possible</w:t>
      </w:r>
      <w:r>
        <w:rPr>
          <w:spacing w:val="-51"/>
        </w:rPr>
        <w:t xml:space="preserve"> </w:t>
      </w:r>
      <w:r>
        <w:t>in</w:t>
      </w:r>
      <w:r>
        <w:rPr>
          <w:spacing w:val="16"/>
        </w:rPr>
        <w:t xml:space="preserve"> </w:t>
      </w:r>
      <w:r>
        <w:t>Myanmar</w:t>
      </w:r>
      <w:r>
        <w:rPr>
          <w:spacing w:val="16"/>
        </w:rPr>
        <w:t xml:space="preserve"> </w:t>
      </w:r>
      <w:r>
        <w:t>because</w:t>
      </w:r>
      <w:r>
        <w:rPr>
          <w:spacing w:val="16"/>
        </w:rPr>
        <w:t xml:space="preserve"> </w:t>
      </w:r>
      <w:r>
        <w:t>field</w:t>
      </w:r>
      <w:r>
        <w:rPr>
          <w:spacing w:val="16"/>
        </w:rPr>
        <w:t xml:space="preserve"> </w:t>
      </w:r>
      <w:r>
        <w:t>access</w:t>
      </w:r>
      <w:r>
        <w:rPr>
          <w:spacing w:val="17"/>
        </w:rPr>
        <w:t xml:space="preserve"> </w:t>
      </w:r>
      <w:r>
        <w:t>restrictions.</w:t>
      </w:r>
    </w:p>
    <w:p w14:paraId="5F302B3B" w14:textId="77777777" w:rsidR="00054221" w:rsidRDefault="00054221">
      <w:pPr>
        <w:pStyle w:val="BodyText"/>
        <w:spacing w:before="4"/>
        <w:rPr>
          <w:sz w:val="26"/>
        </w:rPr>
      </w:pPr>
    </w:p>
    <w:p w14:paraId="55F7507F" w14:textId="44089278" w:rsidR="00054221" w:rsidRDefault="00BD4E74">
      <w:pPr>
        <w:pStyle w:val="Heading2"/>
        <w:numPr>
          <w:ilvl w:val="1"/>
          <w:numId w:val="8"/>
        </w:numPr>
        <w:tabs>
          <w:tab w:val="left" w:pos="732"/>
          <w:tab w:val="left" w:pos="733"/>
        </w:tabs>
        <w:spacing w:before="1"/>
      </w:pPr>
      <w:bookmarkStart w:id="25" w:name="_bookmark4"/>
      <w:bookmarkEnd w:id="25"/>
      <w:commentRangeStart w:id="26"/>
      <w:r>
        <w:t>Myanmar</w:t>
      </w:r>
      <w:commentRangeEnd w:id="26"/>
      <w:r>
        <w:rPr>
          <w:rStyle w:val="CommentReference"/>
        </w:rPr>
        <w:commentReference w:id="26"/>
      </w:r>
    </w:p>
    <w:p w14:paraId="0BD7FEB8" w14:textId="67052240" w:rsidR="00054221" w:rsidRDefault="00BD4E74">
      <w:pPr>
        <w:pStyle w:val="BodyText"/>
        <w:spacing w:before="215" w:line="314" w:lineRule="auto"/>
        <w:ind w:left="120" w:right="573"/>
        <w:jc w:val="both"/>
      </w:pPr>
      <w:r>
        <w:rPr>
          <w:w w:val="95"/>
        </w:rPr>
        <w:t xml:space="preserve">The study in Myanmar was implemented </w:t>
      </w:r>
      <w:r w:rsidR="00A4EAD6">
        <w:rPr>
          <w:w w:val="95"/>
        </w:rPr>
        <w:t xml:space="preserve">in two regions: </w:t>
      </w:r>
      <w:r>
        <w:rPr>
          <w:w w:val="95"/>
        </w:rPr>
        <w:t xml:space="preserve">Kachin and Shan </w:t>
      </w:r>
      <w:r w:rsidR="06ECFE83">
        <w:t>(Admin 1)</w:t>
      </w:r>
      <w:r>
        <w:rPr>
          <w:w w:val="95"/>
        </w:rPr>
        <w:t>.</w:t>
      </w:r>
      <w:r>
        <w:rPr>
          <w:spacing w:val="1"/>
          <w:w w:val="95"/>
        </w:rPr>
        <w:t xml:space="preserve"> </w:t>
      </w:r>
      <w:r>
        <w:rPr>
          <w:w w:val="95"/>
        </w:rPr>
        <w:t>The sampling list was compiled</w:t>
      </w:r>
      <w:r>
        <w:rPr>
          <w:spacing w:val="1"/>
          <w:w w:val="95"/>
        </w:rPr>
        <w:t xml:space="preserve"> </w:t>
      </w:r>
      <w:r>
        <w:rPr>
          <w:spacing w:val="-1"/>
        </w:rPr>
        <w:t>using</w:t>
      </w:r>
      <w:r>
        <w:rPr>
          <w:spacing w:val="-10"/>
        </w:rPr>
        <w:t xml:space="preserve"> </w:t>
      </w:r>
      <w:r>
        <w:rPr>
          <w:spacing w:val="-1"/>
        </w:rPr>
        <w:t>WFP</w:t>
      </w:r>
      <w:r>
        <w:rPr>
          <w:spacing w:val="-10"/>
        </w:rPr>
        <w:t xml:space="preserve"> </w:t>
      </w:r>
      <w:r>
        <w:rPr>
          <w:spacing w:val="-1"/>
        </w:rPr>
        <w:t>beneficiaries</w:t>
      </w:r>
      <w:r>
        <w:rPr>
          <w:spacing w:val="-10"/>
        </w:rPr>
        <w:t xml:space="preserve"> </w:t>
      </w:r>
      <w:r>
        <w:rPr>
          <w:spacing w:val="-1"/>
        </w:rPr>
        <w:t>made</w:t>
      </w:r>
      <w:r>
        <w:rPr>
          <w:spacing w:val="-9"/>
        </w:rPr>
        <w:t xml:space="preserve"> </w:t>
      </w:r>
      <w:r>
        <w:rPr>
          <w:spacing w:val="-1"/>
        </w:rPr>
        <w:t>up</w:t>
      </w:r>
      <w:r>
        <w:rPr>
          <w:spacing w:val="-10"/>
        </w:rPr>
        <w:t xml:space="preserve"> </w:t>
      </w:r>
      <w:r>
        <w:rPr>
          <w:spacing w:val="-1"/>
        </w:rPr>
        <w:t>of</w:t>
      </w:r>
      <w:r>
        <w:rPr>
          <w:spacing w:val="-10"/>
        </w:rPr>
        <w:t xml:space="preserve"> </w:t>
      </w:r>
      <w:r>
        <w:rPr>
          <w:spacing w:val="-1"/>
        </w:rPr>
        <w:t>internally</w:t>
      </w:r>
      <w:r>
        <w:rPr>
          <w:spacing w:val="-9"/>
        </w:rPr>
        <w:t xml:space="preserve"> </w:t>
      </w:r>
      <w:r>
        <w:t>displaced</w:t>
      </w:r>
      <w:r>
        <w:rPr>
          <w:spacing w:val="-10"/>
        </w:rPr>
        <w:t xml:space="preserve"> </w:t>
      </w:r>
      <w:r>
        <w:t>persons</w:t>
      </w:r>
      <w:r>
        <w:rPr>
          <w:spacing w:val="-10"/>
        </w:rPr>
        <w:t xml:space="preserve"> </w:t>
      </w:r>
      <w:r>
        <w:t>(IDPs)</w:t>
      </w:r>
      <w:r>
        <w:rPr>
          <w:spacing w:val="-9"/>
        </w:rPr>
        <w:t xml:space="preserve"> </w:t>
      </w:r>
      <w:r>
        <w:t>in</w:t>
      </w:r>
      <w:r>
        <w:rPr>
          <w:spacing w:val="-10"/>
        </w:rPr>
        <w:t xml:space="preserve"> </w:t>
      </w:r>
      <w:r>
        <w:t>the</w:t>
      </w:r>
      <w:r>
        <w:rPr>
          <w:spacing w:val="-10"/>
        </w:rPr>
        <w:t xml:space="preserve"> </w:t>
      </w:r>
      <w:r>
        <w:t>two</w:t>
      </w:r>
      <w:r>
        <w:rPr>
          <w:spacing w:val="-9"/>
        </w:rPr>
        <w:t xml:space="preserve"> </w:t>
      </w:r>
      <w:r>
        <w:t>regions.</w:t>
      </w:r>
      <w:r>
        <w:rPr>
          <w:spacing w:val="9"/>
        </w:rPr>
        <w:t xml:space="preserve"> </w:t>
      </w:r>
      <w:r>
        <w:t>Phone</w:t>
      </w:r>
      <w:r>
        <w:rPr>
          <w:spacing w:val="-51"/>
        </w:rPr>
        <w:t xml:space="preserve"> </w:t>
      </w:r>
      <w:r>
        <w:t xml:space="preserve">ownership was a key </w:t>
      </w:r>
      <w:r w:rsidR="5921577D">
        <w:t>criterion</w:t>
      </w:r>
      <w:r>
        <w:t xml:space="preserve"> for inclusion </w:t>
      </w:r>
      <w:r w:rsidR="1260DA31">
        <w:t>in</w:t>
      </w:r>
      <w:r>
        <w:t xml:space="preserve"> the study.</w:t>
      </w:r>
      <w:r>
        <w:rPr>
          <w:spacing w:val="1"/>
        </w:rPr>
        <w:t xml:space="preserve"> </w:t>
      </w:r>
      <w:commentRangeStart w:id="27"/>
      <w:r>
        <w:t>However, being WFP beneficiaries</w:t>
      </w:r>
      <w:r w:rsidR="4AF936F1">
        <w:t>,</w:t>
      </w:r>
      <w:r>
        <w:t xml:space="preserve"> all</w:t>
      </w:r>
      <w:r>
        <w:rPr>
          <w:spacing w:val="1"/>
        </w:rPr>
        <w:t xml:space="preserve"> </w:t>
      </w:r>
      <w:r>
        <w:rPr>
          <w:w w:val="95"/>
        </w:rPr>
        <w:t>participants in Myanmar owned phones</w:t>
      </w:r>
      <w:commentRangeEnd w:id="27"/>
      <w:r>
        <w:rPr>
          <w:rStyle w:val="CommentReference"/>
        </w:rPr>
        <w:commentReference w:id="27"/>
      </w:r>
      <w:r>
        <w:rPr>
          <w:w w:val="95"/>
        </w:rPr>
        <w:t>. A total of 20 camps were selected as the primary sampling</w:t>
      </w:r>
      <w:r>
        <w:rPr>
          <w:spacing w:val="1"/>
          <w:w w:val="95"/>
        </w:rPr>
        <w:t xml:space="preserve"> </w:t>
      </w:r>
      <w:r>
        <w:rPr>
          <w:spacing w:val="-1"/>
        </w:rPr>
        <w:t>units</w:t>
      </w:r>
      <w:r>
        <w:rPr>
          <w:spacing w:val="-7"/>
        </w:rPr>
        <w:t xml:space="preserve"> </w:t>
      </w:r>
      <w:r>
        <w:rPr>
          <w:spacing w:val="-1"/>
        </w:rPr>
        <w:t>(PSU),</w:t>
      </w:r>
      <w:r>
        <w:rPr>
          <w:spacing w:val="-6"/>
        </w:rPr>
        <w:t xml:space="preserve"> </w:t>
      </w:r>
      <w:r>
        <w:rPr>
          <w:spacing w:val="-1"/>
        </w:rPr>
        <w:t>respondents/households</w:t>
      </w:r>
      <w:r>
        <w:rPr>
          <w:spacing w:val="-6"/>
        </w:rPr>
        <w:t xml:space="preserve"> </w:t>
      </w:r>
      <w:r>
        <w:rPr>
          <w:spacing w:val="-1"/>
        </w:rPr>
        <w:t>were</w:t>
      </w:r>
      <w:r>
        <w:rPr>
          <w:spacing w:val="-6"/>
        </w:rPr>
        <w:t xml:space="preserve"> </w:t>
      </w:r>
      <w:r>
        <w:rPr>
          <w:spacing w:val="-1"/>
        </w:rPr>
        <w:t>then</w:t>
      </w:r>
      <w:r>
        <w:rPr>
          <w:spacing w:val="-6"/>
        </w:rPr>
        <w:t xml:space="preserve"> </w:t>
      </w:r>
      <w:r>
        <w:rPr>
          <w:spacing w:val="-1"/>
        </w:rPr>
        <w:t>randomly</w:t>
      </w:r>
      <w:r>
        <w:rPr>
          <w:spacing w:val="-6"/>
        </w:rPr>
        <w:t xml:space="preserve"> </w:t>
      </w:r>
      <w:r>
        <w:rPr>
          <w:spacing w:val="-1"/>
        </w:rPr>
        <w:t>selected</w:t>
      </w:r>
      <w:r>
        <w:rPr>
          <w:spacing w:val="-7"/>
        </w:rPr>
        <w:t xml:space="preserve"> </w:t>
      </w:r>
      <w:r w:rsidR="25F44B7F">
        <w:t xml:space="preserve">during </w:t>
      </w:r>
      <w:r>
        <w:t>the</w:t>
      </w:r>
      <w:r>
        <w:rPr>
          <w:spacing w:val="-6"/>
        </w:rPr>
        <w:t xml:space="preserve"> </w:t>
      </w:r>
      <w:r>
        <w:t>randomization</w:t>
      </w:r>
      <w:r>
        <w:rPr>
          <w:spacing w:val="-6"/>
        </w:rPr>
        <w:t xml:space="preserve"> </w:t>
      </w:r>
      <w:r>
        <w:t>stage.</w:t>
      </w:r>
    </w:p>
    <w:p w14:paraId="78537F81" w14:textId="5307D88D" w:rsidR="00054221" w:rsidRDefault="00BD4E74">
      <w:pPr>
        <w:pStyle w:val="BodyText"/>
        <w:spacing w:before="166"/>
        <w:ind w:left="120"/>
        <w:jc w:val="both"/>
      </w:pPr>
      <w:r>
        <w:rPr>
          <w:w w:val="95"/>
        </w:rPr>
        <w:t>Data</w:t>
      </w:r>
      <w:r>
        <w:rPr>
          <w:spacing w:val="8"/>
          <w:w w:val="95"/>
        </w:rPr>
        <w:t xml:space="preserve"> </w:t>
      </w:r>
      <w:r>
        <w:rPr>
          <w:w w:val="95"/>
        </w:rPr>
        <w:t>collection</w:t>
      </w:r>
      <w:r>
        <w:rPr>
          <w:spacing w:val="8"/>
          <w:w w:val="95"/>
        </w:rPr>
        <w:t xml:space="preserve"> </w:t>
      </w:r>
      <w:r>
        <w:rPr>
          <w:w w:val="95"/>
        </w:rPr>
        <w:t>was</w:t>
      </w:r>
      <w:r>
        <w:rPr>
          <w:spacing w:val="8"/>
          <w:w w:val="95"/>
        </w:rPr>
        <w:t xml:space="preserve"> </w:t>
      </w:r>
      <w:r>
        <w:rPr>
          <w:w w:val="95"/>
        </w:rPr>
        <w:t>conducted</w:t>
      </w:r>
      <w:r>
        <w:rPr>
          <w:spacing w:val="8"/>
          <w:w w:val="95"/>
        </w:rPr>
        <w:t xml:space="preserve"> </w:t>
      </w:r>
      <w:r>
        <w:rPr>
          <w:w w:val="95"/>
        </w:rPr>
        <w:t>by</w:t>
      </w:r>
      <w:r>
        <w:rPr>
          <w:spacing w:val="8"/>
          <w:w w:val="95"/>
        </w:rPr>
        <w:t xml:space="preserve"> </w:t>
      </w:r>
      <w:r>
        <w:rPr>
          <w:w w:val="95"/>
        </w:rPr>
        <w:t>WFP</w:t>
      </w:r>
      <w:r>
        <w:rPr>
          <w:spacing w:val="9"/>
          <w:w w:val="95"/>
        </w:rPr>
        <w:t xml:space="preserve"> </w:t>
      </w:r>
      <w:r>
        <w:rPr>
          <w:w w:val="95"/>
        </w:rPr>
        <w:t>field</w:t>
      </w:r>
      <w:r>
        <w:rPr>
          <w:spacing w:val="8"/>
          <w:w w:val="95"/>
        </w:rPr>
        <w:t xml:space="preserve"> </w:t>
      </w:r>
      <w:r>
        <w:rPr>
          <w:w w:val="95"/>
        </w:rPr>
        <w:t>staff</w:t>
      </w:r>
      <w:r>
        <w:rPr>
          <w:spacing w:val="8"/>
          <w:w w:val="95"/>
        </w:rPr>
        <w:t xml:space="preserve"> </w:t>
      </w:r>
      <w:r>
        <w:rPr>
          <w:w w:val="95"/>
        </w:rPr>
        <w:t>after</w:t>
      </w:r>
      <w:r>
        <w:rPr>
          <w:spacing w:val="8"/>
          <w:w w:val="95"/>
        </w:rPr>
        <w:t xml:space="preserve"> </w:t>
      </w:r>
      <w:r>
        <w:rPr>
          <w:w w:val="95"/>
        </w:rPr>
        <w:t>a</w:t>
      </w:r>
      <w:r>
        <w:rPr>
          <w:spacing w:val="8"/>
          <w:w w:val="95"/>
        </w:rPr>
        <w:t xml:space="preserve"> </w:t>
      </w:r>
      <w:r>
        <w:rPr>
          <w:w w:val="95"/>
        </w:rPr>
        <w:t>3-day</w:t>
      </w:r>
      <w:r>
        <w:rPr>
          <w:spacing w:val="9"/>
          <w:w w:val="95"/>
        </w:rPr>
        <w:t xml:space="preserve"> </w:t>
      </w:r>
      <w:r>
        <w:rPr>
          <w:w w:val="95"/>
        </w:rPr>
        <w:t>training</w:t>
      </w:r>
      <w:r>
        <w:rPr>
          <w:spacing w:val="8"/>
          <w:w w:val="95"/>
        </w:rPr>
        <w:t xml:space="preserve"> </w:t>
      </w:r>
      <w:r>
        <w:rPr>
          <w:w w:val="95"/>
        </w:rPr>
        <w:t>that</w:t>
      </w:r>
      <w:r>
        <w:rPr>
          <w:spacing w:val="8"/>
          <w:w w:val="95"/>
        </w:rPr>
        <w:t xml:space="preserve"> </w:t>
      </w:r>
      <w:r>
        <w:rPr>
          <w:w w:val="95"/>
        </w:rPr>
        <w:t>was</w:t>
      </w:r>
      <w:r>
        <w:rPr>
          <w:spacing w:val="8"/>
          <w:w w:val="95"/>
        </w:rPr>
        <w:t xml:space="preserve"> </w:t>
      </w:r>
      <w:r>
        <w:rPr>
          <w:w w:val="95"/>
        </w:rPr>
        <w:t>led</w:t>
      </w:r>
      <w:r>
        <w:rPr>
          <w:spacing w:val="8"/>
          <w:w w:val="95"/>
        </w:rPr>
        <w:t xml:space="preserve"> </w:t>
      </w:r>
      <w:r>
        <w:rPr>
          <w:w w:val="95"/>
        </w:rPr>
        <w:t>by</w:t>
      </w:r>
      <w:r>
        <w:rPr>
          <w:spacing w:val="9"/>
          <w:w w:val="95"/>
        </w:rPr>
        <w:t xml:space="preserve"> </w:t>
      </w:r>
      <w:r>
        <w:rPr>
          <w:w w:val="95"/>
        </w:rPr>
        <w:t>the</w:t>
      </w:r>
      <w:r w:rsidR="224B1B16">
        <w:rPr>
          <w:w w:val="95"/>
        </w:rPr>
        <w:t xml:space="preserve"> WFP</w:t>
      </w:r>
      <w:r>
        <w:rPr>
          <w:spacing w:val="8"/>
          <w:w w:val="95"/>
        </w:rPr>
        <w:t xml:space="preserve"> </w:t>
      </w:r>
      <w:r w:rsidR="2AB0AE3D">
        <w:rPr>
          <w:spacing w:val="8"/>
          <w:w w:val="95"/>
        </w:rPr>
        <w:t>R</w:t>
      </w:r>
      <w:r>
        <w:rPr>
          <w:w w:val="95"/>
        </w:rPr>
        <w:t>egional</w:t>
      </w:r>
    </w:p>
    <w:p w14:paraId="364F6D94" w14:textId="77777777" w:rsidR="00054221" w:rsidRDefault="00054221">
      <w:pPr>
        <w:jc w:val="both"/>
        <w:sectPr w:rsidR="00054221">
          <w:pgSz w:w="12240" w:h="15840"/>
          <w:pgMar w:top="1340" w:right="860" w:bottom="1080" w:left="1320" w:header="0" w:footer="888" w:gutter="0"/>
          <w:cols w:space="720"/>
        </w:sectPr>
      </w:pPr>
    </w:p>
    <w:p w14:paraId="202B8808" w14:textId="75238270" w:rsidR="00054221" w:rsidRDefault="00BD4E74">
      <w:pPr>
        <w:pStyle w:val="BodyText"/>
        <w:spacing w:before="117" w:line="314" w:lineRule="auto"/>
        <w:ind w:left="120" w:right="575"/>
        <w:jc w:val="both"/>
      </w:pPr>
      <w:r>
        <w:lastRenderedPageBreak/>
        <w:t xml:space="preserve">Bureau </w:t>
      </w:r>
      <w:r w:rsidR="4990A1AD">
        <w:t xml:space="preserve">of </w:t>
      </w:r>
      <w:r>
        <w:t xml:space="preserve">Bangkok in collaboration with </w:t>
      </w:r>
      <w:r w:rsidR="27F6150A">
        <w:t xml:space="preserve">the </w:t>
      </w:r>
      <w:r>
        <w:t xml:space="preserve">Myanmar CO and supported </w:t>
      </w:r>
      <w:commentRangeStart w:id="28"/>
      <w:commentRangeEnd w:id="28"/>
      <w:r>
        <w:rPr>
          <w:rStyle w:val="CommentReference"/>
        </w:rPr>
        <w:commentReference w:id="28"/>
      </w:r>
      <w:r>
        <w:t xml:space="preserve">by the rCARI </w:t>
      </w:r>
      <w:r w:rsidR="1A7C724C">
        <w:t xml:space="preserve">study </w:t>
      </w:r>
      <w:r>
        <w:t>team</w:t>
      </w:r>
      <w:r>
        <w:rPr>
          <w:spacing w:val="1"/>
        </w:rPr>
        <w:t xml:space="preserve"> </w:t>
      </w:r>
      <w:r>
        <w:t>in</w:t>
      </w:r>
      <w:r>
        <w:rPr>
          <w:spacing w:val="13"/>
        </w:rPr>
        <w:t xml:space="preserve"> </w:t>
      </w:r>
      <w:r>
        <w:t>HQ.</w:t>
      </w:r>
      <w:r>
        <w:rPr>
          <w:spacing w:val="14"/>
        </w:rPr>
        <w:t xml:space="preserve"> </w:t>
      </w:r>
      <w:r w:rsidR="703C1FDB">
        <w:t xml:space="preserve"> The training and data collection were administered in Burmese, the official language of Myanmar. </w:t>
      </w:r>
    </w:p>
    <w:p w14:paraId="410E5666" w14:textId="0F0851AC" w:rsidR="00054221" w:rsidRDefault="00BD4E74">
      <w:pPr>
        <w:pStyle w:val="BodyText"/>
        <w:spacing w:before="162" w:line="314" w:lineRule="auto"/>
        <w:ind w:left="120" w:right="577"/>
        <w:jc w:val="both"/>
      </w:pPr>
      <w:r>
        <w:rPr>
          <w:spacing w:val="-1"/>
        </w:rPr>
        <w:t>A</w:t>
      </w:r>
      <w:r>
        <w:rPr>
          <w:spacing w:val="-7"/>
        </w:rPr>
        <w:t xml:space="preserve"> </w:t>
      </w:r>
      <w:r>
        <w:rPr>
          <w:spacing w:val="-1"/>
        </w:rPr>
        <w:t>total</w:t>
      </w:r>
      <w:r>
        <w:rPr>
          <w:spacing w:val="-6"/>
        </w:rPr>
        <w:t xml:space="preserve"> </w:t>
      </w:r>
      <w:r>
        <w:rPr>
          <w:spacing w:val="-1"/>
        </w:rPr>
        <w:t>of</w:t>
      </w:r>
      <w:r>
        <w:rPr>
          <w:spacing w:val="-6"/>
        </w:rPr>
        <w:t xml:space="preserve"> </w:t>
      </w:r>
      <w:r>
        <w:rPr>
          <w:spacing w:val="-1"/>
        </w:rPr>
        <w:t>610</w:t>
      </w:r>
      <w:r>
        <w:rPr>
          <w:spacing w:val="-6"/>
        </w:rPr>
        <w:t xml:space="preserve"> </w:t>
      </w:r>
      <w:r>
        <w:rPr>
          <w:spacing w:val="-1"/>
        </w:rPr>
        <w:t>(73%)</w:t>
      </w:r>
      <w:r>
        <w:rPr>
          <w:spacing w:val="-6"/>
        </w:rPr>
        <w:t xml:space="preserve"> </w:t>
      </w:r>
      <w:r>
        <w:rPr>
          <w:spacing w:val="-1"/>
        </w:rPr>
        <w:t>household</w:t>
      </w:r>
      <w:r>
        <w:rPr>
          <w:spacing w:val="-6"/>
        </w:rPr>
        <w:t xml:space="preserve"> </w:t>
      </w:r>
      <w:r>
        <w:rPr>
          <w:spacing w:val="-1"/>
        </w:rPr>
        <w:t>interviews</w:t>
      </w:r>
      <w:r>
        <w:rPr>
          <w:spacing w:val="-6"/>
        </w:rPr>
        <w:t xml:space="preserve"> </w:t>
      </w:r>
      <w:r>
        <w:rPr>
          <w:spacing w:val="-1"/>
        </w:rPr>
        <w:t>were</w:t>
      </w:r>
      <w:r>
        <w:rPr>
          <w:spacing w:val="-6"/>
        </w:rPr>
        <w:t xml:space="preserve"> </w:t>
      </w:r>
      <w:r>
        <w:rPr>
          <w:spacing w:val="-1"/>
        </w:rPr>
        <w:t>completed</w:t>
      </w:r>
      <w:r>
        <w:rPr>
          <w:spacing w:val="-6"/>
        </w:rPr>
        <w:t xml:space="preserve"> </w:t>
      </w:r>
      <w:r>
        <w:rPr>
          <w:spacing w:val="-1"/>
        </w:rPr>
        <w:t>for</w:t>
      </w:r>
      <w:r>
        <w:rPr>
          <w:spacing w:val="-6"/>
        </w:rPr>
        <w:t xml:space="preserve"> </w:t>
      </w:r>
      <w:r>
        <w:rPr>
          <w:spacing w:val="-1"/>
        </w:rPr>
        <w:t>the</w:t>
      </w:r>
      <w:r>
        <w:rPr>
          <w:spacing w:val="-6"/>
        </w:rPr>
        <w:t xml:space="preserve"> </w:t>
      </w:r>
      <w:r w:rsidR="1C68B6D4">
        <w:t>F2F</w:t>
      </w:r>
      <w:r>
        <w:rPr>
          <w:spacing w:val="-6"/>
        </w:rPr>
        <w:t xml:space="preserve"> </w:t>
      </w:r>
      <w:r>
        <w:rPr>
          <w:spacing w:val="-1"/>
        </w:rPr>
        <w:t>modality,</w:t>
      </w:r>
      <w:r>
        <w:rPr>
          <w:spacing w:val="-6"/>
        </w:rPr>
        <w:t xml:space="preserve"> </w:t>
      </w:r>
      <w:r>
        <w:rPr>
          <w:spacing w:val="-1"/>
        </w:rPr>
        <w:t>while</w:t>
      </w:r>
      <w:r>
        <w:rPr>
          <w:spacing w:val="-6"/>
        </w:rPr>
        <w:t xml:space="preserve"> </w:t>
      </w:r>
      <w:r>
        <w:rPr>
          <w:spacing w:val="-1"/>
        </w:rPr>
        <w:t>483</w:t>
      </w:r>
      <w:r>
        <w:rPr>
          <w:spacing w:val="-50"/>
        </w:rPr>
        <w:t xml:space="preserve"> </w:t>
      </w:r>
      <w:r>
        <w:rPr>
          <w:spacing w:val="-1"/>
        </w:rPr>
        <w:t xml:space="preserve">(58%) households were interviewed </w:t>
      </w:r>
      <w:r w:rsidR="5EB6CC6E">
        <w:t xml:space="preserve">by </w:t>
      </w:r>
      <w:r>
        <w:rPr>
          <w:spacing w:val="-1"/>
        </w:rPr>
        <w:t>phone</w:t>
      </w:r>
      <w:r w:rsidR="47FE3B4B">
        <w:t xml:space="preserve"> (</w:t>
      </w:r>
      <w:r>
        <w:rPr>
          <w:spacing w:val="-1"/>
        </w:rPr>
        <w:t>remote modality</w:t>
      </w:r>
      <w:r w:rsidR="2321430F">
        <w:t>)</w:t>
      </w:r>
      <w:r>
        <w:rPr>
          <w:spacing w:val="-1"/>
        </w:rPr>
        <w:t xml:space="preserve">. </w:t>
      </w:r>
      <w:r>
        <w:t>A balanc</w:t>
      </w:r>
      <w:r w:rsidR="3110C479">
        <w:t>e</w:t>
      </w:r>
      <w:r>
        <w:t xml:space="preserve"> test</w:t>
      </w:r>
      <w:r>
        <w:rPr>
          <w:spacing w:val="1"/>
        </w:rPr>
        <w:t xml:space="preserve"> </w:t>
      </w:r>
      <w:r>
        <w:rPr>
          <w:w w:val="95"/>
        </w:rPr>
        <w:t xml:space="preserve">of the randomization </w:t>
      </w:r>
      <w:r w:rsidR="70C051FD">
        <w:t xml:space="preserve">indicated </w:t>
      </w:r>
      <w:r>
        <w:rPr>
          <w:w w:val="95"/>
        </w:rPr>
        <w:t xml:space="preserve">that the baseline household characteristics </w:t>
      </w:r>
      <w:r w:rsidR="408F0E31">
        <w:t>were</w:t>
      </w:r>
      <w:r>
        <w:rPr>
          <w:w w:val="95"/>
        </w:rPr>
        <w:t xml:space="preserve"> well balanced</w:t>
      </w:r>
      <w:r>
        <w:rPr>
          <w:spacing w:val="1"/>
          <w:w w:val="95"/>
        </w:rPr>
        <w:t xml:space="preserve"> </w:t>
      </w:r>
      <w:r>
        <w:rPr>
          <w:spacing w:val="-1"/>
        </w:rPr>
        <w:t>between</w:t>
      </w:r>
      <w:r>
        <w:rPr>
          <w:spacing w:val="-6"/>
        </w:rPr>
        <w:t xml:space="preserve"> </w:t>
      </w:r>
      <w:r>
        <w:rPr>
          <w:spacing w:val="-1"/>
        </w:rPr>
        <w:t>the</w:t>
      </w:r>
      <w:r>
        <w:rPr>
          <w:spacing w:val="-5"/>
        </w:rPr>
        <w:t xml:space="preserve"> </w:t>
      </w:r>
      <w:r>
        <w:rPr>
          <w:spacing w:val="-1"/>
        </w:rPr>
        <w:t>two</w:t>
      </w:r>
      <w:r>
        <w:rPr>
          <w:spacing w:val="-6"/>
        </w:rPr>
        <w:t xml:space="preserve"> </w:t>
      </w:r>
      <w:r>
        <w:rPr>
          <w:spacing w:val="-1"/>
        </w:rPr>
        <w:t>groups</w:t>
      </w:r>
      <w:r>
        <w:rPr>
          <w:spacing w:val="-5"/>
        </w:rPr>
        <w:t xml:space="preserve"> </w:t>
      </w:r>
      <w:r>
        <w:rPr>
          <w:spacing w:val="-1"/>
        </w:rPr>
        <w:t>(modalities)</w:t>
      </w:r>
      <w:r w:rsidR="7C227399">
        <w:t xml:space="preserve">; </w:t>
      </w:r>
      <w:commentRangeStart w:id="29"/>
      <w:r w:rsidR="7C227399">
        <w:t xml:space="preserve">they </w:t>
      </w:r>
      <w:proofErr w:type="spellStart"/>
      <w:r w:rsidR="7C227399">
        <w:t>only</w:t>
      </w:r>
      <w:r>
        <w:t>nly</w:t>
      </w:r>
      <w:proofErr w:type="spellEnd"/>
      <w:r>
        <w:rPr>
          <w:spacing w:val="-6"/>
        </w:rPr>
        <w:t xml:space="preserve"> </w:t>
      </w:r>
      <w:r>
        <w:t>differed</w:t>
      </w:r>
      <w:r>
        <w:rPr>
          <w:spacing w:val="-5"/>
        </w:rPr>
        <w:t xml:space="preserve"> </w:t>
      </w:r>
      <w:r>
        <w:t>in</w:t>
      </w:r>
      <w:r>
        <w:rPr>
          <w:spacing w:val="-6"/>
        </w:rPr>
        <w:t xml:space="preserve"> </w:t>
      </w:r>
      <w:r>
        <w:t>terms</w:t>
      </w:r>
      <w:r>
        <w:rPr>
          <w:spacing w:val="-5"/>
        </w:rPr>
        <w:t xml:space="preserve"> </w:t>
      </w:r>
      <w:r>
        <w:t>of</w:t>
      </w:r>
      <w:r>
        <w:rPr>
          <w:spacing w:val="-6"/>
        </w:rPr>
        <w:t xml:space="preserve"> </w:t>
      </w:r>
      <w:r>
        <w:t>the</w:t>
      </w:r>
      <w:r>
        <w:rPr>
          <w:spacing w:val="-5"/>
        </w:rPr>
        <w:t xml:space="preserve"> </w:t>
      </w:r>
      <w:r>
        <w:t>respondent</w:t>
      </w:r>
      <w:r>
        <w:rPr>
          <w:spacing w:val="-6"/>
        </w:rPr>
        <w:t xml:space="preserve"> </w:t>
      </w:r>
      <w:r>
        <w:t>age</w:t>
      </w:r>
      <w:r>
        <w:rPr>
          <w:spacing w:val="-5"/>
        </w:rPr>
        <w:t xml:space="preserve"> </w:t>
      </w:r>
      <w:r>
        <w:t>and</w:t>
      </w:r>
      <w:r>
        <w:rPr>
          <w:spacing w:val="-6"/>
        </w:rPr>
        <w:t xml:space="preserve"> </w:t>
      </w:r>
      <w:r>
        <w:t>number</w:t>
      </w:r>
      <w:r>
        <w:rPr>
          <w:spacing w:val="-5"/>
        </w:rPr>
        <w:t xml:space="preserve"> </w:t>
      </w:r>
      <w:r>
        <w:t>of</w:t>
      </w:r>
      <w:r>
        <w:rPr>
          <w:spacing w:val="-51"/>
        </w:rPr>
        <w:t xml:space="preserve"> </w:t>
      </w:r>
      <w:r>
        <w:t>income</w:t>
      </w:r>
      <w:r>
        <w:rPr>
          <w:spacing w:val="16"/>
        </w:rPr>
        <w:t xml:space="preserve"> </w:t>
      </w:r>
      <w:r>
        <w:t>sources</w:t>
      </w:r>
      <w:r>
        <w:rPr>
          <w:spacing w:val="16"/>
        </w:rPr>
        <w:t xml:space="preserve"> </w:t>
      </w:r>
      <w:r>
        <w:t>reported</w:t>
      </w:r>
      <w:r>
        <w:rPr>
          <w:spacing w:val="16"/>
        </w:rPr>
        <w:t xml:space="preserve"> </w:t>
      </w:r>
      <w:r>
        <w:t>by</w:t>
      </w:r>
      <w:r>
        <w:rPr>
          <w:spacing w:val="16"/>
        </w:rPr>
        <w:t xml:space="preserve"> </w:t>
      </w:r>
      <w:r>
        <w:t>the</w:t>
      </w:r>
      <w:r>
        <w:rPr>
          <w:spacing w:val="17"/>
        </w:rPr>
        <w:t xml:space="preserve"> </w:t>
      </w:r>
      <w:r>
        <w:t>household.</w:t>
      </w:r>
      <w:commentRangeEnd w:id="29"/>
      <w:r>
        <w:rPr>
          <w:rStyle w:val="CommentReference"/>
        </w:rPr>
        <w:commentReference w:id="29"/>
      </w:r>
    </w:p>
    <w:p w14:paraId="5E15696F" w14:textId="77777777" w:rsidR="00054221" w:rsidRDefault="00054221">
      <w:pPr>
        <w:pStyle w:val="BodyText"/>
        <w:spacing w:before="7"/>
        <w:rPr>
          <w:sz w:val="26"/>
        </w:rPr>
      </w:pPr>
    </w:p>
    <w:p w14:paraId="767AB41E" w14:textId="77777777" w:rsidR="00054221" w:rsidRDefault="00BD4E74">
      <w:pPr>
        <w:pStyle w:val="Heading2"/>
        <w:numPr>
          <w:ilvl w:val="1"/>
          <w:numId w:val="8"/>
        </w:numPr>
        <w:tabs>
          <w:tab w:val="left" w:pos="732"/>
          <w:tab w:val="left" w:pos="733"/>
        </w:tabs>
      </w:pPr>
      <w:bookmarkStart w:id="30" w:name="_bookmark5"/>
      <w:bookmarkEnd w:id="30"/>
      <w:r>
        <w:t>Ecuador</w:t>
      </w:r>
    </w:p>
    <w:p w14:paraId="5C5CD935" w14:textId="7B43B408" w:rsidR="00054221" w:rsidRDefault="00BD4E74">
      <w:pPr>
        <w:pStyle w:val="BodyText"/>
        <w:spacing w:before="216" w:line="314" w:lineRule="auto"/>
        <w:ind w:left="120" w:right="576"/>
        <w:jc w:val="both"/>
      </w:pPr>
      <w:r>
        <w:t>In Ecuador, the study was implemented in th</w:t>
      </w:r>
      <w:r w:rsidR="0ED98321">
        <w:t>re</w:t>
      </w:r>
      <w:r>
        <w:t>e</w:t>
      </w:r>
      <w:r w:rsidR="0FB630A3">
        <w:t xml:space="preserve"> regions:</w:t>
      </w:r>
      <w:r>
        <w:t xml:space="preserve"> Amazonia, Coasta and Sierra (Admin1</w:t>
      </w:r>
      <w:r>
        <w:rPr>
          <w:spacing w:val="1"/>
        </w:rPr>
        <w:t xml:space="preserve"> </w:t>
      </w:r>
      <w:r>
        <w:rPr>
          <w:w w:val="95"/>
        </w:rPr>
        <w:t xml:space="preserve">areas). </w:t>
      </w:r>
      <w:r w:rsidR="641C2EEC">
        <w:rPr>
          <w:w w:val="95"/>
        </w:rPr>
        <w:t>In addition to the standard selection criteria</w:t>
      </w:r>
      <w:r>
        <w:rPr>
          <w:w w:val="95"/>
        </w:rPr>
        <w:t xml:space="preserve"> based on accessibility</w:t>
      </w:r>
      <w:r w:rsidR="51F0D004">
        <w:rPr>
          <w:w w:val="95"/>
        </w:rPr>
        <w:t xml:space="preserve"> and</w:t>
      </w:r>
      <w:r>
        <w:rPr>
          <w:w w:val="95"/>
        </w:rPr>
        <w:t xml:space="preserve"> food security prevalence</w:t>
      </w:r>
      <w:r w:rsidR="642C5C53">
        <w:rPr>
          <w:w w:val="95"/>
        </w:rPr>
        <w:t>,</w:t>
      </w:r>
      <w:r>
        <w:rPr>
          <w:w w:val="95"/>
        </w:rPr>
        <w:t xml:space="preserve"> consideration</w:t>
      </w:r>
      <w:r w:rsidR="217374F4">
        <w:rPr>
          <w:spacing w:val="-5"/>
        </w:rPr>
        <w:t xml:space="preserve"> was also </w:t>
      </w:r>
      <w:r>
        <w:t>given</w:t>
      </w:r>
      <w:r>
        <w:rPr>
          <w:spacing w:val="-5"/>
        </w:rPr>
        <w:t xml:space="preserve"> </w:t>
      </w:r>
      <w:r w:rsidR="72643543">
        <w:rPr>
          <w:spacing w:val="-5"/>
        </w:rPr>
        <w:t xml:space="preserve">to </w:t>
      </w:r>
      <w:r>
        <w:t>the</w:t>
      </w:r>
      <w:r w:rsidR="48394816">
        <w:t xml:space="preserve"> safety of the team, considering the</w:t>
      </w:r>
      <w:r>
        <w:rPr>
          <w:spacing w:val="-5"/>
        </w:rPr>
        <w:t xml:space="preserve"> </w:t>
      </w:r>
      <w:r>
        <w:t>political</w:t>
      </w:r>
      <w:r>
        <w:rPr>
          <w:spacing w:val="-4"/>
        </w:rPr>
        <w:t xml:space="preserve"> </w:t>
      </w:r>
      <w:r>
        <w:t>upheaval</w:t>
      </w:r>
      <w:r>
        <w:rPr>
          <w:spacing w:val="-5"/>
        </w:rPr>
        <w:t xml:space="preserve"> </w:t>
      </w:r>
      <w:r>
        <w:t>at</w:t>
      </w:r>
      <w:r>
        <w:rPr>
          <w:spacing w:val="-5"/>
        </w:rPr>
        <w:t xml:space="preserve"> </w:t>
      </w:r>
      <w:r>
        <w:t>the</w:t>
      </w:r>
      <w:r>
        <w:rPr>
          <w:spacing w:val="-5"/>
        </w:rPr>
        <w:t xml:space="preserve"> </w:t>
      </w:r>
      <w:r>
        <w:t>time</w:t>
      </w:r>
      <w:r>
        <w:rPr>
          <w:spacing w:val="-4"/>
        </w:rPr>
        <w:t xml:space="preserve"> </w:t>
      </w:r>
      <w:r>
        <w:t>of</w:t>
      </w:r>
      <w:r>
        <w:rPr>
          <w:spacing w:val="-5"/>
        </w:rPr>
        <w:t xml:space="preserve"> </w:t>
      </w:r>
      <w:r>
        <w:t>implementing</w:t>
      </w:r>
      <w:r>
        <w:rPr>
          <w:spacing w:val="-5"/>
        </w:rPr>
        <w:t xml:space="preserve"> </w:t>
      </w:r>
      <w:r>
        <w:t>the</w:t>
      </w:r>
      <w:r>
        <w:rPr>
          <w:spacing w:val="-5"/>
        </w:rPr>
        <w:t xml:space="preserve"> </w:t>
      </w:r>
      <w:r>
        <w:t>study.</w:t>
      </w:r>
      <w:r>
        <w:rPr>
          <w:spacing w:val="16"/>
        </w:rPr>
        <w:t xml:space="preserve"> </w:t>
      </w:r>
      <w:r>
        <w:t>A</w:t>
      </w:r>
      <w:r>
        <w:rPr>
          <w:spacing w:val="-5"/>
        </w:rPr>
        <w:t xml:space="preserve"> </w:t>
      </w:r>
      <w:r>
        <w:t>total</w:t>
      </w:r>
      <w:r>
        <w:rPr>
          <w:spacing w:val="-4"/>
        </w:rPr>
        <w:t xml:space="preserve"> </w:t>
      </w:r>
      <w:r>
        <w:t>of</w:t>
      </w:r>
      <w:r>
        <w:rPr>
          <w:spacing w:val="-5"/>
        </w:rPr>
        <w:t xml:space="preserve"> </w:t>
      </w:r>
      <w:r>
        <w:t>27</w:t>
      </w:r>
      <w:r>
        <w:rPr>
          <w:spacing w:val="-5"/>
        </w:rPr>
        <w:t xml:space="preserve"> </w:t>
      </w:r>
      <w:r>
        <w:t>Admin5</w:t>
      </w:r>
      <w:r>
        <w:rPr>
          <w:spacing w:val="-51"/>
        </w:rPr>
        <w:t xml:space="preserve"> </w:t>
      </w:r>
      <w:r>
        <w:t>areas</w:t>
      </w:r>
      <w:r>
        <w:rPr>
          <w:spacing w:val="-1"/>
        </w:rPr>
        <w:t xml:space="preserve"> </w:t>
      </w:r>
      <w:r>
        <w:t xml:space="preserve">(villages) were randomly selected from these 3 Admin1 areas and </w:t>
      </w:r>
      <w:commentRangeStart w:id="31"/>
      <w:r>
        <w:t xml:space="preserve">visited </w:t>
      </w:r>
      <w:commentRangeEnd w:id="31"/>
      <w:r>
        <w:rPr>
          <w:rStyle w:val="CommentReference"/>
        </w:rPr>
        <w:commentReference w:id="31"/>
      </w:r>
      <w:r>
        <w:t>in two phases.</w:t>
      </w:r>
    </w:p>
    <w:p w14:paraId="7105BF43" w14:textId="75D65667" w:rsidR="00054221" w:rsidRDefault="00BD4E74">
      <w:pPr>
        <w:pStyle w:val="BodyText"/>
        <w:spacing w:before="164" w:line="314" w:lineRule="auto"/>
        <w:ind w:left="120" w:right="576"/>
        <w:jc w:val="both"/>
      </w:pPr>
      <w:r>
        <w:t>The</w:t>
      </w:r>
      <w:r>
        <w:rPr>
          <w:spacing w:val="-7"/>
        </w:rPr>
        <w:t xml:space="preserve"> </w:t>
      </w:r>
      <w:r>
        <w:t>sampling</w:t>
      </w:r>
      <w:r>
        <w:rPr>
          <w:spacing w:val="-7"/>
        </w:rPr>
        <w:t xml:space="preserve"> </w:t>
      </w:r>
      <w:r>
        <w:t>frame</w:t>
      </w:r>
      <w:r>
        <w:rPr>
          <w:spacing w:val="-6"/>
        </w:rPr>
        <w:t xml:space="preserve"> </w:t>
      </w:r>
      <w:r>
        <w:t>was</w:t>
      </w:r>
      <w:r>
        <w:rPr>
          <w:spacing w:val="-7"/>
        </w:rPr>
        <w:t xml:space="preserve"> </w:t>
      </w:r>
      <w:r>
        <w:t>all</w:t>
      </w:r>
      <w:r>
        <w:rPr>
          <w:spacing w:val="-7"/>
        </w:rPr>
        <w:t xml:space="preserve"> </w:t>
      </w:r>
      <w:r>
        <w:t>households</w:t>
      </w:r>
      <w:r>
        <w:rPr>
          <w:spacing w:val="-6"/>
        </w:rPr>
        <w:t xml:space="preserve"> </w:t>
      </w:r>
      <w:r>
        <w:t>in</w:t>
      </w:r>
      <w:r>
        <w:rPr>
          <w:spacing w:val="-7"/>
        </w:rPr>
        <w:t xml:space="preserve"> </w:t>
      </w:r>
      <w:r>
        <w:t>the</w:t>
      </w:r>
      <w:r>
        <w:rPr>
          <w:spacing w:val="-6"/>
        </w:rPr>
        <w:t xml:space="preserve"> </w:t>
      </w:r>
      <w:r>
        <w:t>23</w:t>
      </w:r>
      <w:r>
        <w:rPr>
          <w:spacing w:val="-7"/>
        </w:rPr>
        <w:t xml:space="preserve"> </w:t>
      </w:r>
      <w:r>
        <w:t>ADMIN5</w:t>
      </w:r>
      <w:r>
        <w:rPr>
          <w:spacing w:val="-7"/>
        </w:rPr>
        <w:t xml:space="preserve"> </w:t>
      </w:r>
      <w:r>
        <w:t>areas</w:t>
      </w:r>
      <w:r>
        <w:rPr>
          <w:spacing w:val="-6"/>
        </w:rPr>
        <w:t xml:space="preserve"> </w:t>
      </w:r>
      <w:r>
        <w:t>that</w:t>
      </w:r>
      <w:r>
        <w:rPr>
          <w:spacing w:val="-7"/>
        </w:rPr>
        <w:t xml:space="preserve"> </w:t>
      </w:r>
      <w:r>
        <w:t>had</w:t>
      </w:r>
      <w:r>
        <w:rPr>
          <w:spacing w:val="-6"/>
        </w:rPr>
        <w:t xml:space="preserve"> </w:t>
      </w:r>
      <w:r>
        <w:t>been</w:t>
      </w:r>
      <w:r>
        <w:rPr>
          <w:spacing w:val="-7"/>
        </w:rPr>
        <w:t xml:space="preserve"> </w:t>
      </w:r>
      <w:r>
        <w:t>randomly</w:t>
      </w:r>
      <w:r>
        <w:rPr>
          <w:spacing w:val="-7"/>
        </w:rPr>
        <w:t xml:space="preserve"> </w:t>
      </w:r>
      <w:r>
        <w:t>selected</w:t>
      </w:r>
      <w:r>
        <w:rPr>
          <w:spacing w:val="-50"/>
        </w:rPr>
        <w:t xml:space="preserve"> </w:t>
      </w:r>
      <w:r>
        <w:rPr>
          <w:spacing w:val="-1"/>
        </w:rPr>
        <w:t>to</w:t>
      </w:r>
      <w:r>
        <w:rPr>
          <w:spacing w:val="-12"/>
        </w:rPr>
        <w:t xml:space="preserve"> </w:t>
      </w:r>
      <w:r>
        <w:rPr>
          <w:spacing w:val="-1"/>
        </w:rPr>
        <w:t>participate</w:t>
      </w:r>
      <w:r>
        <w:rPr>
          <w:spacing w:val="-12"/>
        </w:rPr>
        <w:t xml:space="preserve"> </w:t>
      </w:r>
      <w:r>
        <w:rPr>
          <w:spacing w:val="-1"/>
        </w:rPr>
        <w:t>in</w:t>
      </w:r>
      <w:r>
        <w:rPr>
          <w:spacing w:val="-12"/>
        </w:rPr>
        <w:t xml:space="preserve"> </w:t>
      </w:r>
      <w:r>
        <w:rPr>
          <w:spacing w:val="-1"/>
        </w:rPr>
        <w:t>the</w:t>
      </w:r>
      <w:r>
        <w:rPr>
          <w:spacing w:val="-11"/>
        </w:rPr>
        <w:t xml:space="preserve"> </w:t>
      </w:r>
      <w:r>
        <w:rPr>
          <w:spacing w:val="-1"/>
        </w:rPr>
        <w:t>study.</w:t>
      </w:r>
      <w:r>
        <w:rPr>
          <w:spacing w:val="10"/>
        </w:rPr>
        <w:t xml:space="preserve"> </w:t>
      </w:r>
      <w:commentRangeStart w:id="32"/>
      <w:r w:rsidR="0F34AB8C">
        <w:t>The s</w:t>
      </w:r>
      <w:r>
        <w:rPr>
          <w:spacing w:val="-1"/>
        </w:rPr>
        <w:t>tudy</w:t>
      </w:r>
      <w:r>
        <w:rPr>
          <w:spacing w:val="-12"/>
        </w:rPr>
        <w:t xml:space="preserve"> </w:t>
      </w:r>
      <w:r>
        <w:rPr>
          <w:spacing w:val="-1"/>
        </w:rPr>
        <w:t>sample</w:t>
      </w:r>
      <w:r>
        <w:rPr>
          <w:spacing w:val="-12"/>
        </w:rPr>
        <w:t xml:space="preserve"> </w:t>
      </w:r>
      <w:r>
        <w:rPr>
          <w:spacing w:val="-1"/>
        </w:rPr>
        <w:t>was</w:t>
      </w:r>
      <w:r>
        <w:rPr>
          <w:spacing w:val="-11"/>
        </w:rPr>
        <w:t xml:space="preserve"> </w:t>
      </w:r>
      <w:r>
        <w:rPr>
          <w:spacing w:val="-1"/>
        </w:rPr>
        <w:t>enlisted</w:t>
      </w:r>
      <w:r>
        <w:rPr>
          <w:spacing w:val="-12"/>
        </w:rPr>
        <w:t xml:space="preserve"> </w:t>
      </w:r>
      <w:r>
        <w:t>following</w:t>
      </w:r>
      <w:r>
        <w:rPr>
          <w:spacing w:val="-12"/>
        </w:rPr>
        <w:t xml:space="preserve"> </w:t>
      </w:r>
      <w:r>
        <w:t>a</w:t>
      </w:r>
      <w:r>
        <w:rPr>
          <w:spacing w:val="-12"/>
        </w:rPr>
        <w:t xml:space="preserve"> </w:t>
      </w:r>
      <w:r>
        <w:t>random</w:t>
      </w:r>
      <w:r>
        <w:rPr>
          <w:spacing w:val="-12"/>
        </w:rPr>
        <w:t xml:space="preserve"> </w:t>
      </w:r>
      <w:r>
        <w:t>walk</w:t>
      </w:r>
      <w:r>
        <w:rPr>
          <w:spacing w:val="-11"/>
        </w:rPr>
        <w:t xml:space="preserve"> </w:t>
      </w:r>
      <w:r>
        <w:t>in</w:t>
      </w:r>
      <w:r>
        <w:rPr>
          <w:spacing w:val="-12"/>
        </w:rPr>
        <w:t xml:space="preserve"> </w:t>
      </w:r>
      <w:proofErr w:type="spellStart"/>
      <w:r>
        <w:t>th</w:t>
      </w:r>
      <w:proofErr w:type="spellEnd"/>
      <w:ins w:id="33" w:author="Alirah WEYORI" w:date="2023-11-24T21:03:00Z">
        <w:r w:rsidR="00831539">
          <w:t xml:space="preserve"> </w:t>
        </w:r>
      </w:ins>
      <w:proofErr w:type="spellStart"/>
      <w:r>
        <w:t>eeach</w:t>
      </w:r>
      <w:proofErr w:type="spellEnd"/>
      <w:r>
        <w:rPr>
          <w:spacing w:val="-12"/>
        </w:rPr>
        <w:t xml:space="preserve"> </w:t>
      </w:r>
      <w:r w:rsidR="1653F85F">
        <w:t xml:space="preserve">of the </w:t>
      </w:r>
      <w:r>
        <w:t>Admin5</w:t>
      </w:r>
      <w:r>
        <w:rPr>
          <w:spacing w:val="-51"/>
        </w:rPr>
        <w:t xml:space="preserve"> </w:t>
      </w:r>
      <w:r w:rsidR="424926AE">
        <w:t xml:space="preserve">areas </w:t>
      </w:r>
      <w:r>
        <w:rPr>
          <w:w w:val="95"/>
        </w:rPr>
        <w:t>and selecting every 3rd household</w:t>
      </w:r>
      <w:commentRangeEnd w:id="32"/>
      <w:r>
        <w:rPr>
          <w:rStyle w:val="CommentReference"/>
        </w:rPr>
        <w:commentReference w:id="32"/>
      </w:r>
      <w:r>
        <w:rPr>
          <w:w w:val="95"/>
        </w:rPr>
        <w:t>. Demographic characteristics as well as contact details including</w:t>
      </w:r>
      <w:r>
        <w:rPr>
          <w:spacing w:val="1"/>
          <w:w w:val="95"/>
        </w:rPr>
        <w:t xml:space="preserve"> </w:t>
      </w:r>
      <w:r w:rsidR="62745AC8">
        <w:t xml:space="preserve">the </w:t>
      </w:r>
      <w:r>
        <w:t>phone number of the household head was then collected at this stage (listing phase).</w:t>
      </w:r>
      <w:r>
        <w:rPr>
          <w:spacing w:val="1"/>
        </w:rPr>
        <w:t xml:space="preserve"> </w:t>
      </w:r>
      <w:r w:rsidR="52E3CAD0">
        <w:t xml:space="preserve">Contact details for </w:t>
      </w:r>
      <w:proofErr w:type="gramStart"/>
      <w:r w:rsidR="52E3CAD0">
        <w:t xml:space="preserve">a </w:t>
      </w:r>
      <w:r>
        <w:t xml:space="preserve"> total</w:t>
      </w:r>
      <w:proofErr w:type="gramEnd"/>
      <w:r>
        <w:t xml:space="preserve"> of</w:t>
      </w:r>
      <w:r>
        <w:rPr>
          <w:spacing w:val="1"/>
        </w:rPr>
        <w:t xml:space="preserve"> </w:t>
      </w:r>
      <w:r>
        <w:t xml:space="preserve">2,374 households were </w:t>
      </w:r>
      <w:r w:rsidR="31196611">
        <w:t xml:space="preserve">collected </w:t>
      </w:r>
      <w:r>
        <w:t xml:space="preserve"> after receiving written consent.</w:t>
      </w:r>
      <w:r>
        <w:rPr>
          <w:spacing w:val="1"/>
        </w:rPr>
        <w:t xml:space="preserve"> </w:t>
      </w:r>
      <w:r>
        <w:t>Since</w:t>
      </w:r>
      <w:r>
        <w:rPr>
          <w:spacing w:val="1"/>
        </w:rPr>
        <w:t xml:space="preserve"> </w:t>
      </w:r>
      <w:r>
        <w:rPr>
          <w:w w:val="95"/>
        </w:rPr>
        <w:t xml:space="preserve">households may be interviewed </w:t>
      </w:r>
      <w:r w:rsidR="5AE4AAF6">
        <w:t xml:space="preserve">by </w:t>
      </w:r>
      <w:r>
        <w:rPr>
          <w:w w:val="95"/>
        </w:rPr>
        <w:t xml:space="preserve">phone, potential </w:t>
      </w:r>
      <w:proofErr w:type="gramStart"/>
      <w:r>
        <w:rPr>
          <w:w w:val="95"/>
        </w:rPr>
        <w:t>respondent</w:t>
      </w:r>
      <w:r w:rsidR="25ED42C3">
        <w:t>s</w:t>
      </w:r>
      <w:r>
        <w:rPr>
          <w:w w:val="95"/>
        </w:rPr>
        <w:t xml:space="preserve">  or</w:t>
      </w:r>
      <w:proofErr w:type="gramEnd"/>
      <w:r>
        <w:rPr>
          <w:w w:val="95"/>
        </w:rPr>
        <w:t xml:space="preserve"> someone</w:t>
      </w:r>
      <w:r>
        <w:rPr>
          <w:spacing w:val="1"/>
          <w:w w:val="95"/>
        </w:rPr>
        <w:t xml:space="preserve"> </w:t>
      </w:r>
      <w:r>
        <w:t xml:space="preserve">within the household had to own a phone </w:t>
      </w:r>
      <w:r w:rsidR="1E06AF4C">
        <w:t>by</w:t>
      </w:r>
      <w:r>
        <w:t xml:space="preserve"> which they may be contacted for the survey. </w:t>
      </w:r>
      <w:r w:rsidR="087E76A2">
        <w:t xml:space="preserve"> </w:t>
      </w:r>
      <w:r w:rsidR="053FB55C">
        <w:t>Households that</w:t>
      </w:r>
      <w:r>
        <w:t xml:space="preserve"> w</w:t>
      </w:r>
      <w:r w:rsidR="60899043">
        <w:t>ere</w:t>
      </w:r>
      <w:r>
        <w:t xml:space="preserve"> selected but had no </w:t>
      </w:r>
      <w:proofErr w:type="gramStart"/>
      <w:r>
        <w:t>phone ,</w:t>
      </w:r>
      <w:proofErr w:type="gramEnd"/>
      <w:r>
        <w:t xml:space="preserve"> </w:t>
      </w:r>
      <w:r w:rsidR="438F95D6">
        <w:t>were</w:t>
      </w:r>
      <w:r>
        <w:t xml:space="preserve"> eliminated and replaced</w:t>
      </w:r>
      <w:r>
        <w:rPr>
          <w:spacing w:val="-51"/>
        </w:rPr>
        <w:t xml:space="preserve"> </w:t>
      </w:r>
      <w:r>
        <w:rPr>
          <w:spacing w:val="-1"/>
        </w:rPr>
        <w:t>by</w:t>
      </w:r>
      <w:r>
        <w:rPr>
          <w:spacing w:val="-11"/>
        </w:rPr>
        <w:t xml:space="preserve"> </w:t>
      </w:r>
      <w:r>
        <w:rPr>
          <w:spacing w:val="-1"/>
        </w:rPr>
        <w:t>the</w:t>
      </w:r>
      <w:r>
        <w:rPr>
          <w:spacing w:val="-10"/>
        </w:rPr>
        <w:t xml:space="preserve"> </w:t>
      </w:r>
      <w:r>
        <w:rPr>
          <w:spacing w:val="-1"/>
        </w:rPr>
        <w:t>next</w:t>
      </w:r>
      <w:r>
        <w:rPr>
          <w:spacing w:val="-11"/>
        </w:rPr>
        <w:t xml:space="preserve"> </w:t>
      </w:r>
      <w:r>
        <w:rPr>
          <w:spacing w:val="-1"/>
        </w:rPr>
        <w:t>household</w:t>
      </w:r>
      <w:r>
        <w:rPr>
          <w:spacing w:val="-10"/>
        </w:rPr>
        <w:t xml:space="preserve"> </w:t>
      </w:r>
      <w:r w:rsidR="3D19ECCC">
        <w:t xml:space="preserve">on the </w:t>
      </w:r>
      <w:proofErr w:type="spellStart"/>
      <w:r w:rsidR="3D19ECCC">
        <w:t>list.</w:t>
      </w:r>
      <w:r>
        <w:t>This</w:t>
      </w:r>
      <w:proofErr w:type="spellEnd"/>
      <w:r>
        <w:rPr>
          <w:spacing w:val="-11"/>
        </w:rPr>
        <w:t xml:space="preserve"> </w:t>
      </w:r>
      <w:r>
        <w:t>was</w:t>
      </w:r>
      <w:r w:rsidR="7F5D5119">
        <w:t>,</w:t>
      </w:r>
      <w:r>
        <w:rPr>
          <w:spacing w:val="-10"/>
        </w:rPr>
        <w:t xml:space="preserve"> </w:t>
      </w:r>
      <w:r>
        <w:t>however</w:t>
      </w:r>
      <w:r w:rsidR="35EFD589">
        <w:t>,</w:t>
      </w:r>
      <w:r>
        <w:rPr>
          <w:spacing w:val="-11"/>
        </w:rPr>
        <w:t xml:space="preserve"> </w:t>
      </w:r>
      <w:r>
        <w:t>observed</w:t>
      </w:r>
      <w:r>
        <w:rPr>
          <w:spacing w:val="-10"/>
        </w:rPr>
        <w:t xml:space="preserve"> </w:t>
      </w:r>
      <w:r>
        <w:t>to</w:t>
      </w:r>
      <w:r>
        <w:rPr>
          <w:spacing w:val="-11"/>
        </w:rPr>
        <w:t xml:space="preserve"> </w:t>
      </w:r>
      <w:r>
        <w:t>be</w:t>
      </w:r>
      <w:r>
        <w:rPr>
          <w:spacing w:val="-10"/>
        </w:rPr>
        <w:t xml:space="preserve"> </w:t>
      </w:r>
      <w:r>
        <w:t>minimal</w:t>
      </w:r>
      <w:r>
        <w:rPr>
          <w:spacing w:val="-10"/>
        </w:rPr>
        <w:t xml:space="preserve"> </w:t>
      </w:r>
      <w:r>
        <w:t>in</w:t>
      </w:r>
      <w:r>
        <w:rPr>
          <w:spacing w:val="-11"/>
        </w:rPr>
        <w:t xml:space="preserve"> </w:t>
      </w:r>
      <w:r>
        <w:t>Ecuador</w:t>
      </w:r>
      <w:r>
        <w:rPr>
          <w:spacing w:val="-10"/>
        </w:rPr>
        <w:t xml:space="preserve"> </w:t>
      </w:r>
      <w:r>
        <w:t>because</w:t>
      </w:r>
      <w:r>
        <w:rPr>
          <w:spacing w:val="-11"/>
        </w:rPr>
        <w:t xml:space="preserve"> </w:t>
      </w:r>
      <w:r>
        <w:t>of</w:t>
      </w:r>
      <w:r>
        <w:rPr>
          <w:spacing w:val="-10"/>
        </w:rPr>
        <w:t xml:space="preserve"> </w:t>
      </w:r>
      <w:r>
        <w:t>the</w:t>
      </w:r>
      <w:r>
        <w:rPr>
          <w:spacing w:val="-51"/>
        </w:rPr>
        <w:t xml:space="preserve"> </w:t>
      </w:r>
      <w:r>
        <w:t>high</w:t>
      </w:r>
      <w:r>
        <w:rPr>
          <w:spacing w:val="16"/>
        </w:rPr>
        <w:t xml:space="preserve"> </w:t>
      </w:r>
      <w:r>
        <w:t>national</w:t>
      </w:r>
      <w:r>
        <w:rPr>
          <w:spacing w:val="16"/>
        </w:rPr>
        <w:t xml:space="preserve"> </w:t>
      </w:r>
      <w:r>
        <w:t>mobile</w:t>
      </w:r>
      <w:r>
        <w:rPr>
          <w:spacing w:val="16"/>
        </w:rPr>
        <w:t xml:space="preserve"> </w:t>
      </w:r>
      <w:r>
        <w:t>phone</w:t>
      </w:r>
      <w:r>
        <w:rPr>
          <w:spacing w:val="16"/>
        </w:rPr>
        <w:t xml:space="preserve"> </w:t>
      </w:r>
      <w:r>
        <w:t>penetration</w:t>
      </w:r>
      <w:r>
        <w:rPr>
          <w:spacing w:val="34"/>
        </w:rPr>
        <w:t xml:space="preserve"> </w:t>
      </w:r>
      <w:r>
        <w:t>80%.</w:t>
      </w:r>
    </w:p>
    <w:p w14:paraId="04875498" w14:textId="64DD2202" w:rsidR="00054221" w:rsidRDefault="00BD4E74">
      <w:pPr>
        <w:pStyle w:val="BodyText"/>
        <w:spacing w:before="172" w:line="314" w:lineRule="auto"/>
        <w:ind w:left="120" w:right="577"/>
        <w:jc w:val="both"/>
      </w:pPr>
      <w:r>
        <w:rPr>
          <w:w w:val="95"/>
        </w:rPr>
        <w:t>Enumerator</w:t>
      </w:r>
      <w:r>
        <w:rPr>
          <w:spacing w:val="15"/>
          <w:w w:val="95"/>
        </w:rPr>
        <w:t xml:space="preserve"> </w:t>
      </w:r>
      <w:r>
        <w:rPr>
          <w:w w:val="95"/>
        </w:rPr>
        <w:t>training</w:t>
      </w:r>
      <w:r>
        <w:rPr>
          <w:spacing w:val="15"/>
          <w:w w:val="95"/>
        </w:rPr>
        <w:t xml:space="preserve"> </w:t>
      </w:r>
      <w:r>
        <w:rPr>
          <w:w w:val="95"/>
        </w:rPr>
        <w:t>was</w:t>
      </w:r>
      <w:r>
        <w:rPr>
          <w:spacing w:val="15"/>
          <w:w w:val="95"/>
        </w:rPr>
        <w:t xml:space="preserve"> </w:t>
      </w:r>
      <w:r>
        <w:rPr>
          <w:w w:val="95"/>
        </w:rPr>
        <w:t>jointly</w:t>
      </w:r>
      <w:r>
        <w:rPr>
          <w:spacing w:val="15"/>
          <w:w w:val="95"/>
        </w:rPr>
        <w:t xml:space="preserve"> </w:t>
      </w:r>
      <w:r>
        <w:rPr>
          <w:w w:val="95"/>
        </w:rPr>
        <w:t>conducted</w:t>
      </w:r>
      <w:r>
        <w:rPr>
          <w:spacing w:val="15"/>
          <w:w w:val="95"/>
        </w:rPr>
        <w:t xml:space="preserve"> </w:t>
      </w:r>
      <w:r>
        <w:rPr>
          <w:w w:val="95"/>
        </w:rPr>
        <w:t>by</w:t>
      </w:r>
      <w:r>
        <w:rPr>
          <w:spacing w:val="15"/>
          <w:w w:val="95"/>
        </w:rPr>
        <w:t xml:space="preserve"> </w:t>
      </w:r>
      <w:r>
        <w:rPr>
          <w:w w:val="95"/>
        </w:rPr>
        <w:t>the</w:t>
      </w:r>
      <w:r>
        <w:rPr>
          <w:spacing w:val="15"/>
          <w:w w:val="95"/>
        </w:rPr>
        <w:t xml:space="preserve"> </w:t>
      </w:r>
      <w:r>
        <w:rPr>
          <w:w w:val="95"/>
        </w:rPr>
        <w:t>Ecuador</w:t>
      </w:r>
      <w:r>
        <w:rPr>
          <w:spacing w:val="15"/>
          <w:w w:val="95"/>
        </w:rPr>
        <w:t xml:space="preserve"> </w:t>
      </w:r>
      <w:r>
        <w:rPr>
          <w:w w:val="95"/>
        </w:rPr>
        <w:t>CO</w:t>
      </w:r>
      <w:r>
        <w:rPr>
          <w:spacing w:val="16"/>
          <w:w w:val="95"/>
        </w:rPr>
        <w:t xml:space="preserve"> </w:t>
      </w:r>
      <w:r>
        <w:rPr>
          <w:w w:val="95"/>
        </w:rPr>
        <w:t>and</w:t>
      </w:r>
      <w:r>
        <w:rPr>
          <w:spacing w:val="15"/>
          <w:w w:val="95"/>
        </w:rPr>
        <w:t xml:space="preserve"> </w:t>
      </w:r>
      <w:r w:rsidR="1B4AF569">
        <w:rPr>
          <w:spacing w:val="15"/>
          <w:w w:val="95"/>
        </w:rPr>
        <w:t>the Regional Bureau of Panama (</w:t>
      </w:r>
      <w:r>
        <w:rPr>
          <w:w w:val="95"/>
        </w:rPr>
        <w:t>RBP</w:t>
      </w:r>
      <w:r w:rsidR="57F35E55">
        <w:rPr>
          <w:w w:val="95"/>
        </w:rPr>
        <w:t>)</w:t>
      </w:r>
      <w:r>
        <w:rPr>
          <w:spacing w:val="16"/>
          <w:w w:val="95"/>
        </w:rPr>
        <w:t xml:space="preserve"> </w:t>
      </w:r>
      <w:r>
        <w:rPr>
          <w:w w:val="95"/>
        </w:rPr>
        <w:t>colleagues</w:t>
      </w:r>
      <w:r>
        <w:rPr>
          <w:spacing w:val="16"/>
          <w:w w:val="95"/>
        </w:rPr>
        <w:t xml:space="preserve"> </w:t>
      </w:r>
      <w:r>
        <w:rPr>
          <w:w w:val="95"/>
        </w:rPr>
        <w:t>in</w:t>
      </w:r>
      <w:r>
        <w:rPr>
          <w:spacing w:val="15"/>
          <w:w w:val="95"/>
        </w:rPr>
        <w:t xml:space="preserve"> </w:t>
      </w:r>
      <w:r>
        <w:rPr>
          <w:w w:val="95"/>
        </w:rPr>
        <w:t>Spanish</w:t>
      </w:r>
      <w:r>
        <w:rPr>
          <w:spacing w:val="15"/>
          <w:w w:val="95"/>
        </w:rPr>
        <w:t xml:space="preserve"> </w:t>
      </w:r>
      <w:r>
        <w:rPr>
          <w:w w:val="95"/>
        </w:rPr>
        <w:t>over</w:t>
      </w:r>
      <w:r>
        <w:rPr>
          <w:spacing w:val="1"/>
          <w:w w:val="95"/>
        </w:rPr>
        <w:t xml:space="preserve"> </w:t>
      </w:r>
      <w:r>
        <w:t>a 4-day period with a one</w:t>
      </w:r>
      <w:r w:rsidR="402CEBEF">
        <w:t>-</w:t>
      </w:r>
      <w:r>
        <w:t xml:space="preserve">day simulation for remote and F2F instruments. </w:t>
      </w:r>
      <w:r w:rsidR="43E49A8D">
        <w:t>I</w:t>
      </w:r>
      <w:r>
        <w:t>nterviews</w:t>
      </w:r>
      <w:r>
        <w:rPr>
          <w:spacing w:val="1"/>
        </w:rPr>
        <w:t xml:space="preserve"> </w:t>
      </w:r>
      <w:r>
        <w:t>were</w:t>
      </w:r>
      <w:r>
        <w:rPr>
          <w:spacing w:val="13"/>
        </w:rPr>
        <w:t xml:space="preserve"> </w:t>
      </w:r>
      <w:r>
        <w:t>conducted</w:t>
      </w:r>
      <w:r>
        <w:rPr>
          <w:spacing w:val="14"/>
        </w:rPr>
        <w:t xml:space="preserve"> </w:t>
      </w:r>
      <w:r>
        <w:t>in</w:t>
      </w:r>
      <w:r>
        <w:rPr>
          <w:spacing w:val="14"/>
        </w:rPr>
        <w:t xml:space="preserve"> </w:t>
      </w:r>
      <w:r>
        <w:t>Spanish</w:t>
      </w:r>
      <w:r w:rsidR="7DBAAB20">
        <w:t>,</w:t>
      </w:r>
      <w:r>
        <w:rPr>
          <w:spacing w:val="14"/>
        </w:rPr>
        <w:t xml:space="preserve"> </w:t>
      </w:r>
      <w:r>
        <w:t>the</w:t>
      </w:r>
      <w:r>
        <w:rPr>
          <w:spacing w:val="14"/>
        </w:rPr>
        <w:t xml:space="preserve"> </w:t>
      </w:r>
      <w:r>
        <w:t>official</w:t>
      </w:r>
      <w:r>
        <w:rPr>
          <w:spacing w:val="13"/>
        </w:rPr>
        <w:t xml:space="preserve"> </w:t>
      </w:r>
      <w:r>
        <w:t>language</w:t>
      </w:r>
      <w:r>
        <w:rPr>
          <w:spacing w:val="14"/>
        </w:rPr>
        <w:t xml:space="preserve"> </w:t>
      </w:r>
      <w:r>
        <w:t>of</w:t>
      </w:r>
      <w:r>
        <w:rPr>
          <w:spacing w:val="14"/>
        </w:rPr>
        <w:t xml:space="preserve"> </w:t>
      </w:r>
      <w:r>
        <w:t>Ecuador.</w:t>
      </w:r>
    </w:p>
    <w:p w14:paraId="56C50A62" w14:textId="77777777" w:rsidR="00054221" w:rsidRDefault="00054221">
      <w:pPr>
        <w:spacing w:line="314" w:lineRule="auto"/>
        <w:jc w:val="both"/>
        <w:sectPr w:rsidR="00054221">
          <w:pgSz w:w="12240" w:h="15840"/>
          <w:pgMar w:top="1340" w:right="860" w:bottom="1080" w:left="1320" w:header="0" w:footer="888" w:gutter="0"/>
          <w:cols w:space="720"/>
        </w:sectPr>
      </w:pPr>
    </w:p>
    <w:p w14:paraId="602C3029" w14:textId="77777777" w:rsidR="00054221" w:rsidRDefault="00054221">
      <w:pPr>
        <w:pStyle w:val="BodyText"/>
        <w:spacing w:before="11"/>
        <w:rPr>
          <w:sz w:val="8"/>
        </w:rPr>
      </w:pPr>
    </w:p>
    <w:p w14:paraId="1A407794" w14:textId="77777777" w:rsidR="00054221" w:rsidRDefault="00BD4E74">
      <w:pPr>
        <w:pStyle w:val="BodyText"/>
        <w:ind w:left="2000"/>
        <w:rPr>
          <w:sz w:val="20"/>
        </w:rPr>
      </w:pPr>
      <w:r>
        <w:rPr>
          <w:noProof/>
          <w:color w:val="2B579A"/>
          <w:sz w:val="20"/>
          <w:shd w:val="clear" w:color="auto" w:fill="E6E6E6"/>
        </w:rPr>
        <w:drawing>
          <wp:inline distT="0" distB="0" distL="0" distR="0" wp14:anchorId="75F7229C" wp14:editId="24F7C36B">
            <wp:extent cx="3457575" cy="25031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6" cstate="print"/>
                    <a:stretch>
                      <a:fillRect/>
                    </a:stretch>
                  </pic:blipFill>
                  <pic:spPr>
                    <a:xfrm>
                      <a:off x="0" y="0"/>
                      <a:ext cx="3457575" cy="2503170"/>
                    </a:xfrm>
                    <a:prstGeom prst="rect">
                      <a:avLst/>
                    </a:prstGeom>
                  </pic:spPr>
                </pic:pic>
              </a:graphicData>
            </a:graphic>
          </wp:inline>
        </w:drawing>
      </w:r>
    </w:p>
    <w:p w14:paraId="363824B6" w14:textId="77777777" w:rsidR="00054221" w:rsidRDefault="00BD4E74">
      <w:pPr>
        <w:pStyle w:val="BodyText"/>
        <w:spacing w:before="187"/>
        <w:ind w:left="257" w:right="715"/>
        <w:jc w:val="center"/>
      </w:pPr>
      <w:r>
        <w:rPr>
          <w:spacing w:val="-1"/>
        </w:rPr>
        <w:t>Figure</w:t>
      </w:r>
      <w:r>
        <w:rPr>
          <w:spacing w:val="-6"/>
        </w:rPr>
        <w:t xml:space="preserve"> </w:t>
      </w:r>
      <w:r>
        <w:t>2:</w:t>
      </w:r>
      <w:r>
        <w:rPr>
          <w:spacing w:val="10"/>
        </w:rPr>
        <w:t xml:space="preserve"> </w:t>
      </w:r>
      <w:r>
        <w:t>Sample</w:t>
      </w:r>
      <w:r>
        <w:rPr>
          <w:spacing w:val="-6"/>
        </w:rPr>
        <w:t xml:space="preserve"> </w:t>
      </w:r>
      <w:r>
        <w:t>Composition</w:t>
      </w:r>
      <w:r>
        <w:rPr>
          <w:spacing w:val="-6"/>
        </w:rPr>
        <w:t xml:space="preserve"> </w:t>
      </w:r>
      <w:r>
        <w:t>and</w:t>
      </w:r>
      <w:r>
        <w:rPr>
          <w:spacing w:val="-6"/>
        </w:rPr>
        <w:t xml:space="preserve"> </w:t>
      </w:r>
      <w:r>
        <w:t>Completion</w:t>
      </w:r>
      <w:r>
        <w:rPr>
          <w:spacing w:val="-6"/>
        </w:rPr>
        <w:t xml:space="preserve"> </w:t>
      </w:r>
      <w:r>
        <w:t>in</w:t>
      </w:r>
      <w:r>
        <w:rPr>
          <w:spacing w:val="-5"/>
        </w:rPr>
        <w:t xml:space="preserve"> </w:t>
      </w:r>
      <w:r>
        <w:t>Ecuador</w:t>
      </w:r>
    </w:p>
    <w:p w14:paraId="22E51995" w14:textId="77777777" w:rsidR="00054221" w:rsidRDefault="00054221">
      <w:pPr>
        <w:pStyle w:val="BodyText"/>
        <w:rPr>
          <w:sz w:val="30"/>
        </w:rPr>
      </w:pPr>
    </w:p>
    <w:p w14:paraId="4A133D33" w14:textId="77777777" w:rsidR="00054221" w:rsidRDefault="00BD4E74">
      <w:pPr>
        <w:pStyle w:val="Heading2"/>
        <w:numPr>
          <w:ilvl w:val="1"/>
          <w:numId w:val="8"/>
        </w:numPr>
        <w:tabs>
          <w:tab w:val="left" w:pos="732"/>
          <w:tab w:val="left" w:pos="733"/>
        </w:tabs>
        <w:spacing w:before="209"/>
      </w:pPr>
      <w:bookmarkStart w:id="34" w:name="Central_African_Republic"/>
      <w:bookmarkStart w:id="35" w:name="_bookmark6"/>
      <w:bookmarkEnd w:id="34"/>
      <w:bookmarkEnd w:id="35"/>
      <w:r>
        <w:rPr>
          <w:w w:val="95"/>
        </w:rPr>
        <w:t>Central</w:t>
      </w:r>
      <w:r>
        <w:rPr>
          <w:spacing w:val="23"/>
          <w:w w:val="95"/>
        </w:rPr>
        <w:t xml:space="preserve"> </w:t>
      </w:r>
      <w:r>
        <w:rPr>
          <w:w w:val="95"/>
        </w:rPr>
        <w:t>African</w:t>
      </w:r>
      <w:r>
        <w:rPr>
          <w:spacing w:val="23"/>
          <w:w w:val="95"/>
        </w:rPr>
        <w:t xml:space="preserve"> </w:t>
      </w:r>
      <w:r>
        <w:rPr>
          <w:w w:val="95"/>
        </w:rPr>
        <w:t>Republic</w:t>
      </w:r>
    </w:p>
    <w:p w14:paraId="5F1F9FB9" w14:textId="3C9AB04C" w:rsidR="00054221" w:rsidRDefault="00BD4E74">
      <w:pPr>
        <w:pStyle w:val="BodyText"/>
        <w:spacing w:before="215" w:line="314" w:lineRule="auto"/>
        <w:ind w:left="120" w:right="576"/>
        <w:jc w:val="both"/>
      </w:pPr>
      <w:r>
        <w:t xml:space="preserve">The study in CAR was implemented in 2 </w:t>
      </w:r>
      <w:r w:rsidR="715F54BC" w:rsidRPr="00BE7A82">
        <w:rPr>
          <w:color w:val="2B579A"/>
          <w:shd w:val="clear" w:color="auto" w:fill="E6E6E6"/>
          <w:lang w:val="en-GB"/>
        </w:rPr>
        <w:t>p</w:t>
      </w:r>
      <w:r w:rsidRPr="00BE7A82">
        <w:rPr>
          <w:color w:val="2B579A"/>
          <w:shd w:val="clear" w:color="auto" w:fill="E6E6E6"/>
          <w:lang w:val="en-GB"/>
        </w:rPr>
        <w:t>refectures</w:t>
      </w:r>
      <w:r>
        <w:t xml:space="preserve"> - </w:t>
      </w:r>
      <w:proofErr w:type="spellStart"/>
      <w:r>
        <w:t>Mbomou</w:t>
      </w:r>
      <w:proofErr w:type="spellEnd"/>
      <w:r>
        <w:t xml:space="preserve"> and Nana-</w:t>
      </w:r>
      <w:proofErr w:type="spellStart"/>
      <w:r>
        <w:t>Gribizi</w:t>
      </w:r>
      <w:proofErr w:type="spellEnd"/>
      <w:r>
        <w:t xml:space="preserve"> </w:t>
      </w:r>
      <w:r w:rsidR="79042B33">
        <w:t>(Admin1)</w:t>
      </w:r>
      <w:r w:rsidR="50B1C755">
        <w:t>,</w:t>
      </w:r>
      <w:r w:rsidR="79042B33">
        <w:t xml:space="preserve"> </w:t>
      </w:r>
      <w:r>
        <w:t>the</w:t>
      </w:r>
      <w:r>
        <w:rPr>
          <w:spacing w:val="1"/>
        </w:rPr>
        <w:t xml:space="preserve"> </w:t>
      </w:r>
      <w:r>
        <w:rPr>
          <w:spacing w:val="-1"/>
        </w:rPr>
        <w:t>two</w:t>
      </w:r>
      <w:r>
        <w:rPr>
          <w:spacing w:val="-7"/>
        </w:rPr>
        <w:t xml:space="preserve"> </w:t>
      </w:r>
      <w:r>
        <w:rPr>
          <w:spacing w:val="-1"/>
        </w:rPr>
        <w:t>most</w:t>
      </w:r>
      <w:r>
        <w:rPr>
          <w:spacing w:val="-7"/>
        </w:rPr>
        <w:t xml:space="preserve"> </w:t>
      </w:r>
      <w:r>
        <w:t>accessible</w:t>
      </w:r>
      <w:r>
        <w:rPr>
          <w:spacing w:val="-7"/>
        </w:rPr>
        <w:t xml:space="preserve"> </w:t>
      </w:r>
      <w:r>
        <w:t>areas</w:t>
      </w:r>
      <w:r>
        <w:rPr>
          <w:spacing w:val="-7"/>
        </w:rPr>
        <w:t xml:space="preserve"> </w:t>
      </w:r>
      <w:r>
        <w:t>(aside</w:t>
      </w:r>
      <w:r>
        <w:rPr>
          <w:spacing w:val="-7"/>
        </w:rPr>
        <w:t xml:space="preserve"> </w:t>
      </w:r>
      <w:r w:rsidR="3B870C31">
        <w:t xml:space="preserve">from </w:t>
      </w:r>
      <w:r>
        <w:t>Bangui)</w:t>
      </w:r>
      <w:r>
        <w:rPr>
          <w:spacing w:val="-7"/>
        </w:rPr>
        <w:t xml:space="preserve"> </w:t>
      </w:r>
      <w:r>
        <w:t>that</w:t>
      </w:r>
      <w:r>
        <w:rPr>
          <w:spacing w:val="-7"/>
        </w:rPr>
        <w:t xml:space="preserve"> </w:t>
      </w:r>
      <w:r>
        <w:t>also</w:t>
      </w:r>
      <w:r>
        <w:rPr>
          <w:spacing w:val="-6"/>
        </w:rPr>
        <w:t xml:space="preserve"> </w:t>
      </w:r>
      <w:r>
        <w:t>ha</w:t>
      </w:r>
      <w:r w:rsidR="48845BD6">
        <w:t>d</w:t>
      </w:r>
      <w:r>
        <w:rPr>
          <w:spacing w:val="-7"/>
        </w:rPr>
        <w:t xml:space="preserve"> </w:t>
      </w:r>
      <w:r>
        <w:t>a</w:t>
      </w:r>
      <w:r>
        <w:rPr>
          <w:spacing w:val="-7"/>
        </w:rPr>
        <w:t xml:space="preserve"> </w:t>
      </w:r>
      <w:r w:rsidR="5FC41D8B">
        <w:t xml:space="preserve">varying levels </w:t>
      </w:r>
      <w:r>
        <w:t>of</w:t>
      </w:r>
      <w:r>
        <w:rPr>
          <w:spacing w:val="-7"/>
        </w:rPr>
        <w:t xml:space="preserve"> </w:t>
      </w:r>
      <w:r w:rsidR="177244A2">
        <w:t>food security</w:t>
      </w:r>
      <w:r>
        <w:t>.</w:t>
      </w:r>
      <w:r w:rsidR="37FDD10E">
        <w:t xml:space="preserve"> </w:t>
      </w:r>
      <w:r>
        <w:t>The</w:t>
      </w:r>
      <w:r>
        <w:rPr>
          <w:spacing w:val="-50"/>
        </w:rPr>
        <w:t xml:space="preserve"> </w:t>
      </w:r>
      <w:r>
        <w:rPr>
          <w:spacing w:val="-1"/>
        </w:rPr>
        <w:t xml:space="preserve">secondary selection of </w:t>
      </w:r>
      <w:proofErr w:type="gramStart"/>
      <w:r>
        <w:rPr>
          <w:spacing w:val="-1"/>
        </w:rPr>
        <w:t xml:space="preserve">PSUs </w:t>
      </w:r>
      <w:r>
        <w:t xml:space="preserve"> followed</w:t>
      </w:r>
      <w:proofErr w:type="gramEnd"/>
      <w:r>
        <w:t xml:space="preserve"> </w:t>
      </w:r>
      <w:r w:rsidR="662306FC">
        <w:t xml:space="preserve">a </w:t>
      </w:r>
      <w:r>
        <w:t>similar pattern using field access</w:t>
      </w:r>
      <w:r>
        <w:rPr>
          <w:spacing w:val="1"/>
        </w:rPr>
        <w:t xml:space="preserve"> </w:t>
      </w:r>
      <w:r>
        <w:t>(security situation) and mobile phone network coverage. The list of Admin5 areas that met the</w:t>
      </w:r>
      <w:r>
        <w:rPr>
          <w:spacing w:val="1"/>
        </w:rPr>
        <w:t xml:space="preserve"> </w:t>
      </w:r>
      <w:r>
        <w:rPr>
          <w:spacing w:val="-1"/>
        </w:rPr>
        <w:t>access</w:t>
      </w:r>
      <w:r>
        <w:rPr>
          <w:spacing w:val="-7"/>
        </w:rPr>
        <w:t xml:space="preserve"> </w:t>
      </w:r>
      <w:r>
        <w:rPr>
          <w:spacing w:val="-1"/>
        </w:rPr>
        <w:t>and</w:t>
      </w:r>
      <w:r>
        <w:rPr>
          <w:spacing w:val="-7"/>
        </w:rPr>
        <w:t xml:space="preserve"> </w:t>
      </w:r>
      <w:r>
        <w:rPr>
          <w:spacing w:val="-1"/>
        </w:rPr>
        <w:t>mobile</w:t>
      </w:r>
      <w:r>
        <w:rPr>
          <w:spacing w:val="-6"/>
        </w:rPr>
        <w:t xml:space="preserve"> </w:t>
      </w:r>
      <w:r>
        <w:rPr>
          <w:spacing w:val="-1"/>
        </w:rPr>
        <w:t>phone</w:t>
      </w:r>
      <w:r>
        <w:rPr>
          <w:spacing w:val="-7"/>
        </w:rPr>
        <w:t xml:space="preserve"> </w:t>
      </w:r>
      <w:r>
        <w:rPr>
          <w:spacing w:val="-1"/>
        </w:rPr>
        <w:t>coverage</w:t>
      </w:r>
      <w:r>
        <w:rPr>
          <w:spacing w:val="-8"/>
        </w:rPr>
        <w:t xml:space="preserve"> </w:t>
      </w:r>
      <w:r>
        <w:rPr>
          <w:spacing w:val="-1"/>
        </w:rPr>
        <w:t>criteria</w:t>
      </w:r>
      <w:r>
        <w:rPr>
          <w:spacing w:val="-6"/>
        </w:rPr>
        <w:t xml:space="preserve"> </w:t>
      </w:r>
      <w:r>
        <w:t>formed</w:t>
      </w:r>
      <w:r>
        <w:rPr>
          <w:spacing w:val="-7"/>
        </w:rPr>
        <w:t xml:space="preserve"> </w:t>
      </w:r>
      <w:r>
        <w:t>the</w:t>
      </w:r>
      <w:r>
        <w:rPr>
          <w:spacing w:val="-6"/>
        </w:rPr>
        <w:t xml:space="preserve"> </w:t>
      </w:r>
      <w:r>
        <w:t>sampling</w:t>
      </w:r>
      <w:r>
        <w:rPr>
          <w:spacing w:val="-7"/>
        </w:rPr>
        <w:t xml:space="preserve"> </w:t>
      </w:r>
      <w:r>
        <w:t>frame.</w:t>
      </w:r>
      <w:r>
        <w:rPr>
          <w:spacing w:val="9"/>
        </w:rPr>
        <w:t xml:space="preserve"> </w:t>
      </w:r>
      <w:r>
        <w:t>A</w:t>
      </w:r>
      <w:r>
        <w:rPr>
          <w:spacing w:val="-6"/>
        </w:rPr>
        <w:t xml:space="preserve"> </w:t>
      </w:r>
      <w:r>
        <w:t>total</w:t>
      </w:r>
      <w:r>
        <w:rPr>
          <w:spacing w:val="-6"/>
        </w:rPr>
        <w:t xml:space="preserve"> </w:t>
      </w:r>
      <w:r>
        <w:t>of</w:t>
      </w:r>
      <w:r>
        <w:rPr>
          <w:spacing w:val="-7"/>
        </w:rPr>
        <w:t xml:space="preserve"> </w:t>
      </w:r>
      <w:r>
        <w:t>25</w:t>
      </w:r>
      <w:r>
        <w:rPr>
          <w:spacing w:val="-7"/>
        </w:rPr>
        <w:t xml:space="preserve"> </w:t>
      </w:r>
      <w:r>
        <w:t>Admin5</w:t>
      </w:r>
      <w:r>
        <w:rPr>
          <w:spacing w:val="-7"/>
        </w:rPr>
        <w:t xml:space="preserve"> </w:t>
      </w:r>
      <w:r>
        <w:t>areas</w:t>
      </w:r>
      <w:r>
        <w:rPr>
          <w:spacing w:val="-51"/>
        </w:rPr>
        <w:t xml:space="preserve"> </w:t>
      </w:r>
      <w:r>
        <w:t>(villages) were randomly selected from the list of Admin5 areas compiled jointly be the CAR CO</w:t>
      </w:r>
      <w:r>
        <w:rPr>
          <w:spacing w:val="1"/>
        </w:rPr>
        <w:t xml:space="preserve"> </w:t>
      </w:r>
      <w:r>
        <w:rPr>
          <w:spacing w:val="-1"/>
        </w:rPr>
        <w:t>and</w:t>
      </w:r>
      <w:r>
        <w:rPr>
          <w:spacing w:val="-7"/>
        </w:rPr>
        <w:t xml:space="preserve"> </w:t>
      </w:r>
      <w:r>
        <w:rPr>
          <w:spacing w:val="-1"/>
        </w:rPr>
        <w:t>the</w:t>
      </w:r>
      <w:r>
        <w:rPr>
          <w:spacing w:val="-7"/>
        </w:rPr>
        <w:t xml:space="preserve"> </w:t>
      </w:r>
      <w:r>
        <w:rPr>
          <w:spacing w:val="-1"/>
        </w:rPr>
        <w:t>local</w:t>
      </w:r>
      <w:r>
        <w:rPr>
          <w:spacing w:val="-6"/>
        </w:rPr>
        <w:t xml:space="preserve"> </w:t>
      </w:r>
      <w:r>
        <w:rPr>
          <w:spacing w:val="-1"/>
        </w:rPr>
        <w:t>mobile</w:t>
      </w:r>
      <w:r>
        <w:rPr>
          <w:spacing w:val="-7"/>
        </w:rPr>
        <w:t xml:space="preserve"> </w:t>
      </w:r>
      <w:r>
        <w:rPr>
          <w:spacing w:val="-1"/>
        </w:rPr>
        <w:t>phone</w:t>
      </w:r>
      <w:r>
        <w:rPr>
          <w:spacing w:val="-6"/>
        </w:rPr>
        <w:t xml:space="preserve"> </w:t>
      </w:r>
      <w:r>
        <w:rPr>
          <w:spacing w:val="-1"/>
        </w:rPr>
        <w:t>service</w:t>
      </w:r>
      <w:r>
        <w:rPr>
          <w:spacing w:val="-7"/>
        </w:rPr>
        <w:t xml:space="preserve"> </w:t>
      </w:r>
      <w:r>
        <w:t>providers</w:t>
      </w:r>
      <w:r>
        <w:rPr>
          <w:spacing w:val="-6"/>
        </w:rPr>
        <w:t xml:space="preserve"> </w:t>
      </w:r>
      <w:r>
        <w:t>(to</w:t>
      </w:r>
      <w:r>
        <w:rPr>
          <w:spacing w:val="-7"/>
        </w:rPr>
        <w:t xml:space="preserve"> </w:t>
      </w:r>
      <w:r>
        <w:t>ensure</w:t>
      </w:r>
      <w:r>
        <w:rPr>
          <w:spacing w:val="-6"/>
        </w:rPr>
        <w:t xml:space="preserve"> </w:t>
      </w:r>
      <w:r>
        <w:t>that</w:t>
      </w:r>
      <w:r>
        <w:rPr>
          <w:spacing w:val="-7"/>
        </w:rPr>
        <w:t xml:space="preserve"> </w:t>
      </w:r>
      <w:r>
        <w:t>all</w:t>
      </w:r>
      <w:r>
        <w:rPr>
          <w:spacing w:val="-7"/>
        </w:rPr>
        <w:t xml:space="preserve"> </w:t>
      </w:r>
      <w:r>
        <w:t>Admin5</w:t>
      </w:r>
      <w:r>
        <w:rPr>
          <w:spacing w:val="-6"/>
        </w:rPr>
        <w:t xml:space="preserve"> </w:t>
      </w:r>
      <w:r>
        <w:t>areas</w:t>
      </w:r>
      <w:r>
        <w:rPr>
          <w:spacing w:val="-7"/>
        </w:rPr>
        <w:t xml:space="preserve"> </w:t>
      </w:r>
      <w:r>
        <w:t>selected</w:t>
      </w:r>
      <w:r>
        <w:rPr>
          <w:spacing w:val="-6"/>
        </w:rPr>
        <w:t xml:space="preserve"> </w:t>
      </w:r>
      <w:r>
        <w:t>had</w:t>
      </w:r>
      <w:r>
        <w:rPr>
          <w:spacing w:val="-7"/>
        </w:rPr>
        <w:t xml:space="preserve"> </w:t>
      </w:r>
      <w:r>
        <w:t>mobile</w:t>
      </w:r>
      <w:r>
        <w:rPr>
          <w:spacing w:val="-50"/>
        </w:rPr>
        <w:t xml:space="preserve"> </w:t>
      </w:r>
      <w:r>
        <w:t>phone</w:t>
      </w:r>
      <w:r>
        <w:rPr>
          <w:spacing w:val="6"/>
        </w:rPr>
        <w:t xml:space="preserve"> </w:t>
      </w:r>
      <w:r>
        <w:t>network)</w:t>
      </w:r>
      <w:r w:rsidR="2CC9D22F">
        <w:t>;</w:t>
      </w:r>
      <w:r>
        <w:rPr>
          <w:spacing w:val="27"/>
        </w:rPr>
        <w:t xml:space="preserve"> </w:t>
      </w:r>
      <w:r>
        <w:t>Admin5</w:t>
      </w:r>
      <w:r>
        <w:rPr>
          <w:spacing w:val="6"/>
        </w:rPr>
        <w:t xml:space="preserve"> </w:t>
      </w:r>
      <w:r>
        <w:t>areas</w:t>
      </w:r>
      <w:r>
        <w:rPr>
          <w:spacing w:val="7"/>
        </w:rPr>
        <w:t xml:space="preserve"> </w:t>
      </w:r>
      <w:r>
        <w:t>without</w:t>
      </w:r>
      <w:r>
        <w:rPr>
          <w:spacing w:val="7"/>
        </w:rPr>
        <w:t xml:space="preserve"> </w:t>
      </w:r>
      <w:r>
        <w:t>phone</w:t>
      </w:r>
      <w:r>
        <w:rPr>
          <w:spacing w:val="6"/>
        </w:rPr>
        <w:t xml:space="preserve"> </w:t>
      </w:r>
      <w:r>
        <w:t>coverage</w:t>
      </w:r>
      <w:r>
        <w:rPr>
          <w:spacing w:val="7"/>
        </w:rPr>
        <w:t xml:space="preserve"> </w:t>
      </w:r>
      <w:r>
        <w:t>were</w:t>
      </w:r>
      <w:r>
        <w:rPr>
          <w:spacing w:val="6"/>
        </w:rPr>
        <w:t xml:space="preserve"> </w:t>
      </w:r>
      <w:r>
        <w:t>automatically</w:t>
      </w:r>
      <w:r>
        <w:rPr>
          <w:spacing w:val="7"/>
        </w:rPr>
        <w:t xml:space="preserve"> </w:t>
      </w:r>
      <w:r>
        <w:t>excluded.</w:t>
      </w:r>
    </w:p>
    <w:p w14:paraId="5B3F6003" w14:textId="7DB77A28" w:rsidR="00054221" w:rsidRDefault="00BD4E74">
      <w:pPr>
        <w:pStyle w:val="BodyText"/>
        <w:spacing w:before="169" w:line="314" w:lineRule="auto"/>
        <w:ind w:left="120" w:right="576"/>
        <w:jc w:val="both"/>
      </w:pPr>
      <w:r>
        <w:rPr>
          <w:w w:val="95"/>
        </w:rPr>
        <w:t xml:space="preserve">To ensure that the final sample </w:t>
      </w:r>
      <w:r w:rsidR="07B34EBF">
        <w:t>wa</w:t>
      </w:r>
      <w:r>
        <w:rPr>
          <w:w w:val="95"/>
        </w:rPr>
        <w:t>s a mix of rural and urban households (</w:t>
      </w:r>
      <w:commentRangeStart w:id="36"/>
      <w:r>
        <w:rPr>
          <w:w w:val="95"/>
        </w:rPr>
        <w:t>taking into consider</w:t>
      </w:r>
      <w:r>
        <w:rPr>
          <w:spacing w:val="-1"/>
        </w:rPr>
        <w:t xml:space="preserve">ation there </w:t>
      </w:r>
      <w:r w:rsidR="1BA6B9F3">
        <w:rPr>
          <w:spacing w:val="-1"/>
        </w:rPr>
        <w:t>was a potentially</w:t>
      </w:r>
      <w:r>
        <w:rPr>
          <w:spacing w:val="-1"/>
        </w:rPr>
        <w:t xml:space="preserve"> different food security situation </w:t>
      </w:r>
      <w:r>
        <w:t>between rural and urban households</w:t>
      </w:r>
      <w:commentRangeEnd w:id="36"/>
      <w:r>
        <w:rPr>
          <w:rStyle w:val="CommentReference"/>
        </w:rPr>
        <w:commentReference w:id="36"/>
      </w:r>
      <w:r>
        <w:t>), sub layer of</w:t>
      </w:r>
      <w:r>
        <w:rPr>
          <w:spacing w:val="-51"/>
        </w:rPr>
        <w:t xml:space="preserve"> </w:t>
      </w:r>
      <w:r>
        <w:t>locality was included during the selection of Admin5 areas so that the final sampled villages was</w:t>
      </w:r>
      <w:r>
        <w:rPr>
          <w:spacing w:val="1"/>
        </w:rPr>
        <w:t xml:space="preserve"> </w:t>
      </w:r>
      <w:r>
        <w:t>made</w:t>
      </w:r>
      <w:r>
        <w:rPr>
          <w:spacing w:val="-7"/>
        </w:rPr>
        <w:t xml:space="preserve"> </w:t>
      </w:r>
      <w:r>
        <w:t>up</w:t>
      </w:r>
      <w:r>
        <w:rPr>
          <w:spacing w:val="-6"/>
        </w:rPr>
        <w:t xml:space="preserve"> </w:t>
      </w:r>
      <w:r>
        <w:t>of</w:t>
      </w:r>
      <w:r>
        <w:rPr>
          <w:spacing w:val="-6"/>
        </w:rPr>
        <w:t xml:space="preserve"> </w:t>
      </w:r>
      <w:r>
        <w:t>rural</w:t>
      </w:r>
      <w:r>
        <w:rPr>
          <w:spacing w:val="-6"/>
        </w:rPr>
        <w:t xml:space="preserve"> </w:t>
      </w:r>
      <w:r>
        <w:t>and</w:t>
      </w:r>
      <w:r>
        <w:rPr>
          <w:spacing w:val="-6"/>
        </w:rPr>
        <w:t xml:space="preserve"> </w:t>
      </w:r>
      <w:r>
        <w:t>urban</w:t>
      </w:r>
      <w:r>
        <w:rPr>
          <w:spacing w:val="-6"/>
        </w:rPr>
        <w:t xml:space="preserve"> </w:t>
      </w:r>
      <w:r>
        <w:t>areas.</w:t>
      </w:r>
      <w:r>
        <w:rPr>
          <w:spacing w:val="10"/>
        </w:rPr>
        <w:t xml:space="preserve"> </w:t>
      </w:r>
      <w:r>
        <w:t>Implementation</w:t>
      </w:r>
      <w:r>
        <w:rPr>
          <w:spacing w:val="-6"/>
        </w:rPr>
        <w:t xml:space="preserve"> </w:t>
      </w:r>
      <w:r>
        <w:t>of</w:t>
      </w:r>
      <w:r>
        <w:rPr>
          <w:spacing w:val="-6"/>
        </w:rPr>
        <w:t xml:space="preserve"> </w:t>
      </w:r>
      <w:r>
        <w:t>the</w:t>
      </w:r>
      <w:r>
        <w:rPr>
          <w:spacing w:val="-6"/>
        </w:rPr>
        <w:t xml:space="preserve"> </w:t>
      </w:r>
      <w:r>
        <w:t>household</w:t>
      </w:r>
      <w:r>
        <w:rPr>
          <w:spacing w:val="-6"/>
        </w:rPr>
        <w:t xml:space="preserve"> </w:t>
      </w:r>
      <w:r>
        <w:t>listing</w:t>
      </w:r>
      <w:r>
        <w:rPr>
          <w:spacing w:val="-6"/>
        </w:rPr>
        <w:t xml:space="preserve"> </w:t>
      </w:r>
      <w:r>
        <w:t>and</w:t>
      </w:r>
      <w:r>
        <w:rPr>
          <w:spacing w:val="-6"/>
        </w:rPr>
        <w:t xml:space="preserve"> </w:t>
      </w:r>
      <w:r>
        <w:t>survey</w:t>
      </w:r>
      <w:r>
        <w:rPr>
          <w:spacing w:val="-6"/>
        </w:rPr>
        <w:t xml:space="preserve"> </w:t>
      </w:r>
      <w:r>
        <w:t>was</w:t>
      </w:r>
      <w:r>
        <w:rPr>
          <w:spacing w:val="-6"/>
        </w:rPr>
        <w:t xml:space="preserve"> </w:t>
      </w:r>
      <w:r>
        <w:t>led</w:t>
      </w:r>
      <w:r>
        <w:rPr>
          <w:spacing w:val="-6"/>
        </w:rPr>
        <w:t xml:space="preserve"> </w:t>
      </w:r>
      <w:r>
        <w:t>by</w:t>
      </w:r>
      <w:r>
        <w:rPr>
          <w:spacing w:val="-51"/>
        </w:rPr>
        <w:t xml:space="preserve"> </w:t>
      </w:r>
      <w:r>
        <w:t>ICASES,</w:t>
      </w:r>
      <w:r>
        <w:rPr>
          <w:spacing w:val="18"/>
        </w:rPr>
        <w:t xml:space="preserve"> </w:t>
      </w:r>
      <w:r>
        <w:t>the</w:t>
      </w:r>
      <w:r>
        <w:rPr>
          <w:spacing w:val="18"/>
        </w:rPr>
        <w:t xml:space="preserve"> </w:t>
      </w:r>
      <w:r w:rsidR="0F2FC134">
        <w:t>N</w:t>
      </w:r>
      <w:r>
        <w:t>ational</w:t>
      </w:r>
      <w:r>
        <w:rPr>
          <w:spacing w:val="19"/>
        </w:rPr>
        <w:t xml:space="preserve"> </w:t>
      </w:r>
      <w:r w:rsidR="444AC49D">
        <w:t>S</w:t>
      </w:r>
      <w:r>
        <w:t>tatistical</w:t>
      </w:r>
      <w:r>
        <w:rPr>
          <w:spacing w:val="18"/>
        </w:rPr>
        <w:t xml:space="preserve"> </w:t>
      </w:r>
      <w:r w:rsidR="1D7D57A4">
        <w:t>O</w:t>
      </w:r>
      <w:r>
        <w:t>ffice</w:t>
      </w:r>
      <w:r>
        <w:rPr>
          <w:spacing w:val="19"/>
        </w:rPr>
        <w:t xml:space="preserve"> </w:t>
      </w:r>
      <w:r>
        <w:t>of</w:t>
      </w:r>
      <w:r>
        <w:rPr>
          <w:spacing w:val="18"/>
        </w:rPr>
        <w:t xml:space="preserve"> </w:t>
      </w:r>
      <w:r>
        <w:t>CAR.</w:t>
      </w:r>
    </w:p>
    <w:p w14:paraId="29532AD5" w14:textId="023CE08A" w:rsidR="00054221" w:rsidRDefault="00BD4E74">
      <w:pPr>
        <w:pStyle w:val="BodyText"/>
        <w:spacing w:before="166" w:line="314" w:lineRule="auto"/>
        <w:ind w:left="120" w:right="576"/>
        <w:jc w:val="both"/>
      </w:pPr>
      <w:r>
        <w:t>The sampling frame for the study participants was all households in the 25 selected ADMIN5</w:t>
      </w:r>
      <w:r>
        <w:rPr>
          <w:spacing w:val="1"/>
        </w:rPr>
        <w:t xml:space="preserve"> </w:t>
      </w:r>
      <w:r>
        <w:rPr>
          <w:spacing w:val="-1"/>
        </w:rPr>
        <w:t>areas.</w:t>
      </w:r>
      <w:r>
        <w:rPr>
          <w:spacing w:val="7"/>
        </w:rPr>
        <w:t xml:space="preserve"> </w:t>
      </w:r>
      <w:r>
        <w:rPr>
          <w:spacing w:val="-1"/>
        </w:rPr>
        <w:t>A</w:t>
      </w:r>
      <w:r>
        <w:rPr>
          <w:spacing w:val="-12"/>
        </w:rPr>
        <w:t xml:space="preserve"> </w:t>
      </w:r>
      <w:r>
        <w:rPr>
          <w:spacing w:val="-1"/>
        </w:rPr>
        <w:t>team</w:t>
      </w:r>
      <w:r>
        <w:rPr>
          <w:spacing w:val="-12"/>
        </w:rPr>
        <w:t xml:space="preserve"> </w:t>
      </w:r>
      <w:r>
        <w:t>of</w:t>
      </w:r>
      <w:r>
        <w:rPr>
          <w:spacing w:val="-12"/>
        </w:rPr>
        <w:t xml:space="preserve"> </w:t>
      </w:r>
      <w:r>
        <w:t>enumerators</w:t>
      </w:r>
      <w:r>
        <w:rPr>
          <w:spacing w:val="-12"/>
        </w:rPr>
        <w:t xml:space="preserve"> </w:t>
      </w:r>
      <w:r>
        <w:t>visi</w:t>
      </w:r>
      <w:r w:rsidR="6CCB1FD3">
        <w:t>t</w:t>
      </w:r>
      <w:r>
        <w:t>ed</w:t>
      </w:r>
      <w:r>
        <w:rPr>
          <w:spacing w:val="-12"/>
        </w:rPr>
        <w:t xml:space="preserve"> </w:t>
      </w:r>
      <w:r>
        <w:t>each</w:t>
      </w:r>
      <w:r>
        <w:rPr>
          <w:spacing w:val="-12"/>
        </w:rPr>
        <w:t xml:space="preserve"> </w:t>
      </w:r>
      <w:r>
        <w:t>ADMIN5</w:t>
      </w:r>
      <w:r>
        <w:rPr>
          <w:spacing w:val="-11"/>
        </w:rPr>
        <w:t xml:space="preserve"> </w:t>
      </w:r>
      <w:r>
        <w:t>area</w:t>
      </w:r>
      <w:r>
        <w:rPr>
          <w:spacing w:val="-12"/>
        </w:rPr>
        <w:t xml:space="preserve"> </w:t>
      </w:r>
      <w:r>
        <w:t>to</w:t>
      </w:r>
      <w:r>
        <w:rPr>
          <w:spacing w:val="-12"/>
        </w:rPr>
        <w:t xml:space="preserve"> </w:t>
      </w:r>
      <w:r>
        <w:t>enlist</w:t>
      </w:r>
      <w:r>
        <w:rPr>
          <w:spacing w:val="-12"/>
        </w:rPr>
        <w:t xml:space="preserve"> </w:t>
      </w:r>
      <w:r>
        <w:t>households</w:t>
      </w:r>
      <w:r>
        <w:rPr>
          <w:spacing w:val="-12"/>
        </w:rPr>
        <w:t xml:space="preserve"> </w:t>
      </w:r>
      <w:r>
        <w:t>into</w:t>
      </w:r>
      <w:r>
        <w:rPr>
          <w:spacing w:val="-12"/>
        </w:rPr>
        <w:t xml:space="preserve"> </w:t>
      </w:r>
      <w:r>
        <w:t>the</w:t>
      </w:r>
      <w:r>
        <w:rPr>
          <w:spacing w:val="-12"/>
        </w:rPr>
        <w:t xml:space="preserve"> </w:t>
      </w:r>
      <w:r>
        <w:t>study</w:t>
      </w:r>
      <w:r>
        <w:rPr>
          <w:spacing w:val="-12"/>
        </w:rPr>
        <w:t xml:space="preserve"> </w:t>
      </w:r>
      <w:r>
        <w:t>(listing</w:t>
      </w:r>
      <w:r>
        <w:rPr>
          <w:spacing w:val="-51"/>
        </w:rPr>
        <w:t xml:space="preserve"> </w:t>
      </w:r>
      <w:r>
        <w:rPr>
          <w:spacing w:val="-1"/>
        </w:rPr>
        <w:t xml:space="preserve">phase). The listing phase was conducted through </w:t>
      </w:r>
      <w:r>
        <w:t>the random-walk methodology in each selected</w:t>
      </w:r>
      <w:r>
        <w:rPr>
          <w:spacing w:val="1"/>
        </w:rPr>
        <w:t xml:space="preserve"> </w:t>
      </w:r>
      <w:r>
        <w:rPr>
          <w:w w:val="95"/>
        </w:rPr>
        <w:t>PSU by trained enumerators.</w:t>
      </w:r>
      <w:r>
        <w:rPr>
          <w:spacing w:val="1"/>
          <w:w w:val="95"/>
        </w:rPr>
        <w:t xml:space="preserve"> </w:t>
      </w:r>
      <w:r>
        <w:rPr>
          <w:w w:val="95"/>
        </w:rPr>
        <w:t xml:space="preserve">A minimum of 100 households/respondents per PSU </w:t>
      </w:r>
      <w:r w:rsidR="31973AAA">
        <w:t>totaling</w:t>
      </w:r>
      <w:r>
        <w:rPr>
          <w:w w:val="95"/>
        </w:rPr>
        <w:t xml:space="preserve"> 2500</w:t>
      </w:r>
      <w:r>
        <w:rPr>
          <w:spacing w:val="1"/>
          <w:w w:val="95"/>
        </w:rPr>
        <w:t xml:space="preserve"> </w:t>
      </w:r>
      <w:r>
        <w:rPr>
          <w:w w:val="95"/>
        </w:rPr>
        <w:t>households/respondents</w:t>
      </w:r>
      <w:r>
        <w:rPr>
          <w:spacing w:val="30"/>
          <w:w w:val="95"/>
        </w:rPr>
        <w:t xml:space="preserve"> </w:t>
      </w:r>
      <w:r>
        <w:rPr>
          <w:w w:val="95"/>
        </w:rPr>
        <w:t>were</w:t>
      </w:r>
      <w:r>
        <w:rPr>
          <w:spacing w:val="31"/>
          <w:w w:val="95"/>
        </w:rPr>
        <w:t xml:space="preserve"> </w:t>
      </w:r>
      <w:r>
        <w:rPr>
          <w:w w:val="95"/>
        </w:rPr>
        <w:t>listed</w:t>
      </w:r>
      <w:r>
        <w:rPr>
          <w:spacing w:val="31"/>
          <w:w w:val="95"/>
        </w:rPr>
        <w:t xml:space="preserve"> </w:t>
      </w:r>
      <w:r>
        <w:rPr>
          <w:w w:val="95"/>
        </w:rPr>
        <w:t>as</w:t>
      </w:r>
      <w:r>
        <w:rPr>
          <w:spacing w:val="31"/>
          <w:w w:val="95"/>
        </w:rPr>
        <w:t xml:space="preserve"> </w:t>
      </w:r>
      <w:r>
        <w:rPr>
          <w:w w:val="95"/>
        </w:rPr>
        <w:t>potential</w:t>
      </w:r>
      <w:r>
        <w:rPr>
          <w:spacing w:val="31"/>
          <w:w w:val="95"/>
        </w:rPr>
        <w:t xml:space="preserve"> </w:t>
      </w:r>
      <w:r>
        <w:rPr>
          <w:w w:val="95"/>
        </w:rPr>
        <w:t>study</w:t>
      </w:r>
      <w:r>
        <w:rPr>
          <w:spacing w:val="31"/>
          <w:w w:val="95"/>
        </w:rPr>
        <w:t xml:space="preserve"> </w:t>
      </w:r>
      <w:r>
        <w:rPr>
          <w:w w:val="95"/>
        </w:rPr>
        <w:t>participants.</w:t>
      </w:r>
      <w:r>
        <w:rPr>
          <w:spacing w:val="26"/>
          <w:w w:val="95"/>
        </w:rPr>
        <w:t xml:space="preserve"> </w:t>
      </w:r>
      <w:r>
        <w:rPr>
          <w:spacing w:val="31"/>
          <w:w w:val="95"/>
        </w:rPr>
        <w:t xml:space="preserve"> </w:t>
      </w:r>
      <w:r w:rsidR="476E1001">
        <w:t>P</w:t>
      </w:r>
      <w:r>
        <w:rPr>
          <w:w w:val="95"/>
        </w:rPr>
        <w:t>hone</w:t>
      </w:r>
      <w:r>
        <w:rPr>
          <w:spacing w:val="31"/>
          <w:w w:val="95"/>
        </w:rPr>
        <w:t xml:space="preserve"> </w:t>
      </w:r>
      <w:r>
        <w:rPr>
          <w:w w:val="95"/>
        </w:rPr>
        <w:t>numbers</w:t>
      </w:r>
      <w:r>
        <w:rPr>
          <w:spacing w:val="1"/>
          <w:w w:val="95"/>
        </w:rPr>
        <w:t xml:space="preserve"> </w:t>
      </w:r>
      <w:r>
        <w:t>of</w:t>
      </w:r>
      <w:r>
        <w:rPr>
          <w:spacing w:val="19"/>
        </w:rPr>
        <w:t xml:space="preserve"> </w:t>
      </w:r>
      <w:r>
        <w:t>the</w:t>
      </w:r>
      <w:r>
        <w:rPr>
          <w:spacing w:val="20"/>
        </w:rPr>
        <w:t xml:space="preserve"> </w:t>
      </w:r>
      <w:r>
        <w:t>main</w:t>
      </w:r>
      <w:r>
        <w:rPr>
          <w:spacing w:val="19"/>
        </w:rPr>
        <w:t xml:space="preserve"> </w:t>
      </w:r>
      <w:r>
        <w:t>respondent</w:t>
      </w:r>
      <w:r>
        <w:rPr>
          <w:spacing w:val="20"/>
        </w:rPr>
        <w:t xml:space="preserve"> </w:t>
      </w:r>
      <w:r>
        <w:t>and</w:t>
      </w:r>
      <w:r>
        <w:rPr>
          <w:spacing w:val="19"/>
        </w:rPr>
        <w:t xml:space="preserve"> </w:t>
      </w:r>
      <w:r>
        <w:t>any</w:t>
      </w:r>
      <w:r>
        <w:rPr>
          <w:spacing w:val="20"/>
        </w:rPr>
        <w:t xml:space="preserve"> </w:t>
      </w:r>
      <w:r>
        <w:t>other</w:t>
      </w:r>
      <w:r>
        <w:rPr>
          <w:spacing w:val="19"/>
        </w:rPr>
        <w:t xml:space="preserve"> </w:t>
      </w:r>
      <w:r>
        <w:t>phone</w:t>
      </w:r>
      <w:r>
        <w:rPr>
          <w:spacing w:val="20"/>
        </w:rPr>
        <w:t xml:space="preserve"> </w:t>
      </w:r>
      <w:r>
        <w:t>numbers</w:t>
      </w:r>
      <w:r>
        <w:rPr>
          <w:spacing w:val="19"/>
        </w:rPr>
        <w:t xml:space="preserve"> </w:t>
      </w:r>
      <w:r>
        <w:t>within</w:t>
      </w:r>
      <w:r>
        <w:rPr>
          <w:spacing w:val="20"/>
        </w:rPr>
        <w:t xml:space="preserve"> </w:t>
      </w:r>
      <w:r>
        <w:t>the</w:t>
      </w:r>
      <w:r>
        <w:rPr>
          <w:spacing w:val="19"/>
        </w:rPr>
        <w:t xml:space="preserve"> </w:t>
      </w:r>
      <w:r>
        <w:t>household</w:t>
      </w:r>
      <w:r>
        <w:rPr>
          <w:spacing w:val="20"/>
        </w:rPr>
        <w:t xml:space="preserve"> </w:t>
      </w:r>
      <w:r>
        <w:t>that</w:t>
      </w:r>
      <w:r>
        <w:rPr>
          <w:spacing w:val="19"/>
        </w:rPr>
        <w:t xml:space="preserve"> </w:t>
      </w:r>
      <w:r w:rsidR="1E54A990">
        <w:t xml:space="preserve">could have </w:t>
      </w:r>
      <w:r>
        <w:t>be</w:t>
      </w:r>
      <w:r w:rsidR="2E6CE2F1">
        <w:t>en</w:t>
      </w:r>
      <w:r>
        <w:rPr>
          <w:spacing w:val="20"/>
        </w:rPr>
        <w:t xml:space="preserve"> </w:t>
      </w:r>
      <w:r>
        <w:t>used</w:t>
      </w:r>
      <w:r>
        <w:rPr>
          <w:spacing w:val="-51"/>
        </w:rPr>
        <w:t xml:space="preserve"> </w:t>
      </w:r>
      <w:r>
        <w:t>to contact the main respondent during the survey</w:t>
      </w:r>
      <w:r w:rsidR="36D566BD">
        <w:t xml:space="preserve"> were collected</w:t>
      </w:r>
      <w:r>
        <w:t>.</w:t>
      </w:r>
      <w:r>
        <w:rPr>
          <w:spacing w:val="1"/>
        </w:rPr>
        <w:t xml:space="preserve"> </w:t>
      </w:r>
      <w:r>
        <w:t xml:space="preserve">Drawing from the </w:t>
      </w:r>
      <w:r w:rsidR="3300E75E">
        <w:t>data collection</w:t>
      </w:r>
      <w:r>
        <w:t xml:space="preserve"> experience </w:t>
      </w:r>
      <w:r w:rsidR="2A8581B1">
        <w:t>in</w:t>
      </w:r>
      <w:r>
        <w:rPr>
          <w:spacing w:val="1"/>
        </w:rPr>
        <w:t xml:space="preserve"> </w:t>
      </w:r>
      <w:r>
        <w:rPr>
          <w:spacing w:val="-1"/>
        </w:rPr>
        <w:t>Myanmar</w:t>
      </w:r>
      <w:r>
        <w:rPr>
          <w:spacing w:val="2"/>
        </w:rPr>
        <w:t xml:space="preserve"> </w:t>
      </w:r>
      <w:r>
        <w:rPr>
          <w:spacing w:val="-1"/>
        </w:rPr>
        <w:t>and</w:t>
      </w:r>
      <w:r>
        <w:rPr>
          <w:spacing w:val="1"/>
        </w:rPr>
        <w:t xml:space="preserve"> </w:t>
      </w:r>
      <w:r>
        <w:rPr>
          <w:spacing w:val="-1"/>
        </w:rPr>
        <w:t>Ecuador,</w:t>
      </w:r>
      <w:r>
        <w:rPr>
          <w:spacing w:val="4"/>
        </w:rPr>
        <w:t xml:space="preserve"> </w:t>
      </w:r>
      <w:proofErr w:type="gramStart"/>
      <w:r>
        <w:rPr>
          <w:spacing w:val="-1"/>
        </w:rPr>
        <w:t>a</w:t>
      </w:r>
      <w:r>
        <w:rPr>
          <w:spacing w:val="2"/>
        </w:rPr>
        <w:t xml:space="preserve"> </w:t>
      </w:r>
      <w:r>
        <w:rPr>
          <w:spacing w:val="-1"/>
        </w:rPr>
        <w:t>number</w:t>
      </w:r>
      <w:r>
        <w:rPr>
          <w:spacing w:val="2"/>
        </w:rPr>
        <w:t xml:space="preserve"> </w:t>
      </w:r>
      <w:r>
        <w:rPr>
          <w:spacing w:val="-1"/>
        </w:rPr>
        <w:t>of</w:t>
      </w:r>
      <w:proofErr w:type="gramEnd"/>
      <w:r>
        <w:rPr>
          <w:spacing w:val="2"/>
        </w:rPr>
        <w:t xml:space="preserve"> </w:t>
      </w:r>
      <w:r>
        <w:rPr>
          <w:spacing w:val="-1"/>
        </w:rPr>
        <w:t>demographic</w:t>
      </w:r>
      <w:r>
        <w:rPr>
          <w:spacing w:val="2"/>
        </w:rPr>
        <w:t xml:space="preserve"> </w:t>
      </w:r>
      <w:r>
        <w:rPr>
          <w:spacing w:val="-1"/>
        </w:rPr>
        <w:t>characteristics</w:t>
      </w:r>
      <w:r>
        <w:rPr>
          <w:spacing w:val="2"/>
        </w:rPr>
        <w:t xml:space="preserve"> </w:t>
      </w:r>
      <w:r>
        <w:t>such</w:t>
      </w:r>
      <w:r>
        <w:rPr>
          <w:spacing w:val="2"/>
        </w:rPr>
        <w:t xml:space="preserve"> </w:t>
      </w:r>
      <w:r>
        <w:t>as</w:t>
      </w:r>
      <w:r>
        <w:rPr>
          <w:spacing w:val="2"/>
        </w:rPr>
        <w:t xml:space="preserve"> </w:t>
      </w:r>
      <w:r>
        <w:t>age</w:t>
      </w:r>
      <w:r>
        <w:rPr>
          <w:spacing w:val="2"/>
        </w:rPr>
        <w:t xml:space="preserve"> </w:t>
      </w:r>
      <w:r>
        <w:t>of</w:t>
      </w:r>
      <w:r>
        <w:rPr>
          <w:spacing w:val="2"/>
        </w:rPr>
        <w:t xml:space="preserve"> </w:t>
      </w:r>
      <w:r>
        <w:t>household</w:t>
      </w:r>
      <w:r>
        <w:rPr>
          <w:spacing w:val="2"/>
        </w:rPr>
        <w:t xml:space="preserve"> </w:t>
      </w:r>
      <w:r>
        <w:t>head,</w:t>
      </w:r>
    </w:p>
    <w:p w14:paraId="769EFBC0" w14:textId="77777777" w:rsidR="00054221" w:rsidRDefault="00054221">
      <w:pPr>
        <w:spacing w:line="314" w:lineRule="auto"/>
        <w:jc w:val="both"/>
        <w:sectPr w:rsidR="00054221">
          <w:pgSz w:w="12240" w:h="15840"/>
          <w:pgMar w:top="1500" w:right="860" w:bottom="1080" w:left="1320" w:header="0" w:footer="888" w:gutter="0"/>
          <w:cols w:space="720"/>
        </w:sectPr>
      </w:pPr>
    </w:p>
    <w:p w14:paraId="4C2CF4CD" w14:textId="323BCF43" w:rsidR="00054221" w:rsidRDefault="00BD4E74">
      <w:pPr>
        <w:pStyle w:val="BodyText"/>
        <w:spacing w:before="117" w:line="314" w:lineRule="auto"/>
        <w:ind w:left="120" w:right="578"/>
        <w:jc w:val="both"/>
      </w:pPr>
      <w:r>
        <w:rPr>
          <w:w w:val="95"/>
        </w:rPr>
        <w:lastRenderedPageBreak/>
        <w:t>gender of household</w:t>
      </w:r>
      <w:r w:rsidR="32B5A142">
        <w:t xml:space="preserve"> head</w:t>
      </w:r>
      <w:r>
        <w:rPr>
          <w:w w:val="95"/>
        </w:rPr>
        <w:t>,</w:t>
      </w:r>
      <w:r>
        <w:rPr>
          <w:spacing w:val="1"/>
          <w:w w:val="95"/>
        </w:rPr>
        <w:t xml:space="preserve"> </w:t>
      </w:r>
      <w:r>
        <w:rPr>
          <w:w w:val="95"/>
        </w:rPr>
        <w:t>household size,</w:t>
      </w:r>
      <w:r>
        <w:rPr>
          <w:spacing w:val="1"/>
          <w:w w:val="95"/>
        </w:rPr>
        <w:t xml:space="preserve"> </w:t>
      </w:r>
      <w:r>
        <w:rPr>
          <w:w w:val="95"/>
        </w:rPr>
        <w:t>and ownership of common household assets was collected</w:t>
      </w:r>
      <w:r>
        <w:rPr>
          <w:spacing w:val="1"/>
          <w:w w:val="95"/>
        </w:rPr>
        <w:t xml:space="preserve"> </w:t>
      </w:r>
      <w:r>
        <w:t>during</w:t>
      </w:r>
      <w:r>
        <w:rPr>
          <w:spacing w:val="17"/>
        </w:rPr>
        <w:t xml:space="preserve"> </w:t>
      </w:r>
      <w:r>
        <w:t>household</w:t>
      </w:r>
      <w:r>
        <w:rPr>
          <w:spacing w:val="18"/>
        </w:rPr>
        <w:t xml:space="preserve"> </w:t>
      </w:r>
      <w:r>
        <w:t>listing</w:t>
      </w:r>
      <w:r w:rsidR="3DD58C2B">
        <w:t xml:space="preserve"> for the balance </w:t>
      </w:r>
      <w:proofErr w:type="gramStart"/>
      <w:r w:rsidR="3DD58C2B">
        <w:t>test?</w:t>
      </w:r>
      <w:r>
        <w:t>.</w:t>
      </w:r>
      <w:proofErr w:type="gramEnd"/>
    </w:p>
    <w:p w14:paraId="73B846A5" w14:textId="41C1EA1C" w:rsidR="00054221" w:rsidRDefault="00BD4E74">
      <w:pPr>
        <w:pStyle w:val="BodyText"/>
        <w:spacing w:before="162" w:line="314" w:lineRule="auto"/>
        <w:ind w:left="120" w:right="575"/>
        <w:jc w:val="both"/>
      </w:pPr>
      <w:r>
        <w:t xml:space="preserve">Training of enumerators was </w:t>
      </w:r>
      <w:proofErr w:type="gramStart"/>
      <w:r>
        <w:t>conducted  facilitators</w:t>
      </w:r>
      <w:proofErr w:type="gramEnd"/>
      <w:r>
        <w:t xml:space="preserve"> from </w:t>
      </w:r>
      <w:r w:rsidR="705BC73A">
        <w:t>the Regional Bureau of Dakar, and</w:t>
      </w:r>
      <w:r>
        <w:t xml:space="preserve"> HQ with the support from</w:t>
      </w:r>
      <w:r>
        <w:rPr>
          <w:spacing w:val="-51"/>
        </w:rPr>
        <w:t xml:space="preserve"> </w:t>
      </w:r>
      <w:r w:rsidR="3177447D">
        <w:t xml:space="preserve">the </w:t>
      </w:r>
      <w:r>
        <w:rPr>
          <w:w w:val="95"/>
        </w:rPr>
        <w:t>CAR CO. The training was conducted in French over a in 4-day period</w:t>
      </w:r>
      <w:r w:rsidR="0A586BF6">
        <w:t>, including one</w:t>
      </w:r>
      <w:r>
        <w:rPr>
          <w:w w:val="95"/>
        </w:rPr>
        <w:t xml:space="preserve"> day used</w:t>
      </w:r>
      <w:r>
        <w:rPr>
          <w:spacing w:val="1"/>
          <w:w w:val="95"/>
        </w:rPr>
        <w:t xml:space="preserve"> </w:t>
      </w:r>
      <w:r>
        <w:rPr>
          <w:w w:val="95"/>
        </w:rPr>
        <w:t xml:space="preserve">for field testing, </w:t>
      </w:r>
      <w:proofErr w:type="gramStart"/>
      <w:r>
        <w:rPr>
          <w:w w:val="95"/>
        </w:rPr>
        <w:t>adjusting</w:t>
      </w:r>
      <w:proofErr w:type="gramEnd"/>
      <w:r>
        <w:rPr>
          <w:w w:val="95"/>
        </w:rPr>
        <w:t xml:space="preserve"> and adapting the final questionnaires (F2F &amp; Remote) before deployment</w:t>
      </w:r>
      <w:r>
        <w:rPr>
          <w:spacing w:val="1"/>
          <w:w w:val="95"/>
        </w:rPr>
        <w:t xml:space="preserve"> </w:t>
      </w:r>
      <w:r>
        <w:t xml:space="preserve">for data collection. </w:t>
      </w:r>
      <w:r w:rsidR="3919DF9B">
        <w:t xml:space="preserve">While </w:t>
      </w:r>
      <w:proofErr w:type="gramStart"/>
      <w:r w:rsidR="3919DF9B">
        <w:t xml:space="preserve">the </w:t>
      </w:r>
      <w:commentRangeStart w:id="37"/>
      <w:r>
        <w:t xml:space="preserve"> enumerator</w:t>
      </w:r>
      <w:proofErr w:type="gramEnd"/>
      <w:r>
        <w:t xml:space="preserve"> training was </w:t>
      </w:r>
      <w:r w:rsidR="24EAA873">
        <w:t>conducted largely</w:t>
      </w:r>
      <w:r>
        <w:t xml:space="preserve"> in French</w:t>
      </w:r>
      <w:r w:rsidR="58BD7CF6">
        <w:t xml:space="preserve"> (with the exception of the simulation)</w:t>
      </w:r>
      <w:r>
        <w:t>, deployment for the actual</w:t>
      </w:r>
      <w:r>
        <w:rPr>
          <w:spacing w:val="1"/>
        </w:rPr>
        <w:t xml:space="preserve"> </w:t>
      </w:r>
      <w:r>
        <w:t>field work was done systematically by the CO and ICASES so that each enumerator was sent to</w:t>
      </w:r>
      <w:r>
        <w:rPr>
          <w:spacing w:val="1"/>
        </w:rPr>
        <w:t xml:space="preserve"> </w:t>
      </w:r>
      <w:r>
        <w:rPr>
          <w:w w:val="95"/>
        </w:rPr>
        <w:t>localities where they could speak the local dialects in case a respondent does not speak French thus</w:t>
      </w:r>
      <w:r>
        <w:rPr>
          <w:spacing w:val="1"/>
          <w:w w:val="95"/>
        </w:rPr>
        <w:t xml:space="preserve"> </w:t>
      </w:r>
      <w:r>
        <w:t>require</w:t>
      </w:r>
      <w:r>
        <w:rPr>
          <w:spacing w:val="15"/>
        </w:rPr>
        <w:t xml:space="preserve"> </w:t>
      </w:r>
      <w:r>
        <w:t>the</w:t>
      </w:r>
      <w:r>
        <w:rPr>
          <w:spacing w:val="16"/>
        </w:rPr>
        <w:t xml:space="preserve"> </w:t>
      </w:r>
      <w:r>
        <w:t>interview</w:t>
      </w:r>
      <w:r>
        <w:rPr>
          <w:spacing w:val="16"/>
        </w:rPr>
        <w:t xml:space="preserve"> </w:t>
      </w:r>
      <w:r>
        <w:t>is</w:t>
      </w:r>
      <w:r>
        <w:rPr>
          <w:spacing w:val="16"/>
        </w:rPr>
        <w:t xml:space="preserve"> </w:t>
      </w:r>
      <w:r>
        <w:t>conducted</w:t>
      </w:r>
      <w:r>
        <w:rPr>
          <w:spacing w:val="15"/>
        </w:rPr>
        <w:t xml:space="preserve"> </w:t>
      </w:r>
      <w:r>
        <w:t>in</w:t>
      </w:r>
      <w:r>
        <w:rPr>
          <w:spacing w:val="16"/>
        </w:rPr>
        <w:t xml:space="preserve"> </w:t>
      </w:r>
      <w:r>
        <w:t>the</w:t>
      </w:r>
      <w:r>
        <w:rPr>
          <w:spacing w:val="16"/>
        </w:rPr>
        <w:t xml:space="preserve"> </w:t>
      </w:r>
      <w:r>
        <w:t>local</w:t>
      </w:r>
      <w:r>
        <w:rPr>
          <w:spacing w:val="16"/>
        </w:rPr>
        <w:t xml:space="preserve"> </w:t>
      </w:r>
      <w:r>
        <w:t>dialect.</w:t>
      </w:r>
      <w:commentRangeEnd w:id="37"/>
      <w:r>
        <w:rPr>
          <w:rStyle w:val="CommentReference"/>
        </w:rPr>
        <w:commentReference w:id="37"/>
      </w:r>
    </w:p>
    <w:p w14:paraId="7F7B108A" w14:textId="755280E4" w:rsidR="00054221" w:rsidRDefault="58B1442E">
      <w:pPr>
        <w:pStyle w:val="BodyText"/>
        <w:spacing w:before="168" w:line="314" w:lineRule="auto"/>
        <w:ind w:left="120" w:right="575"/>
        <w:jc w:val="both"/>
      </w:pPr>
      <w:r>
        <w:rPr>
          <w:w w:val="95"/>
        </w:rPr>
        <w:t xml:space="preserve">A large proportion of the population of </w:t>
      </w:r>
      <w:r w:rsidR="00BD4E74">
        <w:rPr>
          <w:w w:val="95"/>
        </w:rPr>
        <w:t>CAR</w:t>
      </w:r>
      <w:r w:rsidR="73D064EA">
        <w:rPr>
          <w:w w:val="95"/>
        </w:rPr>
        <w:t xml:space="preserve"> (approximately 70</w:t>
      </w:r>
      <w:proofErr w:type="gramStart"/>
      <w:r w:rsidR="73D064EA">
        <w:rPr>
          <w:w w:val="95"/>
        </w:rPr>
        <w:t>%)</w:t>
      </w:r>
      <w:commentRangeStart w:id="38"/>
      <w:r w:rsidR="372A7DA1">
        <w:rPr>
          <w:w w:val="95"/>
        </w:rPr>
        <w:t>do</w:t>
      </w:r>
      <w:proofErr w:type="gramEnd"/>
      <w:r w:rsidR="372A7DA1">
        <w:rPr>
          <w:w w:val="95"/>
        </w:rPr>
        <w:t xml:space="preserve"> not own</w:t>
      </w:r>
      <w:r w:rsidR="00BD4E74">
        <w:rPr>
          <w:spacing w:val="16"/>
          <w:w w:val="95"/>
        </w:rPr>
        <w:t xml:space="preserve"> </w:t>
      </w:r>
      <w:r w:rsidR="00BD4E74">
        <w:rPr>
          <w:w w:val="95"/>
        </w:rPr>
        <w:t>mobile</w:t>
      </w:r>
      <w:r w:rsidR="00BD4E74">
        <w:rPr>
          <w:spacing w:val="16"/>
          <w:w w:val="95"/>
        </w:rPr>
        <w:t xml:space="preserve"> </w:t>
      </w:r>
      <w:r w:rsidR="00BD4E74">
        <w:rPr>
          <w:w w:val="95"/>
        </w:rPr>
        <w:t>phones</w:t>
      </w:r>
      <w:r w:rsidR="00BD4E74">
        <w:rPr>
          <w:spacing w:val="16"/>
          <w:w w:val="95"/>
        </w:rPr>
        <w:t xml:space="preserve"> </w:t>
      </w:r>
      <w:r w:rsidR="00BD4E74">
        <w:rPr>
          <w:w w:val="95"/>
        </w:rPr>
        <w:t>. To ensure that the study compare</w:t>
      </w:r>
      <w:r w:rsidR="377F84A5">
        <w:rPr>
          <w:w w:val="95"/>
        </w:rPr>
        <w:t>d</w:t>
      </w:r>
      <w:r w:rsidR="00BD4E74">
        <w:rPr>
          <w:w w:val="95"/>
        </w:rPr>
        <w:t xml:space="preserve"> appropriate households in terms of phone</w:t>
      </w:r>
      <w:r w:rsidR="00BD4E74">
        <w:rPr>
          <w:spacing w:val="1"/>
          <w:w w:val="95"/>
        </w:rPr>
        <w:t xml:space="preserve"> </w:t>
      </w:r>
      <w:r w:rsidR="00BD4E74">
        <w:rPr>
          <w:w w:val="95"/>
        </w:rPr>
        <w:t>ownership</w:t>
      </w:r>
      <w:r w:rsidR="00BD4E74">
        <w:rPr>
          <w:spacing w:val="23"/>
          <w:w w:val="95"/>
        </w:rPr>
        <w:t xml:space="preserve"> </w:t>
      </w:r>
      <w:r w:rsidR="00BD4E74">
        <w:rPr>
          <w:w w:val="95"/>
        </w:rPr>
        <w:t>and</w:t>
      </w:r>
      <w:r w:rsidR="00BD4E74">
        <w:rPr>
          <w:spacing w:val="24"/>
          <w:w w:val="95"/>
        </w:rPr>
        <w:t xml:space="preserve"> </w:t>
      </w:r>
      <w:r w:rsidR="00BD4E74">
        <w:rPr>
          <w:w w:val="95"/>
        </w:rPr>
        <w:t>coverage,</w:t>
      </w:r>
      <w:r w:rsidR="00BD4E74">
        <w:rPr>
          <w:spacing w:val="25"/>
          <w:w w:val="95"/>
        </w:rPr>
        <w:t xml:space="preserve"> </w:t>
      </w:r>
      <w:r w:rsidR="00BD4E74">
        <w:rPr>
          <w:w w:val="95"/>
        </w:rPr>
        <w:t>a</w:t>
      </w:r>
      <w:r w:rsidR="00BD4E74">
        <w:rPr>
          <w:spacing w:val="24"/>
          <w:w w:val="95"/>
        </w:rPr>
        <w:t xml:space="preserve"> </w:t>
      </w:r>
      <w:r w:rsidR="00BD4E74">
        <w:rPr>
          <w:w w:val="95"/>
        </w:rPr>
        <w:t>slightly</w:t>
      </w:r>
      <w:r w:rsidR="00BD4E74">
        <w:rPr>
          <w:spacing w:val="24"/>
          <w:w w:val="95"/>
        </w:rPr>
        <w:t xml:space="preserve"> </w:t>
      </w:r>
      <w:r w:rsidR="00BD4E74">
        <w:rPr>
          <w:w w:val="95"/>
        </w:rPr>
        <w:t>different</w:t>
      </w:r>
      <w:r w:rsidR="00BD4E74">
        <w:rPr>
          <w:spacing w:val="23"/>
          <w:w w:val="95"/>
        </w:rPr>
        <w:t xml:space="preserve"> </w:t>
      </w:r>
      <w:r w:rsidR="00BD4E74">
        <w:rPr>
          <w:w w:val="95"/>
        </w:rPr>
        <w:t>sampling</w:t>
      </w:r>
      <w:r w:rsidR="00BD4E74">
        <w:rPr>
          <w:spacing w:val="24"/>
          <w:w w:val="95"/>
        </w:rPr>
        <w:t xml:space="preserve"> </w:t>
      </w:r>
      <w:r w:rsidR="00BD4E74">
        <w:rPr>
          <w:w w:val="95"/>
        </w:rPr>
        <w:t>and</w:t>
      </w:r>
      <w:r w:rsidR="00BD4E74">
        <w:rPr>
          <w:spacing w:val="24"/>
          <w:w w:val="95"/>
        </w:rPr>
        <w:t xml:space="preserve"> </w:t>
      </w:r>
      <w:r w:rsidR="00BD4E74">
        <w:rPr>
          <w:w w:val="95"/>
        </w:rPr>
        <w:t>randomization</w:t>
      </w:r>
      <w:r w:rsidR="00BD4E74">
        <w:rPr>
          <w:spacing w:val="24"/>
          <w:w w:val="95"/>
        </w:rPr>
        <w:t xml:space="preserve"> </w:t>
      </w:r>
      <w:r w:rsidR="00BD4E74">
        <w:rPr>
          <w:w w:val="95"/>
        </w:rPr>
        <w:t>methods</w:t>
      </w:r>
      <w:r w:rsidR="00BD4E74">
        <w:rPr>
          <w:spacing w:val="24"/>
          <w:w w:val="95"/>
        </w:rPr>
        <w:t xml:space="preserve"> </w:t>
      </w:r>
      <w:r w:rsidR="00BD4E74">
        <w:rPr>
          <w:w w:val="95"/>
        </w:rPr>
        <w:t>were</w:t>
      </w:r>
      <w:r w:rsidR="00BD4E74">
        <w:rPr>
          <w:spacing w:val="23"/>
          <w:w w:val="95"/>
        </w:rPr>
        <w:t xml:space="preserve"> </w:t>
      </w:r>
      <w:proofErr w:type="gramStart"/>
      <w:r w:rsidR="00BD4E74">
        <w:rPr>
          <w:w w:val="95"/>
        </w:rPr>
        <w:t>applied</w:t>
      </w:r>
      <w:r w:rsidR="00BD4E74">
        <w:rPr>
          <w:spacing w:val="24"/>
          <w:w w:val="95"/>
        </w:rPr>
        <w:t xml:space="preserve"> </w:t>
      </w:r>
      <w:r w:rsidR="00BD4E74">
        <w:t xml:space="preserve"> (</w:t>
      </w:r>
      <w:proofErr w:type="gramEnd"/>
      <w:r w:rsidR="00BD4E74">
        <w:t>see Figure 2 for all the sampling and randomization stages adopted in CAR). This</w:t>
      </w:r>
      <w:r w:rsidR="00BD4E74">
        <w:rPr>
          <w:spacing w:val="1"/>
        </w:rPr>
        <w:t xml:space="preserve"> </w:t>
      </w:r>
      <w:r w:rsidR="00BD4E74">
        <w:rPr>
          <w:w w:val="95"/>
        </w:rPr>
        <w:t xml:space="preserve">allowed a segregation of phone-owners and non-phone-owners so that </w:t>
      </w:r>
      <w:r w:rsidR="39B0229C">
        <w:rPr>
          <w:w w:val="95"/>
        </w:rPr>
        <w:t xml:space="preserve">the </w:t>
      </w:r>
      <w:r w:rsidR="00BD4E74">
        <w:rPr>
          <w:w w:val="95"/>
        </w:rPr>
        <w:t>results are not only compared</w:t>
      </w:r>
      <w:r w:rsidR="00BD4E74">
        <w:rPr>
          <w:spacing w:val="1"/>
          <w:w w:val="95"/>
        </w:rPr>
        <w:t xml:space="preserve"> </w:t>
      </w:r>
      <w:r w:rsidR="4711F3F4">
        <w:rPr>
          <w:spacing w:val="1"/>
          <w:w w:val="95"/>
        </w:rPr>
        <w:t>by</w:t>
      </w:r>
      <w:r w:rsidR="00BD4E74">
        <w:t xml:space="preserve"> modality but also </w:t>
      </w:r>
      <w:proofErr w:type="spellStart"/>
      <w:r w:rsidR="2A6C4349">
        <w:t>by</w:t>
      </w:r>
      <w:r w:rsidR="00BD4E74">
        <w:t>phone</w:t>
      </w:r>
      <w:proofErr w:type="spellEnd"/>
      <w:r w:rsidR="00BD4E74">
        <w:t>-</w:t>
      </w:r>
      <w:proofErr w:type="gramStart"/>
      <w:r w:rsidR="00BD4E74">
        <w:t>ownership .</w:t>
      </w:r>
      <w:proofErr w:type="gramEnd"/>
      <w:r w:rsidR="00BD4E74">
        <w:t xml:space="preserve"> A statistical </w:t>
      </w:r>
      <w:r w:rsidR="6B24D684">
        <w:t>balance</w:t>
      </w:r>
      <w:r w:rsidR="00BD4E74">
        <w:t xml:space="preserve"> test between the</w:t>
      </w:r>
      <w:r w:rsidR="00BD4E74">
        <w:rPr>
          <w:spacing w:val="-51"/>
        </w:rPr>
        <w:t xml:space="preserve"> </w:t>
      </w:r>
      <w:r w:rsidR="00BD4E74">
        <w:t>different</w:t>
      </w:r>
      <w:r w:rsidR="00BD4E74">
        <w:rPr>
          <w:spacing w:val="2"/>
        </w:rPr>
        <w:t xml:space="preserve"> </w:t>
      </w:r>
      <w:r w:rsidR="00BD4E74">
        <w:t>groups</w:t>
      </w:r>
      <w:r w:rsidR="00BD4E74">
        <w:rPr>
          <w:spacing w:val="2"/>
        </w:rPr>
        <w:t xml:space="preserve"> </w:t>
      </w:r>
      <w:r w:rsidR="00BD4E74">
        <w:t>show</w:t>
      </w:r>
      <w:r w:rsidR="1D5F78F5">
        <w:t>ed</w:t>
      </w:r>
      <w:r w:rsidR="00BD4E74">
        <w:rPr>
          <w:spacing w:val="2"/>
        </w:rPr>
        <w:t xml:space="preserve"> </w:t>
      </w:r>
      <w:r w:rsidR="00BD4E74">
        <w:t>that</w:t>
      </w:r>
      <w:r w:rsidR="00BD4E74">
        <w:rPr>
          <w:spacing w:val="3"/>
        </w:rPr>
        <w:t xml:space="preserve"> </w:t>
      </w:r>
      <w:r w:rsidR="00BD4E74">
        <w:t>respondents</w:t>
      </w:r>
      <w:r w:rsidR="00BD4E74">
        <w:rPr>
          <w:spacing w:val="2"/>
        </w:rPr>
        <w:t xml:space="preserve"> </w:t>
      </w:r>
      <w:proofErr w:type="spellStart"/>
      <w:r w:rsidR="0D5D318F">
        <w:rPr>
          <w:spacing w:val="2"/>
        </w:rPr>
        <w:t>were</w:t>
      </w:r>
      <w:r w:rsidR="00BD4E74">
        <w:t>significantly</w:t>
      </w:r>
      <w:proofErr w:type="spellEnd"/>
      <w:r w:rsidR="00BD4E74">
        <w:rPr>
          <w:spacing w:val="3"/>
        </w:rPr>
        <w:t xml:space="preserve"> </w:t>
      </w:r>
      <w:r w:rsidR="00BD4E74">
        <w:t>balanced</w:t>
      </w:r>
      <w:r w:rsidR="00BD4E74">
        <w:rPr>
          <w:spacing w:val="2"/>
        </w:rPr>
        <w:t xml:space="preserve"> </w:t>
      </w:r>
      <w:r w:rsidR="00BD4E74">
        <w:t>(see</w:t>
      </w:r>
      <w:r w:rsidR="00BD4E74">
        <w:rPr>
          <w:spacing w:val="2"/>
        </w:rPr>
        <w:t xml:space="preserve"> </w:t>
      </w:r>
      <w:commentRangeStart w:id="39"/>
      <w:r w:rsidR="00BD4E74">
        <w:t>Annex</w:t>
      </w:r>
      <w:r w:rsidR="00BD4E74">
        <w:rPr>
          <w:spacing w:val="2"/>
        </w:rPr>
        <w:t xml:space="preserve"> </w:t>
      </w:r>
      <w:commentRangeEnd w:id="39"/>
      <w:r w:rsidR="00BD4E74">
        <w:rPr>
          <w:rStyle w:val="CommentReference"/>
        </w:rPr>
        <w:commentReference w:id="39"/>
      </w:r>
      <w:r w:rsidR="00BD4E74">
        <w:t>for</w:t>
      </w:r>
      <w:r w:rsidR="00BD4E74">
        <w:rPr>
          <w:spacing w:val="3"/>
        </w:rPr>
        <w:t xml:space="preserve"> </w:t>
      </w:r>
      <w:r w:rsidR="00BD4E74">
        <w:t>details).</w:t>
      </w:r>
      <w:commentRangeEnd w:id="38"/>
      <w:r w:rsidR="00BD4E74">
        <w:rPr>
          <w:rStyle w:val="CommentReference"/>
        </w:rPr>
        <w:commentReference w:id="38"/>
      </w:r>
    </w:p>
    <w:p w14:paraId="2F366DDA" w14:textId="77777777" w:rsidR="00054221" w:rsidRDefault="00BD4E74">
      <w:pPr>
        <w:pStyle w:val="BodyText"/>
        <w:spacing w:before="4"/>
        <w:rPr>
          <w:sz w:val="24"/>
        </w:rPr>
      </w:pPr>
      <w:r>
        <w:rPr>
          <w:noProof/>
          <w:color w:val="2B579A"/>
          <w:shd w:val="clear" w:color="auto" w:fill="E6E6E6"/>
        </w:rPr>
        <w:drawing>
          <wp:anchor distT="0" distB="0" distL="0" distR="0" simplePos="0" relativeHeight="251658245" behindDoc="0" locked="0" layoutInCell="1" allowOverlap="1" wp14:anchorId="5010A661" wp14:editId="29CBAE28">
            <wp:simplePos x="0" y="0"/>
            <wp:positionH relativeFrom="page">
              <wp:posOffset>1312519</wp:posOffset>
            </wp:positionH>
            <wp:positionV relativeFrom="paragraph">
              <wp:posOffset>200503</wp:posOffset>
            </wp:positionV>
            <wp:extent cx="5177790" cy="353187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7" cstate="print"/>
                    <a:stretch>
                      <a:fillRect/>
                    </a:stretch>
                  </pic:blipFill>
                  <pic:spPr>
                    <a:xfrm>
                      <a:off x="0" y="0"/>
                      <a:ext cx="5177790" cy="3531870"/>
                    </a:xfrm>
                    <a:prstGeom prst="rect">
                      <a:avLst/>
                    </a:prstGeom>
                  </pic:spPr>
                </pic:pic>
              </a:graphicData>
            </a:graphic>
          </wp:anchor>
        </w:drawing>
      </w:r>
    </w:p>
    <w:p w14:paraId="56211771" w14:textId="77777777" w:rsidR="00054221" w:rsidRDefault="00054221">
      <w:pPr>
        <w:pStyle w:val="BodyText"/>
        <w:spacing w:before="10"/>
        <w:rPr>
          <w:sz w:val="23"/>
        </w:rPr>
      </w:pPr>
    </w:p>
    <w:p w14:paraId="4E8D1C52" w14:textId="77777777" w:rsidR="00054221" w:rsidRDefault="00BD4E74">
      <w:pPr>
        <w:pStyle w:val="BodyText"/>
        <w:spacing w:before="1"/>
        <w:ind w:left="257" w:right="714"/>
        <w:jc w:val="center"/>
      </w:pPr>
      <w:r>
        <w:t>Figure</w:t>
      </w:r>
      <w:r>
        <w:rPr>
          <w:spacing w:val="2"/>
        </w:rPr>
        <w:t xml:space="preserve"> </w:t>
      </w:r>
      <w:r>
        <w:t>3:</w:t>
      </w:r>
      <w:r>
        <w:rPr>
          <w:spacing w:val="20"/>
        </w:rPr>
        <w:t xml:space="preserve"> </w:t>
      </w:r>
      <w:r>
        <w:t>Sample</w:t>
      </w:r>
      <w:r>
        <w:rPr>
          <w:spacing w:val="2"/>
        </w:rPr>
        <w:t xml:space="preserve"> </w:t>
      </w:r>
      <w:r>
        <w:t>Composition</w:t>
      </w:r>
      <w:r>
        <w:rPr>
          <w:spacing w:val="2"/>
        </w:rPr>
        <w:t xml:space="preserve"> </w:t>
      </w:r>
      <w:r>
        <w:t>and</w:t>
      </w:r>
      <w:r>
        <w:rPr>
          <w:spacing w:val="2"/>
        </w:rPr>
        <w:t xml:space="preserve"> </w:t>
      </w:r>
      <w:r>
        <w:t>Completion</w:t>
      </w:r>
      <w:r>
        <w:rPr>
          <w:spacing w:val="2"/>
        </w:rPr>
        <w:t xml:space="preserve"> </w:t>
      </w:r>
      <w:r>
        <w:t>in</w:t>
      </w:r>
      <w:r>
        <w:rPr>
          <w:spacing w:val="2"/>
        </w:rPr>
        <w:t xml:space="preserve"> </w:t>
      </w:r>
      <w:r>
        <w:t>CAR</w:t>
      </w:r>
    </w:p>
    <w:p w14:paraId="16846091" w14:textId="77777777" w:rsidR="00054221" w:rsidRDefault="00054221">
      <w:pPr>
        <w:jc w:val="center"/>
        <w:sectPr w:rsidR="00054221">
          <w:pgSz w:w="12240" w:h="15840"/>
          <w:pgMar w:top="1340" w:right="860" w:bottom="1080" w:left="1320" w:header="0" w:footer="888" w:gutter="0"/>
          <w:cols w:space="720"/>
        </w:sectPr>
      </w:pPr>
    </w:p>
    <w:p w14:paraId="6F7947EE" w14:textId="77777777" w:rsidR="00054221" w:rsidRDefault="00BD4E74">
      <w:pPr>
        <w:pStyle w:val="Heading2"/>
        <w:numPr>
          <w:ilvl w:val="1"/>
          <w:numId w:val="8"/>
        </w:numPr>
        <w:tabs>
          <w:tab w:val="left" w:pos="732"/>
          <w:tab w:val="left" w:pos="733"/>
        </w:tabs>
        <w:spacing w:before="139"/>
      </w:pPr>
      <w:bookmarkStart w:id="40" w:name="Overall_study_implementation"/>
      <w:bookmarkStart w:id="41" w:name="_bookmark7"/>
      <w:bookmarkEnd w:id="40"/>
      <w:bookmarkEnd w:id="41"/>
      <w:r>
        <w:rPr>
          <w:spacing w:val="-1"/>
          <w:w w:val="95"/>
        </w:rPr>
        <w:lastRenderedPageBreak/>
        <w:t>Overall</w:t>
      </w:r>
      <w:r>
        <w:rPr>
          <w:w w:val="95"/>
        </w:rPr>
        <w:t xml:space="preserve"> </w:t>
      </w:r>
      <w:r>
        <w:rPr>
          <w:spacing w:val="-1"/>
          <w:w w:val="95"/>
        </w:rPr>
        <w:t>study</w:t>
      </w:r>
      <w:r>
        <w:rPr>
          <w:spacing w:val="1"/>
          <w:w w:val="95"/>
        </w:rPr>
        <w:t xml:space="preserve"> </w:t>
      </w:r>
      <w:r>
        <w:rPr>
          <w:w w:val="95"/>
        </w:rPr>
        <w:t>implementation</w:t>
      </w:r>
    </w:p>
    <w:p w14:paraId="1AC96A94" w14:textId="327B9C04" w:rsidR="00054221" w:rsidRDefault="00BD4E74">
      <w:pPr>
        <w:pStyle w:val="BodyText"/>
        <w:spacing w:before="215" w:line="314" w:lineRule="auto"/>
        <w:ind w:left="120" w:right="577"/>
        <w:jc w:val="both"/>
      </w:pPr>
      <w:r>
        <w:rPr>
          <w:spacing w:val="-1"/>
        </w:rPr>
        <w:t>Data</w:t>
      </w:r>
      <w:r>
        <w:rPr>
          <w:spacing w:val="-12"/>
        </w:rPr>
        <w:t xml:space="preserve"> </w:t>
      </w:r>
      <w:r>
        <w:rPr>
          <w:spacing w:val="-1"/>
        </w:rPr>
        <w:t>collection</w:t>
      </w:r>
      <w:r>
        <w:rPr>
          <w:spacing w:val="-11"/>
        </w:rPr>
        <w:t xml:space="preserve"> </w:t>
      </w:r>
      <w:r>
        <w:rPr>
          <w:spacing w:val="-1"/>
        </w:rPr>
        <w:t>for</w:t>
      </w:r>
      <w:r>
        <w:rPr>
          <w:spacing w:val="-11"/>
        </w:rPr>
        <w:t xml:space="preserve"> </w:t>
      </w:r>
      <w:r>
        <w:rPr>
          <w:spacing w:val="-1"/>
        </w:rPr>
        <w:t>both</w:t>
      </w:r>
      <w:r>
        <w:rPr>
          <w:spacing w:val="-11"/>
        </w:rPr>
        <w:t xml:space="preserve"> </w:t>
      </w:r>
      <w:r>
        <w:t>modalities</w:t>
      </w:r>
      <w:r>
        <w:rPr>
          <w:spacing w:val="-11"/>
        </w:rPr>
        <w:t xml:space="preserve"> </w:t>
      </w:r>
      <w:r>
        <w:t>was</w:t>
      </w:r>
      <w:r>
        <w:rPr>
          <w:spacing w:val="-12"/>
        </w:rPr>
        <w:t xml:space="preserve"> </w:t>
      </w:r>
      <w:r>
        <w:t>done</w:t>
      </w:r>
      <w:r>
        <w:rPr>
          <w:spacing w:val="-11"/>
        </w:rPr>
        <w:t xml:space="preserve"> </w:t>
      </w:r>
      <w:r>
        <w:t>simultaneously</w:t>
      </w:r>
      <w:r>
        <w:rPr>
          <w:spacing w:val="-11"/>
        </w:rPr>
        <w:t xml:space="preserve"> </w:t>
      </w:r>
      <w:r>
        <w:t>to</w:t>
      </w:r>
      <w:r>
        <w:rPr>
          <w:spacing w:val="-11"/>
        </w:rPr>
        <w:t xml:space="preserve"> </w:t>
      </w:r>
      <w:r>
        <w:t>cover</w:t>
      </w:r>
      <w:r>
        <w:rPr>
          <w:spacing w:val="-11"/>
        </w:rPr>
        <w:t xml:space="preserve"> </w:t>
      </w:r>
      <w:r>
        <w:t>the</w:t>
      </w:r>
      <w:r>
        <w:rPr>
          <w:spacing w:val="-12"/>
        </w:rPr>
        <w:t xml:space="preserve"> </w:t>
      </w:r>
      <w:r>
        <w:t>same</w:t>
      </w:r>
      <w:r>
        <w:rPr>
          <w:spacing w:val="-10"/>
        </w:rPr>
        <w:t xml:space="preserve"> </w:t>
      </w:r>
      <w:r>
        <w:t>period.</w:t>
      </w:r>
      <w:r>
        <w:rPr>
          <w:spacing w:val="9"/>
        </w:rPr>
        <w:t xml:space="preserve"> </w:t>
      </w:r>
      <w:r>
        <w:t>The</w:t>
      </w:r>
      <w:r>
        <w:rPr>
          <w:spacing w:val="-51"/>
        </w:rPr>
        <w:t xml:space="preserve"> </w:t>
      </w:r>
      <w:r>
        <w:rPr>
          <w:spacing w:val="-1"/>
        </w:rPr>
        <w:t xml:space="preserve">fieldwork was originally </w:t>
      </w:r>
      <w:r>
        <w:t>planned over a 3</w:t>
      </w:r>
      <w:r w:rsidR="3B272A00">
        <w:t>-</w:t>
      </w:r>
      <w:r>
        <w:t>week period (covering 1 week for enumerator training,</w:t>
      </w:r>
      <w:r>
        <w:rPr>
          <w:spacing w:val="1"/>
        </w:rPr>
        <w:t xml:space="preserve"> </w:t>
      </w:r>
      <w:r>
        <w:rPr>
          <w:w w:val="95"/>
        </w:rPr>
        <w:t>adjusting questionnaire and 2 weeks for actual household interviews) in each pilot country. However,</w:t>
      </w:r>
      <w:r>
        <w:rPr>
          <w:spacing w:val="-48"/>
          <w:w w:val="95"/>
        </w:rPr>
        <w:t xml:space="preserve"> </w:t>
      </w:r>
      <w:r w:rsidR="461EB6ED">
        <w:t xml:space="preserve">due </w:t>
      </w:r>
      <w:proofErr w:type="spellStart"/>
      <w:r w:rsidR="461EB6ED">
        <w:t>to</w:t>
      </w:r>
      <w:r>
        <w:rPr>
          <w:w w:val="95"/>
        </w:rPr>
        <w:t>unforeseen</w:t>
      </w:r>
      <w:proofErr w:type="spellEnd"/>
      <w:r>
        <w:rPr>
          <w:spacing w:val="8"/>
          <w:w w:val="95"/>
        </w:rPr>
        <w:t xml:space="preserve"> </w:t>
      </w:r>
      <w:r>
        <w:rPr>
          <w:w w:val="95"/>
        </w:rPr>
        <w:t>challenges,</w:t>
      </w:r>
      <w:r>
        <w:rPr>
          <w:spacing w:val="11"/>
          <w:w w:val="95"/>
        </w:rPr>
        <w:t xml:space="preserve"> </w:t>
      </w:r>
      <w:r>
        <w:rPr>
          <w:w w:val="95"/>
        </w:rPr>
        <w:t>data</w:t>
      </w:r>
      <w:r>
        <w:rPr>
          <w:spacing w:val="8"/>
          <w:w w:val="95"/>
        </w:rPr>
        <w:t xml:space="preserve"> </w:t>
      </w:r>
      <w:r>
        <w:rPr>
          <w:w w:val="95"/>
        </w:rPr>
        <w:t>collection</w:t>
      </w:r>
      <w:r>
        <w:rPr>
          <w:spacing w:val="8"/>
          <w:w w:val="95"/>
        </w:rPr>
        <w:t xml:space="preserve"> </w:t>
      </w:r>
      <w:r>
        <w:rPr>
          <w:w w:val="95"/>
        </w:rPr>
        <w:t>was</w:t>
      </w:r>
      <w:r>
        <w:rPr>
          <w:spacing w:val="8"/>
          <w:w w:val="95"/>
        </w:rPr>
        <w:t xml:space="preserve"> </w:t>
      </w:r>
      <w:r>
        <w:rPr>
          <w:w w:val="95"/>
        </w:rPr>
        <w:t>extended</w:t>
      </w:r>
      <w:r>
        <w:rPr>
          <w:spacing w:val="8"/>
          <w:w w:val="95"/>
        </w:rPr>
        <w:t xml:space="preserve"> </w:t>
      </w:r>
      <w:r>
        <w:rPr>
          <w:w w:val="95"/>
        </w:rPr>
        <w:t>by</w:t>
      </w:r>
      <w:r>
        <w:rPr>
          <w:spacing w:val="8"/>
          <w:w w:val="95"/>
        </w:rPr>
        <w:t xml:space="preserve"> </w:t>
      </w:r>
      <w:r>
        <w:rPr>
          <w:w w:val="95"/>
        </w:rPr>
        <w:t>between</w:t>
      </w:r>
      <w:r>
        <w:rPr>
          <w:spacing w:val="-48"/>
          <w:w w:val="95"/>
        </w:rPr>
        <w:t xml:space="preserve"> </w:t>
      </w:r>
      <w:r>
        <w:t>2</w:t>
      </w:r>
      <w:r>
        <w:rPr>
          <w:spacing w:val="4"/>
        </w:rPr>
        <w:t xml:space="preserve"> </w:t>
      </w:r>
      <w:r>
        <w:t>to</w:t>
      </w:r>
      <w:r>
        <w:rPr>
          <w:spacing w:val="4"/>
        </w:rPr>
        <w:t xml:space="preserve"> </w:t>
      </w:r>
      <w:r>
        <w:t>3</w:t>
      </w:r>
      <w:r>
        <w:rPr>
          <w:spacing w:val="4"/>
        </w:rPr>
        <w:t xml:space="preserve"> </w:t>
      </w:r>
      <w:r>
        <w:t>weeks</w:t>
      </w:r>
      <w:r>
        <w:rPr>
          <w:spacing w:val="4"/>
        </w:rPr>
        <w:t xml:space="preserve"> </w:t>
      </w:r>
      <w:r>
        <w:t>in</w:t>
      </w:r>
      <w:r>
        <w:rPr>
          <w:spacing w:val="4"/>
        </w:rPr>
        <w:t xml:space="preserve"> </w:t>
      </w:r>
      <w:r>
        <w:t>each</w:t>
      </w:r>
      <w:r>
        <w:rPr>
          <w:spacing w:val="4"/>
        </w:rPr>
        <w:t xml:space="preserve"> </w:t>
      </w:r>
      <w:r>
        <w:t>country.</w:t>
      </w:r>
      <w:r>
        <w:rPr>
          <w:spacing w:val="23"/>
        </w:rPr>
        <w:t xml:space="preserve"> </w:t>
      </w:r>
      <w:r w:rsidR="590F372B">
        <w:rPr>
          <w:spacing w:val="23"/>
        </w:rPr>
        <w:t xml:space="preserve">See </w:t>
      </w:r>
      <w:r>
        <w:t>Figure</w:t>
      </w:r>
      <w:r>
        <w:rPr>
          <w:spacing w:val="4"/>
        </w:rPr>
        <w:t xml:space="preserve"> </w:t>
      </w:r>
      <w:r>
        <w:t>3</w:t>
      </w:r>
      <w:r>
        <w:rPr>
          <w:spacing w:val="4"/>
        </w:rPr>
        <w:t xml:space="preserve"> </w:t>
      </w:r>
      <w:r w:rsidR="7D210A4E">
        <w:t>on the</w:t>
      </w:r>
      <w:r>
        <w:rPr>
          <w:spacing w:val="5"/>
        </w:rPr>
        <w:t xml:space="preserve"> </w:t>
      </w:r>
      <w:proofErr w:type="spellStart"/>
      <w:r>
        <w:t>studyimplement</w:t>
      </w:r>
      <w:r w:rsidR="04309F4E">
        <w:t>ation</w:t>
      </w:r>
      <w:proofErr w:type="spellEnd"/>
      <w:r>
        <w:t>.</w:t>
      </w:r>
    </w:p>
    <w:p w14:paraId="3C0A5FA5" w14:textId="77777777" w:rsidR="00054221" w:rsidRDefault="00BD4E74">
      <w:pPr>
        <w:pStyle w:val="BodyText"/>
        <w:spacing w:before="8"/>
        <w:rPr>
          <w:sz w:val="26"/>
        </w:rPr>
      </w:pPr>
      <w:r>
        <w:rPr>
          <w:noProof/>
          <w:color w:val="2B579A"/>
          <w:shd w:val="clear" w:color="auto" w:fill="E6E6E6"/>
        </w:rPr>
        <w:drawing>
          <wp:anchor distT="0" distB="0" distL="0" distR="0" simplePos="0" relativeHeight="251658240" behindDoc="0" locked="0" layoutInCell="1" allowOverlap="1" wp14:anchorId="05E502FC" wp14:editId="3DB037D7">
            <wp:simplePos x="0" y="0"/>
            <wp:positionH relativeFrom="page">
              <wp:posOffset>1057249</wp:posOffset>
            </wp:positionH>
            <wp:positionV relativeFrom="paragraph">
              <wp:posOffset>217853</wp:posOffset>
            </wp:positionV>
            <wp:extent cx="5646420" cy="223456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8" cstate="print"/>
                    <a:stretch>
                      <a:fillRect/>
                    </a:stretch>
                  </pic:blipFill>
                  <pic:spPr>
                    <a:xfrm>
                      <a:off x="0" y="0"/>
                      <a:ext cx="5646420" cy="2234565"/>
                    </a:xfrm>
                    <a:prstGeom prst="rect">
                      <a:avLst/>
                    </a:prstGeom>
                  </pic:spPr>
                </pic:pic>
              </a:graphicData>
            </a:graphic>
          </wp:anchor>
        </w:drawing>
      </w:r>
    </w:p>
    <w:p w14:paraId="75041966" w14:textId="77777777" w:rsidR="00054221" w:rsidRDefault="00054221">
      <w:pPr>
        <w:pStyle w:val="BodyText"/>
        <w:spacing w:before="2"/>
        <w:rPr>
          <w:sz w:val="15"/>
        </w:rPr>
      </w:pPr>
    </w:p>
    <w:p w14:paraId="394F63CD" w14:textId="1E152AB9" w:rsidR="00054221" w:rsidRDefault="00BD4E74">
      <w:pPr>
        <w:pStyle w:val="BodyText"/>
        <w:spacing w:before="144"/>
        <w:ind w:left="257" w:right="715"/>
        <w:jc w:val="center"/>
      </w:pPr>
      <w:r>
        <w:t>Figure</w:t>
      </w:r>
      <w:r>
        <w:rPr>
          <w:spacing w:val="8"/>
        </w:rPr>
        <w:t xml:space="preserve"> </w:t>
      </w:r>
      <w:r>
        <w:t>4:</w:t>
      </w:r>
      <w:r>
        <w:rPr>
          <w:spacing w:val="28"/>
        </w:rPr>
        <w:t xml:space="preserve"> </w:t>
      </w:r>
      <w:r>
        <w:t>rCARI</w:t>
      </w:r>
      <w:r>
        <w:rPr>
          <w:spacing w:val="8"/>
        </w:rPr>
        <w:t xml:space="preserve"> </w:t>
      </w:r>
      <w:r>
        <w:t>Validation</w:t>
      </w:r>
      <w:r>
        <w:rPr>
          <w:spacing w:val="8"/>
        </w:rPr>
        <w:t xml:space="preserve"> </w:t>
      </w:r>
      <w:r>
        <w:t>Study</w:t>
      </w:r>
      <w:r>
        <w:rPr>
          <w:spacing w:val="8"/>
        </w:rPr>
        <w:t xml:space="preserve"> </w:t>
      </w:r>
      <w:commentRangeStart w:id="42"/>
      <w:r>
        <w:t>Work</w:t>
      </w:r>
      <w:r>
        <w:rPr>
          <w:spacing w:val="8"/>
        </w:rPr>
        <w:t xml:space="preserve"> </w:t>
      </w:r>
      <w:r>
        <w:t>Plan</w:t>
      </w:r>
      <w:commentRangeEnd w:id="42"/>
      <w:r>
        <w:rPr>
          <w:rStyle w:val="CommentReference"/>
        </w:rPr>
        <w:commentReference w:id="42"/>
      </w:r>
      <w:r>
        <w:rPr>
          <w:spacing w:val="8"/>
        </w:rPr>
        <w:t xml:space="preserve"> </w:t>
      </w:r>
      <w:r>
        <w:t>&amp;</w:t>
      </w:r>
      <w:r>
        <w:rPr>
          <w:spacing w:val="9"/>
        </w:rPr>
        <w:t xml:space="preserve"> </w:t>
      </w:r>
      <w:r>
        <w:t>Timelines</w:t>
      </w:r>
    </w:p>
    <w:p w14:paraId="35B49227" w14:textId="77777777" w:rsidR="00054221" w:rsidRDefault="00054221">
      <w:pPr>
        <w:pStyle w:val="BodyText"/>
        <w:rPr>
          <w:sz w:val="30"/>
        </w:rPr>
      </w:pPr>
    </w:p>
    <w:p w14:paraId="6B57C479" w14:textId="77777777" w:rsidR="00054221" w:rsidRDefault="00BD4E74">
      <w:pPr>
        <w:pStyle w:val="BodyText"/>
        <w:spacing w:before="218" w:line="314" w:lineRule="auto"/>
        <w:ind w:left="120" w:right="453"/>
      </w:pPr>
      <w:r>
        <w:rPr>
          <w:w w:val="95"/>
        </w:rPr>
        <w:t>In</w:t>
      </w:r>
      <w:r>
        <w:rPr>
          <w:spacing w:val="19"/>
          <w:w w:val="95"/>
        </w:rPr>
        <w:t xml:space="preserve"> </w:t>
      </w:r>
      <w:r>
        <w:rPr>
          <w:w w:val="95"/>
        </w:rPr>
        <w:t>the</w:t>
      </w:r>
      <w:r>
        <w:rPr>
          <w:spacing w:val="18"/>
          <w:w w:val="95"/>
        </w:rPr>
        <w:t xml:space="preserve"> </w:t>
      </w:r>
      <w:r>
        <w:rPr>
          <w:w w:val="95"/>
        </w:rPr>
        <w:t>next</w:t>
      </w:r>
      <w:r>
        <w:rPr>
          <w:spacing w:val="19"/>
          <w:w w:val="95"/>
        </w:rPr>
        <w:t xml:space="preserve"> </w:t>
      </w:r>
      <w:r>
        <w:rPr>
          <w:w w:val="95"/>
        </w:rPr>
        <w:t>section,</w:t>
      </w:r>
      <w:r>
        <w:rPr>
          <w:spacing w:val="19"/>
          <w:w w:val="95"/>
        </w:rPr>
        <w:t xml:space="preserve"> </w:t>
      </w:r>
      <w:r>
        <w:rPr>
          <w:w w:val="95"/>
        </w:rPr>
        <w:t>sample</w:t>
      </w:r>
      <w:r>
        <w:rPr>
          <w:spacing w:val="20"/>
          <w:w w:val="95"/>
        </w:rPr>
        <w:t xml:space="preserve"> </w:t>
      </w:r>
      <w:r>
        <w:rPr>
          <w:w w:val="95"/>
        </w:rPr>
        <w:t>completion</w:t>
      </w:r>
      <w:r>
        <w:rPr>
          <w:spacing w:val="18"/>
          <w:w w:val="95"/>
        </w:rPr>
        <w:t xml:space="preserve"> </w:t>
      </w:r>
      <w:r>
        <w:rPr>
          <w:w w:val="95"/>
        </w:rPr>
        <w:t>and</w:t>
      </w:r>
      <w:r>
        <w:rPr>
          <w:spacing w:val="19"/>
          <w:w w:val="95"/>
        </w:rPr>
        <w:t xml:space="preserve"> </w:t>
      </w:r>
      <w:r>
        <w:rPr>
          <w:w w:val="95"/>
        </w:rPr>
        <w:t>initial</w:t>
      </w:r>
      <w:r>
        <w:rPr>
          <w:spacing w:val="18"/>
          <w:w w:val="95"/>
        </w:rPr>
        <w:t xml:space="preserve"> </w:t>
      </w:r>
      <w:r>
        <w:rPr>
          <w:w w:val="95"/>
        </w:rPr>
        <w:t>results</w:t>
      </w:r>
      <w:r>
        <w:rPr>
          <w:spacing w:val="18"/>
          <w:w w:val="95"/>
        </w:rPr>
        <w:t xml:space="preserve"> </w:t>
      </w:r>
      <w:r>
        <w:rPr>
          <w:w w:val="95"/>
        </w:rPr>
        <w:t>are</w:t>
      </w:r>
      <w:r>
        <w:rPr>
          <w:spacing w:val="20"/>
          <w:w w:val="95"/>
        </w:rPr>
        <w:t xml:space="preserve"> </w:t>
      </w:r>
      <w:r>
        <w:rPr>
          <w:w w:val="95"/>
        </w:rPr>
        <w:t>presented</w:t>
      </w:r>
      <w:r>
        <w:rPr>
          <w:spacing w:val="18"/>
          <w:w w:val="95"/>
        </w:rPr>
        <w:t xml:space="preserve"> </w:t>
      </w:r>
      <w:r>
        <w:rPr>
          <w:w w:val="95"/>
        </w:rPr>
        <w:t>for</w:t>
      </w:r>
      <w:r>
        <w:rPr>
          <w:spacing w:val="19"/>
          <w:w w:val="95"/>
        </w:rPr>
        <w:t xml:space="preserve"> </w:t>
      </w:r>
      <w:r>
        <w:rPr>
          <w:w w:val="95"/>
        </w:rPr>
        <w:t>all</w:t>
      </w:r>
      <w:r>
        <w:rPr>
          <w:spacing w:val="18"/>
          <w:w w:val="95"/>
        </w:rPr>
        <w:t xml:space="preserve"> </w:t>
      </w:r>
      <w:r>
        <w:rPr>
          <w:w w:val="95"/>
        </w:rPr>
        <w:t>countries</w:t>
      </w:r>
      <w:r>
        <w:rPr>
          <w:spacing w:val="19"/>
          <w:w w:val="95"/>
        </w:rPr>
        <w:t xml:space="preserve"> </w:t>
      </w:r>
      <w:r>
        <w:rPr>
          <w:w w:val="95"/>
        </w:rPr>
        <w:t>completed</w:t>
      </w:r>
      <w:r>
        <w:rPr>
          <w:spacing w:val="-48"/>
          <w:w w:val="95"/>
        </w:rPr>
        <w:t xml:space="preserve"> </w:t>
      </w:r>
      <w:r>
        <w:t>at</w:t>
      </w:r>
      <w:r>
        <w:rPr>
          <w:spacing w:val="18"/>
        </w:rPr>
        <w:t xml:space="preserve"> </w:t>
      </w:r>
      <w:r>
        <w:t>this</w:t>
      </w:r>
      <w:r>
        <w:rPr>
          <w:spacing w:val="18"/>
        </w:rPr>
        <w:t xml:space="preserve"> </w:t>
      </w:r>
      <w:r>
        <w:t>stage</w:t>
      </w:r>
      <w:r>
        <w:rPr>
          <w:spacing w:val="19"/>
        </w:rPr>
        <w:t xml:space="preserve"> </w:t>
      </w:r>
      <w:r>
        <w:t>of</w:t>
      </w:r>
      <w:r>
        <w:rPr>
          <w:spacing w:val="18"/>
        </w:rPr>
        <w:t xml:space="preserve"> </w:t>
      </w:r>
      <w:r>
        <w:t>the</w:t>
      </w:r>
      <w:r>
        <w:rPr>
          <w:spacing w:val="18"/>
        </w:rPr>
        <w:t xml:space="preserve"> </w:t>
      </w:r>
      <w:r>
        <w:t>study.</w:t>
      </w:r>
    </w:p>
    <w:p w14:paraId="21193BC9" w14:textId="77777777" w:rsidR="00054221" w:rsidRDefault="00054221">
      <w:pPr>
        <w:spacing w:line="314" w:lineRule="auto"/>
        <w:sectPr w:rsidR="00054221">
          <w:pgSz w:w="12240" w:h="15840"/>
          <w:pgMar w:top="1300" w:right="860" w:bottom="1080" w:left="1320" w:header="0" w:footer="888" w:gutter="0"/>
          <w:cols w:space="720"/>
        </w:sectPr>
      </w:pPr>
    </w:p>
    <w:p w14:paraId="6017622A" w14:textId="77777777" w:rsidR="00054221" w:rsidRDefault="00BD4E74">
      <w:pPr>
        <w:pStyle w:val="Heading1"/>
        <w:numPr>
          <w:ilvl w:val="0"/>
          <w:numId w:val="9"/>
        </w:numPr>
        <w:tabs>
          <w:tab w:val="left" w:pos="604"/>
          <w:tab w:val="left" w:pos="605"/>
        </w:tabs>
      </w:pPr>
      <w:bookmarkStart w:id="43" w:name="Sample_Completion"/>
      <w:bookmarkStart w:id="44" w:name="_bookmark8"/>
      <w:bookmarkEnd w:id="43"/>
      <w:bookmarkEnd w:id="44"/>
      <w:r>
        <w:rPr>
          <w:w w:val="95"/>
        </w:rPr>
        <w:lastRenderedPageBreak/>
        <w:t>Sample</w:t>
      </w:r>
      <w:r>
        <w:rPr>
          <w:spacing w:val="64"/>
        </w:rPr>
        <w:t xml:space="preserve"> </w:t>
      </w:r>
      <w:r>
        <w:rPr>
          <w:w w:val="95"/>
        </w:rPr>
        <w:t>Completion</w:t>
      </w:r>
    </w:p>
    <w:p w14:paraId="7C1DBE6B" w14:textId="360A2025" w:rsidR="00054221" w:rsidRDefault="00BD4E74">
      <w:pPr>
        <w:pStyle w:val="BodyText"/>
        <w:spacing w:before="282" w:line="314" w:lineRule="auto"/>
        <w:ind w:left="120" w:right="577"/>
        <w:jc w:val="both"/>
      </w:pPr>
      <w:r>
        <w:t xml:space="preserve">Table 1 </w:t>
      </w:r>
      <w:r w:rsidR="5244C811">
        <w:t>s</w:t>
      </w:r>
      <w:r>
        <w:t xml:space="preserve">hows the total sample and </w:t>
      </w:r>
      <w:r w:rsidR="2C483053">
        <w:t xml:space="preserve">number of </w:t>
      </w:r>
      <w:r>
        <w:t>household interviews completed by country and modality in</w:t>
      </w:r>
      <w:r>
        <w:rPr>
          <w:spacing w:val="-51"/>
        </w:rPr>
        <w:t xml:space="preserve"> </w:t>
      </w:r>
      <w:r>
        <w:t>the</w:t>
      </w:r>
      <w:r>
        <w:rPr>
          <w:spacing w:val="17"/>
        </w:rPr>
        <w:t xml:space="preserve"> </w:t>
      </w:r>
      <w:r>
        <w:t>initial</w:t>
      </w:r>
      <w:r>
        <w:rPr>
          <w:spacing w:val="17"/>
        </w:rPr>
        <w:t xml:space="preserve"> </w:t>
      </w:r>
      <w:r>
        <w:t>3</w:t>
      </w:r>
      <w:r>
        <w:rPr>
          <w:spacing w:val="17"/>
        </w:rPr>
        <w:t xml:space="preserve"> </w:t>
      </w:r>
      <w:r>
        <w:t>pilot</w:t>
      </w:r>
      <w:r>
        <w:rPr>
          <w:spacing w:val="17"/>
        </w:rPr>
        <w:t xml:space="preserve"> </w:t>
      </w:r>
      <w:r>
        <w:t>countries</w:t>
      </w:r>
      <w:r>
        <w:rPr>
          <w:spacing w:val="17"/>
        </w:rPr>
        <w:t xml:space="preserve"> </w:t>
      </w:r>
      <w:r>
        <w:t>of</w:t>
      </w:r>
      <w:r>
        <w:rPr>
          <w:spacing w:val="17"/>
        </w:rPr>
        <w:t xml:space="preserve"> </w:t>
      </w:r>
      <w:r>
        <w:t>the</w:t>
      </w:r>
      <w:r>
        <w:rPr>
          <w:spacing w:val="18"/>
        </w:rPr>
        <w:t xml:space="preserve"> </w:t>
      </w:r>
      <w:r>
        <w:t>study.</w:t>
      </w:r>
    </w:p>
    <w:p w14:paraId="1C1F14EC" w14:textId="0277B5FD" w:rsidR="00054221" w:rsidRDefault="00BD4E74">
      <w:pPr>
        <w:pStyle w:val="BodyText"/>
        <w:spacing w:before="145"/>
        <w:ind w:left="2872"/>
      </w:pPr>
      <w:r>
        <w:rPr>
          <w:noProof/>
          <w:color w:val="2B579A"/>
          <w:shd w:val="clear" w:color="auto" w:fill="E6E6E6"/>
        </w:rPr>
        <mc:AlternateContent>
          <mc:Choice Requires="wps">
            <w:drawing>
              <wp:anchor distT="0" distB="0" distL="114300" distR="114300" simplePos="0" relativeHeight="251658241" behindDoc="0" locked="0" layoutInCell="1" allowOverlap="1" wp14:anchorId="2C5B1916" wp14:editId="2DF74751">
                <wp:simplePos x="0" y="0"/>
                <wp:positionH relativeFrom="page">
                  <wp:posOffset>1276350</wp:posOffset>
                </wp:positionH>
                <wp:positionV relativeFrom="paragraph">
                  <wp:posOffset>534670</wp:posOffset>
                </wp:positionV>
                <wp:extent cx="5219700" cy="1420495"/>
                <wp:effectExtent l="0" t="0" r="0" b="0"/>
                <wp:wrapNone/>
                <wp:docPr id="6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142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1918"/>
                              <w:gridCol w:w="1548"/>
                              <w:gridCol w:w="1548"/>
                              <w:gridCol w:w="1548"/>
                              <w:gridCol w:w="1657"/>
                            </w:tblGrid>
                            <w:tr w:rsidR="00054221" w14:paraId="463D8457" w14:textId="77777777">
                              <w:trPr>
                                <w:trHeight w:val="290"/>
                              </w:trPr>
                              <w:tc>
                                <w:tcPr>
                                  <w:tcW w:w="3466" w:type="dxa"/>
                                  <w:gridSpan w:val="2"/>
                                </w:tcPr>
                                <w:p w14:paraId="4B4777B6" w14:textId="77777777" w:rsidR="00054221" w:rsidRDefault="00BD4E74">
                                  <w:pPr>
                                    <w:pStyle w:val="TableParagraph"/>
                                    <w:spacing w:before="44" w:line="226" w:lineRule="exact"/>
                                    <w:ind w:left="2234"/>
                                    <w:jc w:val="left"/>
                                  </w:pPr>
                                  <w:r>
                                    <w:t>Myanmar</w:t>
                                  </w:r>
                                </w:p>
                              </w:tc>
                              <w:tc>
                                <w:tcPr>
                                  <w:tcW w:w="1548" w:type="dxa"/>
                                </w:tcPr>
                                <w:p w14:paraId="0FC8648D" w14:textId="77777777" w:rsidR="00054221" w:rsidRDefault="00BD4E74">
                                  <w:pPr>
                                    <w:pStyle w:val="TableParagraph"/>
                                    <w:spacing w:before="44" w:line="226" w:lineRule="exact"/>
                                    <w:ind w:left="378"/>
                                    <w:jc w:val="left"/>
                                  </w:pPr>
                                  <w:r>
                                    <w:t>Ecuador</w:t>
                                  </w:r>
                                </w:p>
                              </w:tc>
                              <w:tc>
                                <w:tcPr>
                                  <w:tcW w:w="1548" w:type="dxa"/>
                                </w:tcPr>
                                <w:p w14:paraId="15C62A20" w14:textId="77777777" w:rsidR="00054221" w:rsidRDefault="00BD4E74">
                                  <w:pPr>
                                    <w:pStyle w:val="TableParagraph"/>
                                    <w:spacing w:before="44" w:line="226" w:lineRule="exact"/>
                                    <w:ind w:left="510" w:right="510"/>
                                  </w:pPr>
                                  <w:r>
                                    <w:rPr>
                                      <w:w w:val="110"/>
                                    </w:rPr>
                                    <w:t>CAR</w:t>
                                  </w:r>
                                </w:p>
                              </w:tc>
                              <w:tc>
                                <w:tcPr>
                                  <w:tcW w:w="1657" w:type="dxa"/>
                                </w:tcPr>
                                <w:p w14:paraId="6E4ACA3D" w14:textId="77777777" w:rsidR="00054221" w:rsidRDefault="00BD4E74">
                                  <w:pPr>
                                    <w:pStyle w:val="TableParagraph"/>
                                    <w:spacing w:before="44" w:line="226" w:lineRule="exact"/>
                                    <w:ind w:left="91" w:right="91"/>
                                  </w:pPr>
                                  <w:r>
                                    <w:t>Total</w:t>
                                  </w:r>
                                </w:p>
                              </w:tc>
                            </w:tr>
                            <w:tr w:rsidR="00054221" w14:paraId="606A96A0" w14:textId="77777777">
                              <w:trPr>
                                <w:trHeight w:val="290"/>
                              </w:trPr>
                              <w:tc>
                                <w:tcPr>
                                  <w:tcW w:w="3466" w:type="dxa"/>
                                  <w:gridSpan w:val="2"/>
                                </w:tcPr>
                                <w:p w14:paraId="410AD2F3" w14:textId="77777777" w:rsidR="00054221" w:rsidRDefault="00BD4E74">
                                  <w:pPr>
                                    <w:pStyle w:val="TableParagraph"/>
                                    <w:tabs>
                                      <w:tab w:val="left" w:pos="2037"/>
                                    </w:tabs>
                                    <w:spacing w:before="25" w:line="245" w:lineRule="exact"/>
                                    <w:ind w:left="119"/>
                                    <w:jc w:val="left"/>
                                  </w:pPr>
                                  <w:r>
                                    <w:t>N</w:t>
                                  </w:r>
                                  <w:r>
                                    <w:tab/>
                                    <w:t>1,665</w:t>
                                  </w:r>
                                  <w:r>
                                    <w:rPr>
                                      <w:spacing w:val="-6"/>
                                    </w:rPr>
                                    <w:t xml:space="preserve"> </w:t>
                                  </w:r>
                                  <w:r>
                                    <w:t>(27.2%)</w:t>
                                  </w:r>
                                </w:p>
                              </w:tc>
                              <w:tc>
                                <w:tcPr>
                                  <w:tcW w:w="1548" w:type="dxa"/>
                                </w:tcPr>
                                <w:p w14:paraId="574B89D8" w14:textId="77777777" w:rsidR="00054221" w:rsidRDefault="00BD4E74">
                                  <w:pPr>
                                    <w:pStyle w:val="TableParagraph"/>
                                    <w:spacing w:before="25" w:line="245" w:lineRule="exact"/>
                                    <w:ind w:right="117"/>
                                    <w:jc w:val="right"/>
                                  </w:pPr>
                                  <w:r>
                                    <w:rPr>
                                      <w:w w:val="95"/>
                                    </w:rPr>
                                    <w:t>2,372</w:t>
                                  </w:r>
                                  <w:r>
                                    <w:rPr>
                                      <w:spacing w:val="6"/>
                                      <w:w w:val="95"/>
                                    </w:rPr>
                                    <w:t xml:space="preserve"> </w:t>
                                  </w:r>
                                  <w:r>
                                    <w:rPr>
                                      <w:w w:val="95"/>
                                    </w:rPr>
                                    <w:t>(38.8%)</w:t>
                                  </w:r>
                                </w:p>
                              </w:tc>
                              <w:tc>
                                <w:tcPr>
                                  <w:tcW w:w="1548" w:type="dxa"/>
                                </w:tcPr>
                                <w:p w14:paraId="07F40DF2" w14:textId="77777777" w:rsidR="00054221" w:rsidRDefault="00BD4E74">
                                  <w:pPr>
                                    <w:pStyle w:val="TableParagraph"/>
                                    <w:spacing w:before="25" w:line="245" w:lineRule="exact"/>
                                    <w:ind w:right="117"/>
                                    <w:jc w:val="right"/>
                                  </w:pPr>
                                  <w:r>
                                    <w:rPr>
                                      <w:w w:val="90"/>
                                    </w:rPr>
                                    <w:t>2,080</w:t>
                                  </w:r>
                                  <w:r>
                                    <w:rPr>
                                      <w:spacing w:val="23"/>
                                      <w:w w:val="90"/>
                                    </w:rPr>
                                    <w:t xml:space="preserve"> </w:t>
                                  </w:r>
                                  <w:r>
                                    <w:rPr>
                                      <w:w w:val="90"/>
                                    </w:rPr>
                                    <w:t>(34.0%)</w:t>
                                  </w:r>
                                </w:p>
                              </w:tc>
                              <w:tc>
                                <w:tcPr>
                                  <w:tcW w:w="1657" w:type="dxa"/>
                                </w:tcPr>
                                <w:p w14:paraId="38C7B4A9" w14:textId="77777777" w:rsidR="00054221" w:rsidRDefault="00BD4E74">
                                  <w:pPr>
                                    <w:pStyle w:val="TableParagraph"/>
                                    <w:spacing w:before="25" w:line="245" w:lineRule="exact"/>
                                    <w:ind w:left="91" w:right="91"/>
                                  </w:pPr>
                                  <w:r>
                                    <w:t>6,117</w:t>
                                  </w:r>
                                  <w:r>
                                    <w:rPr>
                                      <w:spacing w:val="-6"/>
                                    </w:rPr>
                                    <w:t xml:space="preserve"> </w:t>
                                  </w:r>
                                  <w:r>
                                    <w:t>(100.0%)</w:t>
                                  </w:r>
                                </w:p>
                              </w:tc>
                            </w:tr>
                            <w:tr w:rsidR="00054221" w14:paraId="14D404DF" w14:textId="77777777">
                              <w:trPr>
                                <w:trHeight w:val="522"/>
                              </w:trPr>
                              <w:tc>
                                <w:tcPr>
                                  <w:tcW w:w="1918" w:type="dxa"/>
                                </w:tcPr>
                                <w:p w14:paraId="74217328" w14:textId="77777777" w:rsidR="00054221" w:rsidRDefault="00BD4E74">
                                  <w:pPr>
                                    <w:pStyle w:val="TableParagraph"/>
                                    <w:spacing w:before="6" w:line="240" w:lineRule="auto"/>
                                    <w:ind w:left="119"/>
                                    <w:jc w:val="left"/>
                                  </w:pPr>
                                  <w:r>
                                    <w:rPr>
                                      <w:spacing w:val="-1"/>
                                    </w:rPr>
                                    <w:t>Survey</w:t>
                                  </w:r>
                                  <w:r>
                                    <w:rPr>
                                      <w:spacing w:val="-5"/>
                                    </w:rPr>
                                    <w:t xml:space="preserve"> </w:t>
                                  </w:r>
                                  <w:r>
                                    <w:rPr>
                                      <w:spacing w:val="-1"/>
                                    </w:rPr>
                                    <w:t>Progress</w:t>
                                  </w:r>
                                </w:p>
                                <w:p w14:paraId="424BA91C" w14:textId="77777777" w:rsidR="00054221" w:rsidRDefault="00BD4E74">
                                  <w:pPr>
                                    <w:pStyle w:val="TableParagraph"/>
                                    <w:spacing w:before="21" w:line="226" w:lineRule="exact"/>
                                    <w:ind w:left="337"/>
                                    <w:jc w:val="left"/>
                                  </w:pPr>
                                  <w:r>
                                    <w:t>Not</w:t>
                                  </w:r>
                                  <w:r>
                                    <w:rPr>
                                      <w:spacing w:val="2"/>
                                    </w:rPr>
                                    <w:t xml:space="preserve"> </w:t>
                                  </w:r>
                                  <w:r>
                                    <w:t>Completed</w:t>
                                  </w:r>
                                </w:p>
                              </w:tc>
                              <w:tc>
                                <w:tcPr>
                                  <w:tcW w:w="1548" w:type="dxa"/>
                                </w:tcPr>
                                <w:p w14:paraId="6BA38072" w14:textId="77777777" w:rsidR="00054221" w:rsidRDefault="00054221">
                                  <w:pPr>
                                    <w:pStyle w:val="TableParagraph"/>
                                    <w:spacing w:before="4" w:line="240" w:lineRule="auto"/>
                                    <w:jc w:val="left"/>
                                    <w:rPr>
                                      <w:sz w:val="24"/>
                                    </w:rPr>
                                  </w:pPr>
                                </w:p>
                                <w:p w14:paraId="7A83771E" w14:textId="77777777" w:rsidR="00054221" w:rsidRDefault="00BD4E74">
                                  <w:pPr>
                                    <w:pStyle w:val="TableParagraph"/>
                                    <w:spacing w:before="0" w:line="226" w:lineRule="exact"/>
                                    <w:ind w:right="117"/>
                                    <w:jc w:val="right"/>
                                  </w:pPr>
                                  <w:r>
                                    <w:rPr>
                                      <w:w w:val="95"/>
                                    </w:rPr>
                                    <w:t>572</w:t>
                                  </w:r>
                                  <w:r>
                                    <w:rPr>
                                      <w:spacing w:val="17"/>
                                      <w:w w:val="95"/>
                                    </w:rPr>
                                    <w:t xml:space="preserve"> </w:t>
                                  </w:r>
                                  <w:r>
                                    <w:rPr>
                                      <w:w w:val="95"/>
                                    </w:rPr>
                                    <w:t>(34.4%)</w:t>
                                  </w:r>
                                </w:p>
                              </w:tc>
                              <w:tc>
                                <w:tcPr>
                                  <w:tcW w:w="1548" w:type="dxa"/>
                                </w:tcPr>
                                <w:p w14:paraId="207DB4B5" w14:textId="77777777" w:rsidR="00054221" w:rsidRDefault="00054221">
                                  <w:pPr>
                                    <w:pStyle w:val="TableParagraph"/>
                                    <w:spacing w:before="4" w:line="240" w:lineRule="auto"/>
                                    <w:jc w:val="left"/>
                                    <w:rPr>
                                      <w:sz w:val="24"/>
                                    </w:rPr>
                                  </w:pPr>
                                </w:p>
                                <w:p w14:paraId="118A5282" w14:textId="77777777" w:rsidR="00054221" w:rsidRDefault="00BD4E74">
                                  <w:pPr>
                                    <w:pStyle w:val="TableParagraph"/>
                                    <w:spacing w:before="0" w:line="226" w:lineRule="exact"/>
                                    <w:ind w:right="117"/>
                                    <w:jc w:val="right"/>
                                  </w:pPr>
                                  <w:r>
                                    <w:rPr>
                                      <w:w w:val="95"/>
                                    </w:rPr>
                                    <w:t>956</w:t>
                                  </w:r>
                                  <w:r>
                                    <w:rPr>
                                      <w:spacing w:val="5"/>
                                      <w:w w:val="95"/>
                                    </w:rPr>
                                    <w:t xml:space="preserve"> </w:t>
                                  </w:r>
                                  <w:r>
                                    <w:rPr>
                                      <w:w w:val="95"/>
                                    </w:rPr>
                                    <w:t>(40.3%)</w:t>
                                  </w:r>
                                </w:p>
                              </w:tc>
                              <w:tc>
                                <w:tcPr>
                                  <w:tcW w:w="1548" w:type="dxa"/>
                                </w:tcPr>
                                <w:p w14:paraId="028BF509" w14:textId="77777777" w:rsidR="00054221" w:rsidRDefault="00054221">
                                  <w:pPr>
                                    <w:pStyle w:val="TableParagraph"/>
                                    <w:spacing w:before="4" w:line="240" w:lineRule="auto"/>
                                    <w:jc w:val="left"/>
                                    <w:rPr>
                                      <w:sz w:val="24"/>
                                    </w:rPr>
                                  </w:pPr>
                                </w:p>
                                <w:p w14:paraId="4E440966" w14:textId="77777777" w:rsidR="00054221" w:rsidRDefault="00BD4E74">
                                  <w:pPr>
                                    <w:pStyle w:val="TableParagraph"/>
                                    <w:spacing w:before="0" w:line="226" w:lineRule="exact"/>
                                    <w:ind w:right="117"/>
                                    <w:jc w:val="right"/>
                                  </w:pPr>
                                  <w:r>
                                    <w:rPr>
                                      <w:w w:val="95"/>
                                    </w:rPr>
                                    <w:t>835</w:t>
                                  </w:r>
                                  <w:r>
                                    <w:rPr>
                                      <w:spacing w:val="16"/>
                                      <w:w w:val="95"/>
                                    </w:rPr>
                                    <w:t xml:space="preserve"> </w:t>
                                  </w:r>
                                  <w:r>
                                    <w:rPr>
                                      <w:w w:val="95"/>
                                    </w:rPr>
                                    <w:t>(40.1%)</w:t>
                                  </w:r>
                                </w:p>
                              </w:tc>
                              <w:tc>
                                <w:tcPr>
                                  <w:tcW w:w="1657" w:type="dxa"/>
                                </w:tcPr>
                                <w:p w14:paraId="23297190" w14:textId="77777777" w:rsidR="00054221" w:rsidRDefault="00054221">
                                  <w:pPr>
                                    <w:pStyle w:val="TableParagraph"/>
                                    <w:spacing w:before="4" w:line="240" w:lineRule="auto"/>
                                    <w:jc w:val="left"/>
                                    <w:rPr>
                                      <w:sz w:val="24"/>
                                    </w:rPr>
                                  </w:pPr>
                                </w:p>
                                <w:p w14:paraId="07F67430" w14:textId="77777777" w:rsidR="00054221" w:rsidRDefault="00BD4E74">
                                  <w:pPr>
                                    <w:pStyle w:val="TableParagraph"/>
                                    <w:spacing w:before="0" w:line="226" w:lineRule="exact"/>
                                    <w:ind w:left="201" w:right="91"/>
                                  </w:pPr>
                                  <w:r>
                                    <w:rPr>
                                      <w:w w:val="95"/>
                                    </w:rPr>
                                    <w:t>2,363</w:t>
                                  </w:r>
                                  <w:r>
                                    <w:rPr>
                                      <w:spacing w:val="4"/>
                                      <w:w w:val="95"/>
                                    </w:rPr>
                                    <w:t xml:space="preserve"> </w:t>
                                  </w:r>
                                  <w:r>
                                    <w:rPr>
                                      <w:w w:val="95"/>
                                    </w:rPr>
                                    <w:t>(38.6%)</w:t>
                                  </w:r>
                                </w:p>
                              </w:tc>
                            </w:tr>
                            <w:tr w:rsidR="00054221" w14:paraId="66189AEA" w14:textId="77777777">
                              <w:trPr>
                                <w:trHeight w:val="812"/>
                              </w:trPr>
                              <w:tc>
                                <w:tcPr>
                                  <w:tcW w:w="1918" w:type="dxa"/>
                                </w:tcPr>
                                <w:p w14:paraId="24CB91AA" w14:textId="77777777" w:rsidR="00054221" w:rsidRDefault="00BD4E74">
                                  <w:pPr>
                                    <w:pStyle w:val="TableParagraph"/>
                                    <w:spacing w:before="25" w:line="240" w:lineRule="auto"/>
                                    <w:ind w:left="337"/>
                                    <w:jc w:val="left"/>
                                  </w:pPr>
                                  <w:r>
                                    <w:t>Completed</w:t>
                                  </w:r>
                                </w:p>
                                <w:p w14:paraId="309FF881" w14:textId="77777777" w:rsidR="00054221" w:rsidRDefault="00054221">
                                  <w:pPr>
                                    <w:pStyle w:val="TableParagraph"/>
                                    <w:spacing w:before="8" w:line="240" w:lineRule="auto"/>
                                    <w:jc w:val="left"/>
                                    <w:rPr>
                                      <w:sz w:val="25"/>
                                    </w:rPr>
                                  </w:pPr>
                                </w:p>
                                <w:p w14:paraId="040D4D3A" w14:textId="77777777" w:rsidR="00054221" w:rsidRDefault="00BD4E74">
                                  <w:pPr>
                                    <w:pStyle w:val="TableParagraph"/>
                                    <w:spacing w:before="0" w:line="226" w:lineRule="exact"/>
                                    <w:ind w:left="337"/>
                                    <w:jc w:val="left"/>
                                  </w:pPr>
                                  <w:r>
                                    <w:t>Face-to-Face</w:t>
                                  </w:r>
                                </w:p>
                              </w:tc>
                              <w:tc>
                                <w:tcPr>
                                  <w:tcW w:w="1548" w:type="dxa"/>
                                </w:tcPr>
                                <w:p w14:paraId="0D584DD1" w14:textId="77777777" w:rsidR="00054221" w:rsidRDefault="00BD4E74">
                                  <w:pPr>
                                    <w:pStyle w:val="TableParagraph"/>
                                    <w:spacing w:before="25" w:line="240" w:lineRule="auto"/>
                                    <w:ind w:left="119"/>
                                    <w:jc w:val="left"/>
                                  </w:pPr>
                                  <w:r>
                                    <w:rPr>
                                      <w:w w:val="95"/>
                                    </w:rPr>
                                    <w:t>1,093</w:t>
                                  </w:r>
                                  <w:r>
                                    <w:rPr>
                                      <w:spacing w:val="12"/>
                                      <w:w w:val="95"/>
                                    </w:rPr>
                                    <w:t xml:space="preserve"> </w:t>
                                  </w:r>
                                  <w:r>
                                    <w:rPr>
                                      <w:w w:val="95"/>
                                    </w:rPr>
                                    <w:t>(65.6%)</w:t>
                                  </w:r>
                                </w:p>
                                <w:p w14:paraId="0FADF0B1" w14:textId="77777777" w:rsidR="00054221" w:rsidRDefault="00054221">
                                  <w:pPr>
                                    <w:pStyle w:val="TableParagraph"/>
                                    <w:spacing w:before="8" w:line="240" w:lineRule="auto"/>
                                    <w:jc w:val="left"/>
                                    <w:rPr>
                                      <w:sz w:val="25"/>
                                    </w:rPr>
                                  </w:pPr>
                                </w:p>
                                <w:p w14:paraId="1EF77EC2" w14:textId="77777777" w:rsidR="00054221" w:rsidRDefault="00BD4E74">
                                  <w:pPr>
                                    <w:pStyle w:val="TableParagraph"/>
                                    <w:spacing w:before="0" w:line="226" w:lineRule="exact"/>
                                    <w:ind w:left="288"/>
                                    <w:jc w:val="left"/>
                                  </w:pPr>
                                  <w:r>
                                    <w:rPr>
                                      <w:w w:val="95"/>
                                    </w:rPr>
                                    <w:t>610</w:t>
                                  </w:r>
                                  <w:r>
                                    <w:rPr>
                                      <w:spacing w:val="15"/>
                                      <w:w w:val="95"/>
                                    </w:rPr>
                                    <w:t xml:space="preserve"> </w:t>
                                  </w:r>
                                  <w:r>
                                    <w:rPr>
                                      <w:w w:val="95"/>
                                    </w:rPr>
                                    <w:t>(55.8%)</w:t>
                                  </w:r>
                                </w:p>
                              </w:tc>
                              <w:tc>
                                <w:tcPr>
                                  <w:tcW w:w="1548" w:type="dxa"/>
                                </w:tcPr>
                                <w:p w14:paraId="17C6A4C2" w14:textId="77777777" w:rsidR="00054221" w:rsidRDefault="00BD4E74">
                                  <w:pPr>
                                    <w:pStyle w:val="TableParagraph"/>
                                    <w:spacing w:before="25" w:line="240" w:lineRule="auto"/>
                                    <w:ind w:left="119"/>
                                    <w:jc w:val="left"/>
                                  </w:pPr>
                                  <w:r>
                                    <w:t>1,416</w:t>
                                  </w:r>
                                  <w:r>
                                    <w:rPr>
                                      <w:spacing w:val="-5"/>
                                    </w:rPr>
                                    <w:t xml:space="preserve"> </w:t>
                                  </w:r>
                                  <w:r>
                                    <w:t>(59.7%)</w:t>
                                  </w:r>
                                </w:p>
                                <w:p w14:paraId="3AAB5682" w14:textId="77777777" w:rsidR="00054221" w:rsidRDefault="00054221">
                                  <w:pPr>
                                    <w:pStyle w:val="TableParagraph"/>
                                    <w:spacing w:before="8" w:line="240" w:lineRule="auto"/>
                                    <w:jc w:val="left"/>
                                    <w:rPr>
                                      <w:sz w:val="25"/>
                                    </w:rPr>
                                  </w:pPr>
                                </w:p>
                                <w:p w14:paraId="5A227D43" w14:textId="77777777" w:rsidR="00054221" w:rsidRDefault="00BD4E74">
                                  <w:pPr>
                                    <w:pStyle w:val="TableParagraph"/>
                                    <w:spacing w:before="0" w:line="226" w:lineRule="exact"/>
                                    <w:ind w:left="288"/>
                                    <w:jc w:val="left"/>
                                  </w:pPr>
                                  <w:r>
                                    <w:rPr>
                                      <w:w w:val="95"/>
                                    </w:rPr>
                                    <w:t>760</w:t>
                                  </w:r>
                                  <w:r>
                                    <w:rPr>
                                      <w:spacing w:val="15"/>
                                      <w:w w:val="95"/>
                                    </w:rPr>
                                    <w:t xml:space="preserve"> </w:t>
                                  </w:r>
                                  <w:r>
                                    <w:rPr>
                                      <w:w w:val="95"/>
                                    </w:rPr>
                                    <w:t>(53.7%)</w:t>
                                  </w:r>
                                </w:p>
                              </w:tc>
                              <w:tc>
                                <w:tcPr>
                                  <w:tcW w:w="1548" w:type="dxa"/>
                                </w:tcPr>
                                <w:p w14:paraId="782C4A7A" w14:textId="77777777" w:rsidR="00054221" w:rsidRDefault="00BD4E74">
                                  <w:pPr>
                                    <w:pStyle w:val="TableParagraph"/>
                                    <w:spacing w:before="25" w:line="240" w:lineRule="auto"/>
                                    <w:ind w:left="119"/>
                                    <w:jc w:val="left"/>
                                  </w:pPr>
                                  <w:r>
                                    <w:rPr>
                                      <w:w w:val="95"/>
                                    </w:rPr>
                                    <w:t>1,245</w:t>
                                  </w:r>
                                  <w:r>
                                    <w:rPr>
                                      <w:spacing w:val="28"/>
                                      <w:w w:val="95"/>
                                    </w:rPr>
                                    <w:t xml:space="preserve"> </w:t>
                                  </w:r>
                                  <w:r>
                                    <w:rPr>
                                      <w:w w:val="95"/>
                                    </w:rPr>
                                    <w:t>(59.9%)</w:t>
                                  </w:r>
                                </w:p>
                                <w:p w14:paraId="5632340A" w14:textId="77777777" w:rsidR="00054221" w:rsidRDefault="00054221">
                                  <w:pPr>
                                    <w:pStyle w:val="TableParagraph"/>
                                    <w:spacing w:before="8" w:line="240" w:lineRule="auto"/>
                                    <w:jc w:val="left"/>
                                    <w:rPr>
                                      <w:sz w:val="25"/>
                                    </w:rPr>
                                  </w:pPr>
                                </w:p>
                                <w:p w14:paraId="5F033813" w14:textId="77777777" w:rsidR="00054221" w:rsidRDefault="00BD4E74">
                                  <w:pPr>
                                    <w:pStyle w:val="TableParagraph"/>
                                    <w:spacing w:before="0" w:line="226" w:lineRule="exact"/>
                                    <w:ind w:left="288"/>
                                    <w:jc w:val="left"/>
                                  </w:pPr>
                                  <w:r>
                                    <w:rPr>
                                      <w:w w:val="95"/>
                                    </w:rPr>
                                    <w:t>969</w:t>
                                  </w:r>
                                  <w:r>
                                    <w:rPr>
                                      <w:spacing w:val="8"/>
                                      <w:w w:val="95"/>
                                    </w:rPr>
                                    <w:t xml:space="preserve"> </w:t>
                                  </w:r>
                                  <w:r>
                                    <w:rPr>
                                      <w:w w:val="95"/>
                                    </w:rPr>
                                    <w:t>(77.8%)</w:t>
                                  </w:r>
                                </w:p>
                              </w:tc>
                              <w:tc>
                                <w:tcPr>
                                  <w:tcW w:w="1657" w:type="dxa"/>
                                </w:tcPr>
                                <w:p w14:paraId="198B25F1" w14:textId="77777777" w:rsidR="00054221" w:rsidRDefault="00BD4E74">
                                  <w:pPr>
                                    <w:pStyle w:val="TableParagraph"/>
                                    <w:spacing w:before="25" w:line="240" w:lineRule="auto"/>
                                    <w:ind w:left="229"/>
                                    <w:jc w:val="left"/>
                                  </w:pPr>
                                  <w:r>
                                    <w:rPr>
                                      <w:w w:val="95"/>
                                    </w:rPr>
                                    <w:t>3,754</w:t>
                                  </w:r>
                                  <w:r>
                                    <w:rPr>
                                      <w:spacing w:val="35"/>
                                      <w:w w:val="95"/>
                                    </w:rPr>
                                    <w:t xml:space="preserve"> </w:t>
                                  </w:r>
                                  <w:r>
                                    <w:rPr>
                                      <w:w w:val="95"/>
                                    </w:rPr>
                                    <w:t>(61.4%)</w:t>
                                  </w:r>
                                </w:p>
                                <w:p w14:paraId="0A3B5DC1" w14:textId="77777777" w:rsidR="00054221" w:rsidRDefault="00054221">
                                  <w:pPr>
                                    <w:pStyle w:val="TableParagraph"/>
                                    <w:spacing w:before="8" w:line="240" w:lineRule="auto"/>
                                    <w:jc w:val="left"/>
                                    <w:rPr>
                                      <w:sz w:val="25"/>
                                    </w:rPr>
                                  </w:pPr>
                                </w:p>
                                <w:p w14:paraId="2288685E" w14:textId="77777777" w:rsidR="00054221" w:rsidRDefault="00BD4E74">
                                  <w:pPr>
                                    <w:pStyle w:val="TableParagraph"/>
                                    <w:spacing w:before="0" w:line="226" w:lineRule="exact"/>
                                    <w:ind w:left="228"/>
                                    <w:jc w:val="left"/>
                                  </w:pPr>
                                  <w:r>
                                    <w:rPr>
                                      <w:spacing w:val="-1"/>
                                      <w:w w:val="95"/>
                                    </w:rPr>
                                    <w:t xml:space="preserve">2,339 </w:t>
                                  </w:r>
                                  <w:r>
                                    <w:rPr>
                                      <w:w w:val="95"/>
                                    </w:rPr>
                                    <w:t>(62.3%)</w:t>
                                  </w:r>
                                </w:p>
                              </w:tc>
                            </w:tr>
                            <w:tr w:rsidR="00054221" w14:paraId="60B85406" w14:textId="77777777">
                              <w:trPr>
                                <w:trHeight w:val="307"/>
                              </w:trPr>
                              <w:tc>
                                <w:tcPr>
                                  <w:tcW w:w="1918" w:type="dxa"/>
                                  <w:tcBorders>
                                    <w:bottom w:val="single" w:sz="4" w:space="0" w:color="000000"/>
                                  </w:tcBorders>
                                </w:tcPr>
                                <w:p w14:paraId="58FBE8C2" w14:textId="77777777" w:rsidR="00054221" w:rsidRDefault="00BD4E74">
                                  <w:pPr>
                                    <w:pStyle w:val="TableParagraph"/>
                                    <w:spacing w:before="25" w:line="240" w:lineRule="auto"/>
                                    <w:ind w:left="337"/>
                                    <w:jc w:val="left"/>
                                  </w:pPr>
                                  <w:r>
                                    <w:t>Remote</w:t>
                                  </w:r>
                                </w:p>
                              </w:tc>
                              <w:tc>
                                <w:tcPr>
                                  <w:tcW w:w="1548" w:type="dxa"/>
                                  <w:tcBorders>
                                    <w:bottom w:val="single" w:sz="4" w:space="0" w:color="000000"/>
                                  </w:tcBorders>
                                </w:tcPr>
                                <w:p w14:paraId="531D4DF1" w14:textId="77777777" w:rsidR="00054221" w:rsidRDefault="00BD4E74">
                                  <w:pPr>
                                    <w:pStyle w:val="TableParagraph"/>
                                    <w:spacing w:before="25" w:line="240" w:lineRule="auto"/>
                                    <w:ind w:right="117"/>
                                    <w:jc w:val="right"/>
                                  </w:pPr>
                                  <w:r>
                                    <w:rPr>
                                      <w:w w:val="95"/>
                                    </w:rPr>
                                    <w:t>483</w:t>
                                  </w:r>
                                  <w:r>
                                    <w:rPr>
                                      <w:spacing w:val="4"/>
                                      <w:w w:val="95"/>
                                    </w:rPr>
                                    <w:t xml:space="preserve"> </w:t>
                                  </w:r>
                                  <w:r>
                                    <w:rPr>
                                      <w:w w:val="95"/>
                                    </w:rPr>
                                    <w:t>(44.2%)</w:t>
                                  </w:r>
                                </w:p>
                              </w:tc>
                              <w:tc>
                                <w:tcPr>
                                  <w:tcW w:w="1548" w:type="dxa"/>
                                  <w:tcBorders>
                                    <w:bottom w:val="single" w:sz="4" w:space="0" w:color="000000"/>
                                  </w:tcBorders>
                                </w:tcPr>
                                <w:p w14:paraId="2643ECDF" w14:textId="77777777" w:rsidR="00054221" w:rsidRDefault="00BD4E74">
                                  <w:pPr>
                                    <w:pStyle w:val="TableParagraph"/>
                                    <w:spacing w:before="25" w:line="240" w:lineRule="auto"/>
                                    <w:ind w:right="117"/>
                                    <w:jc w:val="right"/>
                                  </w:pPr>
                                  <w:r>
                                    <w:rPr>
                                      <w:w w:val="95"/>
                                    </w:rPr>
                                    <w:t>656</w:t>
                                  </w:r>
                                  <w:r>
                                    <w:rPr>
                                      <w:spacing w:val="10"/>
                                      <w:w w:val="95"/>
                                    </w:rPr>
                                    <w:t xml:space="preserve"> </w:t>
                                  </w:r>
                                  <w:r>
                                    <w:rPr>
                                      <w:w w:val="95"/>
                                    </w:rPr>
                                    <w:t>(46.3%)</w:t>
                                  </w:r>
                                </w:p>
                              </w:tc>
                              <w:tc>
                                <w:tcPr>
                                  <w:tcW w:w="1548" w:type="dxa"/>
                                  <w:tcBorders>
                                    <w:bottom w:val="single" w:sz="4" w:space="0" w:color="000000"/>
                                  </w:tcBorders>
                                </w:tcPr>
                                <w:p w14:paraId="16E2E415" w14:textId="77777777" w:rsidR="00054221" w:rsidRDefault="00BD4E74">
                                  <w:pPr>
                                    <w:pStyle w:val="TableParagraph"/>
                                    <w:spacing w:before="25" w:line="240" w:lineRule="auto"/>
                                    <w:ind w:right="117"/>
                                    <w:jc w:val="right"/>
                                  </w:pPr>
                                  <w:r>
                                    <w:rPr>
                                      <w:w w:val="95"/>
                                    </w:rPr>
                                    <w:t>276</w:t>
                                  </w:r>
                                  <w:r>
                                    <w:rPr>
                                      <w:spacing w:val="14"/>
                                      <w:w w:val="95"/>
                                    </w:rPr>
                                    <w:t xml:space="preserve"> </w:t>
                                  </w:r>
                                  <w:r>
                                    <w:rPr>
                                      <w:w w:val="95"/>
                                    </w:rPr>
                                    <w:t>(22.2%)</w:t>
                                  </w:r>
                                </w:p>
                              </w:tc>
                              <w:tc>
                                <w:tcPr>
                                  <w:tcW w:w="1657" w:type="dxa"/>
                                  <w:tcBorders>
                                    <w:bottom w:val="single" w:sz="4" w:space="0" w:color="000000"/>
                                  </w:tcBorders>
                                </w:tcPr>
                                <w:p w14:paraId="1954AE88" w14:textId="77777777" w:rsidR="00054221" w:rsidRDefault="00BD4E74">
                                  <w:pPr>
                                    <w:pStyle w:val="TableParagraph"/>
                                    <w:spacing w:before="25" w:line="240" w:lineRule="auto"/>
                                    <w:ind w:left="200" w:right="91"/>
                                  </w:pPr>
                                  <w:r>
                                    <w:t>1,415</w:t>
                                  </w:r>
                                  <w:r>
                                    <w:rPr>
                                      <w:spacing w:val="16"/>
                                    </w:rPr>
                                    <w:t xml:space="preserve"> </w:t>
                                  </w:r>
                                  <w:r>
                                    <w:t>(37.7%)</w:t>
                                  </w:r>
                                </w:p>
                              </w:tc>
                            </w:tr>
                          </w:tbl>
                          <w:p w14:paraId="1A7C4200" w14:textId="77777777" w:rsidR="00054221" w:rsidRDefault="00054221">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5B1916" id="_x0000_t202" coordsize="21600,21600" o:spt="202" path="m,l,21600r21600,l21600,xe">
                <v:stroke joinstyle="miter"/>
                <v:path gradientshapeok="t" o:connecttype="rect"/>
              </v:shapetype>
              <v:shape id="Text Box 61" o:spid="_x0000_s1026" type="#_x0000_t202" style="position:absolute;left:0;text-align:left;margin-left:100.5pt;margin-top:42.1pt;width:411pt;height:111.8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918"/>
                        <w:gridCol w:w="1548"/>
                        <w:gridCol w:w="1548"/>
                        <w:gridCol w:w="1548"/>
                        <w:gridCol w:w="1657"/>
                      </w:tblGrid>
                      <w:tr w:rsidR="00054221" w14:paraId="463D8457" w14:textId="77777777">
                        <w:trPr>
                          <w:trHeight w:val="290"/>
                        </w:trPr>
                        <w:tc>
                          <w:tcPr>
                            <w:tcW w:w="3466" w:type="dxa"/>
                            <w:gridSpan w:val="2"/>
                          </w:tcPr>
                          <w:p w14:paraId="4B4777B6" w14:textId="77777777" w:rsidR="00054221" w:rsidRDefault="00BD4E74">
                            <w:pPr>
                              <w:pStyle w:val="TableParagraph"/>
                              <w:spacing w:before="44" w:line="226" w:lineRule="exact"/>
                              <w:ind w:left="2234"/>
                              <w:jc w:val="left"/>
                            </w:pPr>
                            <w:r>
                              <w:t>Myanmar</w:t>
                            </w:r>
                          </w:p>
                        </w:tc>
                        <w:tc>
                          <w:tcPr>
                            <w:tcW w:w="1548" w:type="dxa"/>
                          </w:tcPr>
                          <w:p w14:paraId="0FC8648D" w14:textId="77777777" w:rsidR="00054221" w:rsidRDefault="00BD4E74">
                            <w:pPr>
                              <w:pStyle w:val="TableParagraph"/>
                              <w:spacing w:before="44" w:line="226" w:lineRule="exact"/>
                              <w:ind w:left="378"/>
                              <w:jc w:val="left"/>
                            </w:pPr>
                            <w:r>
                              <w:t>Ecuador</w:t>
                            </w:r>
                          </w:p>
                        </w:tc>
                        <w:tc>
                          <w:tcPr>
                            <w:tcW w:w="1548" w:type="dxa"/>
                          </w:tcPr>
                          <w:p w14:paraId="15C62A20" w14:textId="77777777" w:rsidR="00054221" w:rsidRDefault="00BD4E74">
                            <w:pPr>
                              <w:pStyle w:val="TableParagraph"/>
                              <w:spacing w:before="44" w:line="226" w:lineRule="exact"/>
                              <w:ind w:left="510" w:right="510"/>
                            </w:pPr>
                            <w:r>
                              <w:rPr>
                                <w:w w:val="110"/>
                              </w:rPr>
                              <w:t>CAR</w:t>
                            </w:r>
                          </w:p>
                        </w:tc>
                        <w:tc>
                          <w:tcPr>
                            <w:tcW w:w="1657" w:type="dxa"/>
                          </w:tcPr>
                          <w:p w14:paraId="6E4ACA3D" w14:textId="77777777" w:rsidR="00054221" w:rsidRDefault="00BD4E74">
                            <w:pPr>
                              <w:pStyle w:val="TableParagraph"/>
                              <w:spacing w:before="44" w:line="226" w:lineRule="exact"/>
                              <w:ind w:left="91" w:right="91"/>
                            </w:pPr>
                            <w:r>
                              <w:t>Total</w:t>
                            </w:r>
                          </w:p>
                        </w:tc>
                      </w:tr>
                      <w:tr w:rsidR="00054221" w14:paraId="606A96A0" w14:textId="77777777">
                        <w:trPr>
                          <w:trHeight w:val="290"/>
                        </w:trPr>
                        <w:tc>
                          <w:tcPr>
                            <w:tcW w:w="3466" w:type="dxa"/>
                            <w:gridSpan w:val="2"/>
                          </w:tcPr>
                          <w:p w14:paraId="410AD2F3" w14:textId="77777777" w:rsidR="00054221" w:rsidRDefault="00BD4E74">
                            <w:pPr>
                              <w:pStyle w:val="TableParagraph"/>
                              <w:tabs>
                                <w:tab w:val="left" w:pos="2037"/>
                              </w:tabs>
                              <w:spacing w:before="25" w:line="245" w:lineRule="exact"/>
                              <w:ind w:left="119"/>
                              <w:jc w:val="left"/>
                            </w:pPr>
                            <w:r>
                              <w:t>N</w:t>
                            </w:r>
                            <w:r>
                              <w:tab/>
                              <w:t>1,665</w:t>
                            </w:r>
                            <w:r>
                              <w:rPr>
                                <w:spacing w:val="-6"/>
                              </w:rPr>
                              <w:t xml:space="preserve"> </w:t>
                            </w:r>
                            <w:r>
                              <w:t>(27.2%)</w:t>
                            </w:r>
                          </w:p>
                        </w:tc>
                        <w:tc>
                          <w:tcPr>
                            <w:tcW w:w="1548" w:type="dxa"/>
                          </w:tcPr>
                          <w:p w14:paraId="574B89D8" w14:textId="77777777" w:rsidR="00054221" w:rsidRDefault="00BD4E74">
                            <w:pPr>
                              <w:pStyle w:val="TableParagraph"/>
                              <w:spacing w:before="25" w:line="245" w:lineRule="exact"/>
                              <w:ind w:right="117"/>
                              <w:jc w:val="right"/>
                            </w:pPr>
                            <w:r>
                              <w:rPr>
                                <w:w w:val="95"/>
                              </w:rPr>
                              <w:t>2,372</w:t>
                            </w:r>
                            <w:r>
                              <w:rPr>
                                <w:spacing w:val="6"/>
                                <w:w w:val="95"/>
                              </w:rPr>
                              <w:t xml:space="preserve"> </w:t>
                            </w:r>
                            <w:r>
                              <w:rPr>
                                <w:w w:val="95"/>
                              </w:rPr>
                              <w:t>(38.8%)</w:t>
                            </w:r>
                          </w:p>
                        </w:tc>
                        <w:tc>
                          <w:tcPr>
                            <w:tcW w:w="1548" w:type="dxa"/>
                          </w:tcPr>
                          <w:p w14:paraId="07F40DF2" w14:textId="77777777" w:rsidR="00054221" w:rsidRDefault="00BD4E74">
                            <w:pPr>
                              <w:pStyle w:val="TableParagraph"/>
                              <w:spacing w:before="25" w:line="245" w:lineRule="exact"/>
                              <w:ind w:right="117"/>
                              <w:jc w:val="right"/>
                            </w:pPr>
                            <w:r>
                              <w:rPr>
                                <w:w w:val="90"/>
                              </w:rPr>
                              <w:t>2,080</w:t>
                            </w:r>
                            <w:r>
                              <w:rPr>
                                <w:spacing w:val="23"/>
                                <w:w w:val="90"/>
                              </w:rPr>
                              <w:t xml:space="preserve"> </w:t>
                            </w:r>
                            <w:r>
                              <w:rPr>
                                <w:w w:val="90"/>
                              </w:rPr>
                              <w:t>(34.0%)</w:t>
                            </w:r>
                          </w:p>
                        </w:tc>
                        <w:tc>
                          <w:tcPr>
                            <w:tcW w:w="1657" w:type="dxa"/>
                          </w:tcPr>
                          <w:p w14:paraId="38C7B4A9" w14:textId="77777777" w:rsidR="00054221" w:rsidRDefault="00BD4E74">
                            <w:pPr>
                              <w:pStyle w:val="TableParagraph"/>
                              <w:spacing w:before="25" w:line="245" w:lineRule="exact"/>
                              <w:ind w:left="91" w:right="91"/>
                            </w:pPr>
                            <w:r>
                              <w:t>6,117</w:t>
                            </w:r>
                            <w:r>
                              <w:rPr>
                                <w:spacing w:val="-6"/>
                              </w:rPr>
                              <w:t xml:space="preserve"> </w:t>
                            </w:r>
                            <w:r>
                              <w:t>(100.0%)</w:t>
                            </w:r>
                          </w:p>
                        </w:tc>
                      </w:tr>
                      <w:tr w:rsidR="00054221" w14:paraId="14D404DF" w14:textId="77777777">
                        <w:trPr>
                          <w:trHeight w:val="522"/>
                        </w:trPr>
                        <w:tc>
                          <w:tcPr>
                            <w:tcW w:w="1918" w:type="dxa"/>
                          </w:tcPr>
                          <w:p w14:paraId="74217328" w14:textId="77777777" w:rsidR="00054221" w:rsidRDefault="00BD4E74">
                            <w:pPr>
                              <w:pStyle w:val="TableParagraph"/>
                              <w:spacing w:before="6" w:line="240" w:lineRule="auto"/>
                              <w:ind w:left="119"/>
                              <w:jc w:val="left"/>
                            </w:pPr>
                            <w:r>
                              <w:rPr>
                                <w:spacing w:val="-1"/>
                              </w:rPr>
                              <w:t>Survey</w:t>
                            </w:r>
                            <w:r>
                              <w:rPr>
                                <w:spacing w:val="-5"/>
                              </w:rPr>
                              <w:t xml:space="preserve"> </w:t>
                            </w:r>
                            <w:r>
                              <w:rPr>
                                <w:spacing w:val="-1"/>
                              </w:rPr>
                              <w:t>Progress</w:t>
                            </w:r>
                          </w:p>
                          <w:p w14:paraId="424BA91C" w14:textId="77777777" w:rsidR="00054221" w:rsidRDefault="00BD4E74">
                            <w:pPr>
                              <w:pStyle w:val="TableParagraph"/>
                              <w:spacing w:before="21" w:line="226" w:lineRule="exact"/>
                              <w:ind w:left="337"/>
                              <w:jc w:val="left"/>
                            </w:pPr>
                            <w:r>
                              <w:t>Not</w:t>
                            </w:r>
                            <w:r>
                              <w:rPr>
                                <w:spacing w:val="2"/>
                              </w:rPr>
                              <w:t xml:space="preserve"> </w:t>
                            </w:r>
                            <w:r>
                              <w:t>Completed</w:t>
                            </w:r>
                          </w:p>
                        </w:tc>
                        <w:tc>
                          <w:tcPr>
                            <w:tcW w:w="1548" w:type="dxa"/>
                          </w:tcPr>
                          <w:p w14:paraId="6BA38072" w14:textId="77777777" w:rsidR="00054221" w:rsidRDefault="00054221">
                            <w:pPr>
                              <w:pStyle w:val="TableParagraph"/>
                              <w:spacing w:before="4" w:line="240" w:lineRule="auto"/>
                              <w:jc w:val="left"/>
                              <w:rPr>
                                <w:sz w:val="24"/>
                              </w:rPr>
                            </w:pPr>
                          </w:p>
                          <w:p w14:paraId="7A83771E" w14:textId="77777777" w:rsidR="00054221" w:rsidRDefault="00BD4E74">
                            <w:pPr>
                              <w:pStyle w:val="TableParagraph"/>
                              <w:spacing w:before="0" w:line="226" w:lineRule="exact"/>
                              <w:ind w:right="117"/>
                              <w:jc w:val="right"/>
                            </w:pPr>
                            <w:r>
                              <w:rPr>
                                <w:w w:val="95"/>
                              </w:rPr>
                              <w:t>572</w:t>
                            </w:r>
                            <w:r>
                              <w:rPr>
                                <w:spacing w:val="17"/>
                                <w:w w:val="95"/>
                              </w:rPr>
                              <w:t xml:space="preserve"> </w:t>
                            </w:r>
                            <w:r>
                              <w:rPr>
                                <w:w w:val="95"/>
                              </w:rPr>
                              <w:t>(34.4%)</w:t>
                            </w:r>
                          </w:p>
                        </w:tc>
                        <w:tc>
                          <w:tcPr>
                            <w:tcW w:w="1548" w:type="dxa"/>
                          </w:tcPr>
                          <w:p w14:paraId="207DB4B5" w14:textId="77777777" w:rsidR="00054221" w:rsidRDefault="00054221">
                            <w:pPr>
                              <w:pStyle w:val="TableParagraph"/>
                              <w:spacing w:before="4" w:line="240" w:lineRule="auto"/>
                              <w:jc w:val="left"/>
                              <w:rPr>
                                <w:sz w:val="24"/>
                              </w:rPr>
                            </w:pPr>
                          </w:p>
                          <w:p w14:paraId="118A5282" w14:textId="77777777" w:rsidR="00054221" w:rsidRDefault="00BD4E74">
                            <w:pPr>
                              <w:pStyle w:val="TableParagraph"/>
                              <w:spacing w:before="0" w:line="226" w:lineRule="exact"/>
                              <w:ind w:right="117"/>
                              <w:jc w:val="right"/>
                            </w:pPr>
                            <w:r>
                              <w:rPr>
                                <w:w w:val="95"/>
                              </w:rPr>
                              <w:t>956</w:t>
                            </w:r>
                            <w:r>
                              <w:rPr>
                                <w:spacing w:val="5"/>
                                <w:w w:val="95"/>
                              </w:rPr>
                              <w:t xml:space="preserve"> </w:t>
                            </w:r>
                            <w:r>
                              <w:rPr>
                                <w:w w:val="95"/>
                              </w:rPr>
                              <w:t>(40.3%)</w:t>
                            </w:r>
                          </w:p>
                        </w:tc>
                        <w:tc>
                          <w:tcPr>
                            <w:tcW w:w="1548" w:type="dxa"/>
                          </w:tcPr>
                          <w:p w14:paraId="028BF509" w14:textId="77777777" w:rsidR="00054221" w:rsidRDefault="00054221">
                            <w:pPr>
                              <w:pStyle w:val="TableParagraph"/>
                              <w:spacing w:before="4" w:line="240" w:lineRule="auto"/>
                              <w:jc w:val="left"/>
                              <w:rPr>
                                <w:sz w:val="24"/>
                              </w:rPr>
                            </w:pPr>
                          </w:p>
                          <w:p w14:paraId="4E440966" w14:textId="77777777" w:rsidR="00054221" w:rsidRDefault="00BD4E74">
                            <w:pPr>
                              <w:pStyle w:val="TableParagraph"/>
                              <w:spacing w:before="0" w:line="226" w:lineRule="exact"/>
                              <w:ind w:right="117"/>
                              <w:jc w:val="right"/>
                            </w:pPr>
                            <w:r>
                              <w:rPr>
                                <w:w w:val="95"/>
                              </w:rPr>
                              <w:t>835</w:t>
                            </w:r>
                            <w:r>
                              <w:rPr>
                                <w:spacing w:val="16"/>
                                <w:w w:val="95"/>
                              </w:rPr>
                              <w:t xml:space="preserve"> </w:t>
                            </w:r>
                            <w:r>
                              <w:rPr>
                                <w:w w:val="95"/>
                              </w:rPr>
                              <w:t>(40.1%)</w:t>
                            </w:r>
                          </w:p>
                        </w:tc>
                        <w:tc>
                          <w:tcPr>
                            <w:tcW w:w="1657" w:type="dxa"/>
                          </w:tcPr>
                          <w:p w14:paraId="23297190" w14:textId="77777777" w:rsidR="00054221" w:rsidRDefault="00054221">
                            <w:pPr>
                              <w:pStyle w:val="TableParagraph"/>
                              <w:spacing w:before="4" w:line="240" w:lineRule="auto"/>
                              <w:jc w:val="left"/>
                              <w:rPr>
                                <w:sz w:val="24"/>
                              </w:rPr>
                            </w:pPr>
                          </w:p>
                          <w:p w14:paraId="07F67430" w14:textId="77777777" w:rsidR="00054221" w:rsidRDefault="00BD4E74">
                            <w:pPr>
                              <w:pStyle w:val="TableParagraph"/>
                              <w:spacing w:before="0" w:line="226" w:lineRule="exact"/>
                              <w:ind w:left="201" w:right="91"/>
                            </w:pPr>
                            <w:r>
                              <w:rPr>
                                <w:w w:val="95"/>
                              </w:rPr>
                              <w:t>2,363</w:t>
                            </w:r>
                            <w:r>
                              <w:rPr>
                                <w:spacing w:val="4"/>
                                <w:w w:val="95"/>
                              </w:rPr>
                              <w:t xml:space="preserve"> </w:t>
                            </w:r>
                            <w:r>
                              <w:rPr>
                                <w:w w:val="95"/>
                              </w:rPr>
                              <w:t>(38.6%)</w:t>
                            </w:r>
                          </w:p>
                        </w:tc>
                      </w:tr>
                      <w:tr w:rsidR="00054221" w14:paraId="66189AEA" w14:textId="77777777">
                        <w:trPr>
                          <w:trHeight w:val="812"/>
                        </w:trPr>
                        <w:tc>
                          <w:tcPr>
                            <w:tcW w:w="1918" w:type="dxa"/>
                          </w:tcPr>
                          <w:p w14:paraId="24CB91AA" w14:textId="77777777" w:rsidR="00054221" w:rsidRDefault="00BD4E74">
                            <w:pPr>
                              <w:pStyle w:val="TableParagraph"/>
                              <w:spacing w:before="25" w:line="240" w:lineRule="auto"/>
                              <w:ind w:left="337"/>
                              <w:jc w:val="left"/>
                            </w:pPr>
                            <w:r>
                              <w:t>Completed</w:t>
                            </w:r>
                          </w:p>
                          <w:p w14:paraId="309FF881" w14:textId="77777777" w:rsidR="00054221" w:rsidRDefault="00054221">
                            <w:pPr>
                              <w:pStyle w:val="TableParagraph"/>
                              <w:spacing w:before="8" w:line="240" w:lineRule="auto"/>
                              <w:jc w:val="left"/>
                              <w:rPr>
                                <w:sz w:val="25"/>
                              </w:rPr>
                            </w:pPr>
                          </w:p>
                          <w:p w14:paraId="040D4D3A" w14:textId="77777777" w:rsidR="00054221" w:rsidRDefault="00BD4E74">
                            <w:pPr>
                              <w:pStyle w:val="TableParagraph"/>
                              <w:spacing w:before="0" w:line="226" w:lineRule="exact"/>
                              <w:ind w:left="337"/>
                              <w:jc w:val="left"/>
                            </w:pPr>
                            <w:r>
                              <w:t>Face-to-Face</w:t>
                            </w:r>
                          </w:p>
                        </w:tc>
                        <w:tc>
                          <w:tcPr>
                            <w:tcW w:w="1548" w:type="dxa"/>
                          </w:tcPr>
                          <w:p w14:paraId="0D584DD1" w14:textId="77777777" w:rsidR="00054221" w:rsidRDefault="00BD4E74">
                            <w:pPr>
                              <w:pStyle w:val="TableParagraph"/>
                              <w:spacing w:before="25" w:line="240" w:lineRule="auto"/>
                              <w:ind w:left="119"/>
                              <w:jc w:val="left"/>
                            </w:pPr>
                            <w:r>
                              <w:rPr>
                                <w:w w:val="95"/>
                              </w:rPr>
                              <w:t>1,093</w:t>
                            </w:r>
                            <w:r>
                              <w:rPr>
                                <w:spacing w:val="12"/>
                                <w:w w:val="95"/>
                              </w:rPr>
                              <w:t xml:space="preserve"> </w:t>
                            </w:r>
                            <w:r>
                              <w:rPr>
                                <w:w w:val="95"/>
                              </w:rPr>
                              <w:t>(65.6%)</w:t>
                            </w:r>
                          </w:p>
                          <w:p w14:paraId="0FADF0B1" w14:textId="77777777" w:rsidR="00054221" w:rsidRDefault="00054221">
                            <w:pPr>
                              <w:pStyle w:val="TableParagraph"/>
                              <w:spacing w:before="8" w:line="240" w:lineRule="auto"/>
                              <w:jc w:val="left"/>
                              <w:rPr>
                                <w:sz w:val="25"/>
                              </w:rPr>
                            </w:pPr>
                          </w:p>
                          <w:p w14:paraId="1EF77EC2" w14:textId="77777777" w:rsidR="00054221" w:rsidRDefault="00BD4E74">
                            <w:pPr>
                              <w:pStyle w:val="TableParagraph"/>
                              <w:spacing w:before="0" w:line="226" w:lineRule="exact"/>
                              <w:ind w:left="288"/>
                              <w:jc w:val="left"/>
                            </w:pPr>
                            <w:r>
                              <w:rPr>
                                <w:w w:val="95"/>
                              </w:rPr>
                              <w:t>610</w:t>
                            </w:r>
                            <w:r>
                              <w:rPr>
                                <w:spacing w:val="15"/>
                                <w:w w:val="95"/>
                              </w:rPr>
                              <w:t xml:space="preserve"> </w:t>
                            </w:r>
                            <w:r>
                              <w:rPr>
                                <w:w w:val="95"/>
                              </w:rPr>
                              <w:t>(55.8%)</w:t>
                            </w:r>
                          </w:p>
                        </w:tc>
                        <w:tc>
                          <w:tcPr>
                            <w:tcW w:w="1548" w:type="dxa"/>
                          </w:tcPr>
                          <w:p w14:paraId="17C6A4C2" w14:textId="77777777" w:rsidR="00054221" w:rsidRDefault="00BD4E74">
                            <w:pPr>
                              <w:pStyle w:val="TableParagraph"/>
                              <w:spacing w:before="25" w:line="240" w:lineRule="auto"/>
                              <w:ind w:left="119"/>
                              <w:jc w:val="left"/>
                            </w:pPr>
                            <w:r>
                              <w:t>1,416</w:t>
                            </w:r>
                            <w:r>
                              <w:rPr>
                                <w:spacing w:val="-5"/>
                              </w:rPr>
                              <w:t xml:space="preserve"> </w:t>
                            </w:r>
                            <w:r>
                              <w:t>(59.7%)</w:t>
                            </w:r>
                          </w:p>
                          <w:p w14:paraId="3AAB5682" w14:textId="77777777" w:rsidR="00054221" w:rsidRDefault="00054221">
                            <w:pPr>
                              <w:pStyle w:val="TableParagraph"/>
                              <w:spacing w:before="8" w:line="240" w:lineRule="auto"/>
                              <w:jc w:val="left"/>
                              <w:rPr>
                                <w:sz w:val="25"/>
                              </w:rPr>
                            </w:pPr>
                          </w:p>
                          <w:p w14:paraId="5A227D43" w14:textId="77777777" w:rsidR="00054221" w:rsidRDefault="00BD4E74">
                            <w:pPr>
                              <w:pStyle w:val="TableParagraph"/>
                              <w:spacing w:before="0" w:line="226" w:lineRule="exact"/>
                              <w:ind w:left="288"/>
                              <w:jc w:val="left"/>
                            </w:pPr>
                            <w:r>
                              <w:rPr>
                                <w:w w:val="95"/>
                              </w:rPr>
                              <w:t>760</w:t>
                            </w:r>
                            <w:r>
                              <w:rPr>
                                <w:spacing w:val="15"/>
                                <w:w w:val="95"/>
                              </w:rPr>
                              <w:t xml:space="preserve"> </w:t>
                            </w:r>
                            <w:r>
                              <w:rPr>
                                <w:w w:val="95"/>
                              </w:rPr>
                              <w:t>(53.7%)</w:t>
                            </w:r>
                          </w:p>
                        </w:tc>
                        <w:tc>
                          <w:tcPr>
                            <w:tcW w:w="1548" w:type="dxa"/>
                          </w:tcPr>
                          <w:p w14:paraId="782C4A7A" w14:textId="77777777" w:rsidR="00054221" w:rsidRDefault="00BD4E74">
                            <w:pPr>
                              <w:pStyle w:val="TableParagraph"/>
                              <w:spacing w:before="25" w:line="240" w:lineRule="auto"/>
                              <w:ind w:left="119"/>
                              <w:jc w:val="left"/>
                            </w:pPr>
                            <w:r>
                              <w:rPr>
                                <w:w w:val="95"/>
                              </w:rPr>
                              <w:t>1,245</w:t>
                            </w:r>
                            <w:r>
                              <w:rPr>
                                <w:spacing w:val="28"/>
                                <w:w w:val="95"/>
                              </w:rPr>
                              <w:t xml:space="preserve"> </w:t>
                            </w:r>
                            <w:r>
                              <w:rPr>
                                <w:w w:val="95"/>
                              </w:rPr>
                              <w:t>(59.9%)</w:t>
                            </w:r>
                          </w:p>
                          <w:p w14:paraId="5632340A" w14:textId="77777777" w:rsidR="00054221" w:rsidRDefault="00054221">
                            <w:pPr>
                              <w:pStyle w:val="TableParagraph"/>
                              <w:spacing w:before="8" w:line="240" w:lineRule="auto"/>
                              <w:jc w:val="left"/>
                              <w:rPr>
                                <w:sz w:val="25"/>
                              </w:rPr>
                            </w:pPr>
                          </w:p>
                          <w:p w14:paraId="5F033813" w14:textId="77777777" w:rsidR="00054221" w:rsidRDefault="00BD4E74">
                            <w:pPr>
                              <w:pStyle w:val="TableParagraph"/>
                              <w:spacing w:before="0" w:line="226" w:lineRule="exact"/>
                              <w:ind w:left="288"/>
                              <w:jc w:val="left"/>
                            </w:pPr>
                            <w:r>
                              <w:rPr>
                                <w:w w:val="95"/>
                              </w:rPr>
                              <w:t>969</w:t>
                            </w:r>
                            <w:r>
                              <w:rPr>
                                <w:spacing w:val="8"/>
                                <w:w w:val="95"/>
                              </w:rPr>
                              <w:t xml:space="preserve"> </w:t>
                            </w:r>
                            <w:r>
                              <w:rPr>
                                <w:w w:val="95"/>
                              </w:rPr>
                              <w:t>(77.8%)</w:t>
                            </w:r>
                          </w:p>
                        </w:tc>
                        <w:tc>
                          <w:tcPr>
                            <w:tcW w:w="1657" w:type="dxa"/>
                          </w:tcPr>
                          <w:p w14:paraId="198B25F1" w14:textId="77777777" w:rsidR="00054221" w:rsidRDefault="00BD4E74">
                            <w:pPr>
                              <w:pStyle w:val="TableParagraph"/>
                              <w:spacing w:before="25" w:line="240" w:lineRule="auto"/>
                              <w:ind w:left="229"/>
                              <w:jc w:val="left"/>
                            </w:pPr>
                            <w:r>
                              <w:rPr>
                                <w:w w:val="95"/>
                              </w:rPr>
                              <w:t>3,754</w:t>
                            </w:r>
                            <w:r>
                              <w:rPr>
                                <w:spacing w:val="35"/>
                                <w:w w:val="95"/>
                              </w:rPr>
                              <w:t xml:space="preserve"> </w:t>
                            </w:r>
                            <w:r>
                              <w:rPr>
                                <w:w w:val="95"/>
                              </w:rPr>
                              <w:t>(61.4%)</w:t>
                            </w:r>
                          </w:p>
                          <w:p w14:paraId="0A3B5DC1" w14:textId="77777777" w:rsidR="00054221" w:rsidRDefault="00054221">
                            <w:pPr>
                              <w:pStyle w:val="TableParagraph"/>
                              <w:spacing w:before="8" w:line="240" w:lineRule="auto"/>
                              <w:jc w:val="left"/>
                              <w:rPr>
                                <w:sz w:val="25"/>
                              </w:rPr>
                            </w:pPr>
                          </w:p>
                          <w:p w14:paraId="2288685E" w14:textId="77777777" w:rsidR="00054221" w:rsidRDefault="00BD4E74">
                            <w:pPr>
                              <w:pStyle w:val="TableParagraph"/>
                              <w:spacing w:before="0" w:line="226" w:lineRule="exact"/>
                              <w:ind w:left="228"/>
                              <w:jc w:val="left"/>
                            </w:pPr>
                            <w:r>
                              <w:rPr>
                                <w:spacing w:val="-1"/>
                                <w:w w:val="95"/>
                              </w:rPr>
                              <w:t xml:space="preserve">2,339 </w:t>
                            </w:r>
                            <w:r>
                              <w:rPr>
                                <w:w w:val="95"/>
                              </w:rPr>
                              <w:t>(62.3%)</w:t>
                            </w:r>
                          </w:p>
                        </w:tc>
                      </w:tr>
                      <w:tr w:rsidR="00054221" w14:paraId="60B85406" w14:textId="77777777">
                        <w:trPr>
                          <w:trHeight w:val="307"/>
                        </w:trPr>
                        <w:tc>
                          <w:tcPr>
                            <w:tcW w:w="1918" w:type="dxa"/>
                            <w:tcBorders>
                              <w:bottom w:val="single" w:sz="4" w:space="0" w:color="000000"/>
                            </w:tcBorders>
                          </w:tcPr>
                          <w:p w14:paraId="58FBE8C2" w14:textId="77777777" w:rsidR="00054221" w:rsidRDefault="00BD4E74">
                            <w:pPr>
                              <w:pStyle w:val="TableParagraph"/>
                              <w:spacing w:before="25" w:line="240" w:lineRule="auto"/>
                              <w:ind w:left="337"/>
                              <w:jc w:val="left"/>
                            </w:pPr>
                            <w:r>
                              <w:t>Remote</w:t>
                            </w:r>
                          </w:p>
                        </w:tc>
                        <w:tc>
                          <w:tcPr>
                            <w:tcW w:w="1548" w:type="dxa"/>
                            <w:tcBorders>
                              <w:bottom w:val="single" w:sz="4" w:space="0" w:color="000000"/>
                            </w:tcBorders>
                          </w:tcPr>
                          <w:p w14:paraId="531D4DF1" w14:textId="77777777" w:rsidR="00054221" w:rsidRDefault="00BD4E74">
                            <w:pPr>
                              <w:pStyle w:val="TableParagraph"/>
                              <w:spacing w:before="25" w:line="240" w:lineRule="auto"/>
                              <w:ind w:right="117"/>
                              <w:jc w:val="right"/>
                            </w:pPr>
                            <w:r>
                              <w:rPr>
                                <w:w w:val="95"/>
                              </w:rPr>
                              <w:t>483</w:t>
                            </w:r>
                            <w:r>
                              <w:rPr>
                                <w:spacing w:val="4"/>
                                <w:w w:val="95"/>
                              </w:rPr>
                              <w:t xml:space="preserve"> </w:t>
                            </w:r>
                            <w:r>
                              <w:rPr>
                                <w:w w:val="95"/>
                              </w:rPr>
                              <w:t>(44.2%)</w:t>
                            </w:r>
                          </w:p>
                        </w:tc>
                        <w:tc>
                          <w:tcPr>
                            <w:tcW w:w="1548" w:type="dxa"/>
                            <w:tcBorders>
                              <w:bottom w:val="single" w:sz="4" w:space="0" w:color="000000"/>
                            </w:tcBorders>
                          </w:tcPr>
                          <w:p w14:paraId="2643ECDF" w14:textId="77777777" w:rsidR="00054221" w:rsidRDefault="00BD4E74">
                            <w:pPr>
                              <w:pStyle w:val="TableParagraph"/>
                              <w:spacing w:before="25" w:line="240" w:lineRule="auto"/>
                              <w:ind w:right="117"/>
                              <w:jc w:val="right"/>
                            </w:pPr>
                            <w:r>
                              <w:rPr>
                                <w:w w:val="95"/>
                              </w:rPr>
                              <w:t>656</w:t>
                            </w:r>
                            <w:r>
                              <w:rPr>
                                <w:spacing w:val="10"/>
                                <w:w w:val="95"/>
                              </w:rPr>
                              <w:t xml:space="preserve"> </w:t>
                            </w:r>
                            <w:r>
                              <w:rPr>
                                <w:w w:val="95"/>
                              </w:rPr>
                              <w:t>(46.3%)</w:t>
                            </w:r>
                          </w:p>
                        </w:tc>
                        <w:tc>
                          <w:tcPr>
                            <w:tcW w:w="1548" w:type="dxa"/>
                            <w:tcBorders>
                              <w:bottom w:val="single" w:sz="4" w:space="0" w:color="000000"/>
                            </w:tcBorders>
                          </w:tcPr>
                          <w:p w14:paraId="16E2E415" w14:textId="77777777" w:rsidR="00054221" w:rsidRDefault="00BD4E74">
                            <w:pPr>
                              <w:pStyle w:val="TableParagraph"/>
                              <w:spacing w:before="25" w:line="240" w:lineRule="auto"/>
                              <w:ind w:right="117"/>
                              <w:jc w:val="right"/>
                            </w:pPr>
                            <w:r>
                              <w:rPr>
                                <w:w w:val="95"/>
                              </w:rPr>
                              <w:t>276</w:t>
                            </w:r>
                            <w:r>
                              <w:rPr>
                                <w:spacing w:val="14"/>
                                <w:w w:val="95"/>
                              </w:rPr>
                              <w:t xml:space="preserve"> </w:t>
                            </w:r>
                            <w:r>
                              <w:rPr>
                                <w:w w:val="95"/>
                              </w:rPr>
                              <w:t>(22.2%)</w:t>
                            </w:r>
                          </w:p>
                        </w:tc>
                        <w:tc>
                          <w:tcPr>
                            <w:tcW w:w="1657" w:type="dxa"/>
                            <w:tcBorders>
                              <w:bottom w:val="single" w:sz="4" w:space="0" w:color="000000"/>
                            </w:tcBorders>
                          </w:tcPr>
                          <w:p w14:paraId="1954AE88" w14:textId="77777777" w:rsidR="00054221" w:rsidRDefault="00BD4E74">
                            <w:pPr>
                              <w:pStyle w:val="TableParagraph"/>
                              <w:spacing w:before="25" w:line="240" w:lineRule="auto"/>
                              <w:ind w:left="200" w:right="91"/>
                            </w:pPr>
                            <w:r>
                              <w:t>1,415</w:t>
                            </w:r>
                            <w:r>
                              <w:rPr>
                                <w:spacing w:val="16"/>
                              </w:rPr>
                              <w:t xml:space="preserve"> </w:t>
                            </w:r>
                            <w:r>
                              <w:t>(37.7%)</w:t>
                            </w:r>
                          </w:p>
                        </w:tc>
                      </w:tr>
                    </w:tbl>
                    <w:p w14:paraId="1A7C4200" w14:textId="77777777" w:rsidR="00054221" w:rsidRDefault="00054221">
                      <w:pPr>
                        <w:pStyle w:val="BodyText"/>
                      </w:pPr>
                    </w:p>
                  </w:txbxContent>
                </v:textbox>
                <w10:wrap anchorx="page"/>
              </v:shape>
            </w:pict>
          </mc:Fallback>
        </mc:AlternateContent>
      </w:r>
      <w:r>
        <w:t>Table</w:t>
      </w:r>
      <w:r>
        <w:rPr>
          <w:spacing w:val="8"/>
        </w:rPr>
        <w:t xml:space="preserve"> </w:t>
      </w:r>
      <w:r>
        <w:t>1:</w:t>
      </w:r>
      <w:r>
        <w:rPr>
          <w:spacing w:val="30"/>
        </w:rPr>
        <w:t xml:space="preserve"> </w:t>
      </w:r>
      <w:r>
        <w:t>Survey</w:t>
      </w:r>
      <w:r>
        <w:rPr>
          <w:spacing w:val="9"/>
        </w:rPr>
        <w:t xml:space="preserve"> </w:t>
      </w:r>
      <w:r>
        <w:t>Completion</w:t>
      </w:r>
      <w:r>
        <w:rPr>
          <w:spacing w:val="9"/>
        </w:rPr>
        <w:t xml:space="preserve"> </w:t>
      </w:r>
      <w:r>
        <w:t>by</w:t>
      </w:r>
      <w:r>
        <w:rPr>
          <w:spacing w:val="8"/>
        </w:rPr>
        <w:t xml:space="preserve"> </w:t>
      </w:r>
      <w:r>
        <w:t>Country</w:t>
      </w:r>
    </w:p>
    <w:p w14:paraId="6F72538F" w14:textId="5A16AF11" w:rsidR="00054221" w:rsidRDefault="00BD4E74">
      <w:pPr>
        <w:pStyle w:val="BodyText"/>
        <w:rPr>
          <w:sz w:val="17"/>
        </w:rPr>
      </w:pPr>
      <w:r>
        <w:rPr>
          <w:noProof/>
          <w:color w:val="2B579A"/>
          <w:shd w:val="clear" w:color="auto" w:fill="E6E6E6"/>
        </w:rPr>
        <mc:AlternateContent>
          <mc:Choice Requires="wps">
            <w:drawing>
              <wp:anchor distT="0" distB="0" distL="0" distR="0" simplePos="0" relativeHeight="251658279" behindDoc="1" locked="0" layoutInCell="1" allowOverlap="1" wp14:anchorId="3DDE1CA3" wp14:editId="18002EF8">
                <wp:simplePos x="0" y="0"/>
                <wp:positionH relativeFrom="page">
                  <wp:posOffset>1276350</wp:posOffset>
                </wp:positionH>
                <wp:positionV relativeFrom="paragraph">
                  <wp:posOffset>149860</wp:posOffset>
                </wp:positionV>
                <wp:extent cx="5219700" cy="1270"/>
                <wp:effectExtent l="0" t="0" r="0" b="0"/>
                <wp:wrapTopAndBottom/>
                <wp:docPr id="60" name="Freeform: Shap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19700" cy="1270"/>
                        </a:xfrm>
                        <a:custGeom>
                          <a:avLst/>
                          <a:gdLst>
                            <a:gd name="T0" fmla="+- 0 2010 2010"/>
                            <a:gd name="T1" fmla="*/ T0 w 8220"/>
                            <a:gd name="T2" fmla="+- 0 10230 2010"/>
                            <a:gd name="T3" fmla="*/ T2 w 8220"/>
                          </a:gdLst>
                          <a:ahLst/>
                          <a:cxnLst>
                            <a:cxn ang="0">
                              <a:pos x="T1" y="0"/>
                            </a:cxn>
                            <a:cxn ang="0">
                              <a:pos x="T3" y="0"/>
                            </a:cxn>
                          </a:cxnLst>
                          <a:rect l="0" t="0" r="r" b="b"/>
                          <a:pathLst>
                            <a:path w="8220">
                              <a:moveTo>
                                <a:pt x="0" y="0"/>
                              </a:moveTo>
                              <a:lnTo>
                                <a:pt x="8220"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2A735AC">
              <v:shape id="Freeform 56" style="position:absolute;margin-left:100.5pt;margin-top:11.8pt;width:411pt;height:.1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220,1270" o:spid="_x0000_s1026" filled="f" strokeweight=".14042mm" path="m,l822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" w14:anchorId="0D63A015">
                <v:path arrowok="t" o:connecttype="custom" o:connectlocs="0,0;5219700,0" o:connectangles="0,0"/>
                <w10:wrap type="topAndBottom" anchorx="page"/>
              </v:shape>
            </w:pict>
          </mc:Fallback>
        </mc:AlternateContent>
      </w:r>
    </w:p>
    <w:p w14:paraId="0FFC8D23" w14:textId="77777777" w:rsidR="00054221" w:rsidRDefault="00BD4E74">
      <w:pPr>
        <w:pStyle w:val="BodyText"/>
        <w:ind w:left="2174" w:right="716"/>
        <w:jc w:val="center"/>
      </w:pPr>
      <w:r>
        <w:t>Country</w:t>
      </w:r>
    </w:p>
    <w:p w14:paraId="66BF38AD" w14:textId="25D0E3AB" w:rsidR="00054221" w:rsidRDefault="00BD4E74">
      <w:pPr>
        <w:pStyle w:val="BodyText"/>
        <w:rPr>
          <w:sz w:val="19"/>
        </w:rPr>
      </w:pPr>
      <w:r>
        <w:rPr>
          <w:noProof/>
          <w:color w:val="2B579A"/>
          <w:shd w:val="clear" w:color="auto" w:fill="E6E6E6"/>
        </w:rPr>
        <mc:AlternateContent>
          <mc:Choice Requires="wps">
            <w:drawing>
              <wp:anchor distT="0" distB="0" distL="0" distR="0" simplePos="0" relativeHeight="251658280" behindDoc="1" locked="0" layoutInCell="1" allowOverlap="1" wp14:anchorId="0CFD632C" wp14:editId="2A6CAA60">
                <wp:simplePos x="0" y="0"/>
                <wp:positionH relativeFrom="page">
                  <wp:posOffset>1276350</wp:posOffset>
                </wp:positionH>
                <wp:positionV relativeFrom="paragraph">
                  <wp:posOffset>164465</wp:posOffset>
                </wp:positionV>
                <wp:extent cx="5219700" cy="1270"/>
                <wp:effectExtent l="0" t="0" r="0" b="0"/>
                <wp:wrapTopAndBottom/>
                <wp:docPr id="59" name="Freeform: Shape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19700" cy="1270"/>
                        </a:xfrm>
                        <a:custGeom>
                          <a:avLst/>
                          <a:gdLst>
                            <a:gd name="T0" fmla="+- 0 2010 2010"/>
                            <a:gd name="T1" fmla="*/ T0 w 8220"/>
                            <a:gd name="T2" fmla="+- 0 10230 2010"/>
                            <a:gd name="T3" fmla="*/ T2 w 8220"/>
                          </a:gdLst>
                          <a:ahLst/>
                          <a:cxnLst>
                            <a:cxn ang="0">
                              <a:pos x="T1" y="0"/>
                            </a:cxn>
                            <a:cxn ang="0">
                              <a:pos x="T3" y="0"/>
                            </a:cxn>
                          </a:cxnLst>
                          <a:rect l="0" t="0" r="r" b="b"/>
                          <a:pathLst>
                            <a:path w="8220">
                              <a:moveTo>
                                <a:pt x="0" y="0"/>
                              </a:moveTo>
                              <a:lnTo>
                                <a:pt x="8220"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7D19BBF">
              <v:shape id="Freeform 55" style="position:absolute;margin-left:100.5pt;margin-top:12.95pt;width:411pt;height:.1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220,1270" o:spid="_x0000_s1026" filled="f" strokeweight=".14042mm" path="m,l822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" w14:anchorId="3AEC1ED9">
                <v:path arrowok="t" o:connecttype="custom" o:connectlocs="0,0;5219700,0" o:connectangles="0,0"/>
                <w10:wrap type="topAndBottom" anchorx="page"/>
              </v:shape>
            </w:pict>
          </mc:Fallback>
        </mc:AlternateContent>
      </w:r>
    </w:p>
    <w:p w14:paraId="50EE3131" w14:textId="77777777" w:rsidR="00054221" w:rsidRDefault="00054221">
      <w:pPr>
        <w:pStyle w:val="BodyText"/>
        <w:rPr>
          <w:sz w:val="30"/>
        </w:rPr>
      </w:pPr>
    </w:p>
    <w:p w14:paraId="5CE217AA" w14:textId="77777777" w:rsidR="00054221" w:rsidRDefault="00054221">
      <w:pPr>
        <w:pStyle w:val="BodyText"/>
        <w:rPr>
          <w:sz w:val="30"/>
        </w:rPr>
      </w:pPr>
    </w:p>
    <w:p w14:paraId="68B2C00E" w14:textId="77777777" w:rsidR="00054221" w:rsidRDefault="00054221">
      <w:pPr>
        <w:pStyle w:val="BodyText"/>
        <w:rPr>
          <w:sz w:val="31"/>
        </w:rPr>
      </w:pPr>
    </w:p>
    <w:p w14:paraId="2C7EB71F" w14:textId="77777777" w:rsidR="00054221" w:rsidRDefault="00BD4E74">
      <w:pPr>
        <w:pStyle w:val="BodyText"/>
        <w:spacing w:before="1"/>
        <w:ind w:left="809"/>
      </w:pPr>
      <w:r>
        <w:t>Survey</w:t>
      </w:r>
      <w:r>
        <w:rPr>
          <w:spacing w:val="1"/>
        </w:rPr>
        <w:t xml:space="preserve"> </w:t>
      </w:r>
      <w:r>
        <w:t>Modality</w:t>
      </w:r>
    </w:p>
    <w:p w14:paraId="1443F888" w14:textId="77777777" w:rsidR="00054221" w:rsidRDefault="00054221">
      <w:pPr>
        <w:pStyle w:val="BodyText"/>
        <w:rPr>
          <w:sz w:val="30"/>
        </w:rPr>
      </w:pPr>
    </w:p>
    <w:p w14:paraId="0EA22BD6" w14:textId="77777777" w:rsidR="00054221" w:rsidRDefault="00054221">
      <w:pPr>
        <w:pStyle w:val="BodyText"/>
        <w:rPr>
          <w:sz w:val="30"/>
        </w:rPr>
      </w:pPr>
    </w:p>
    <w:p w14:paraId="7E786D95" w14:textId="568F9C09" w:rsidR="00054221" w:rsidRDefault="00BD4E74">
      <w:pPr>
        <w:pStyle w:val="BodyText"/>
        <w:spacing w:before="217" w:line="314" w:lineRule="auto"/>
        <w:ind w:left="120" w:right="576"/>
        <w:jc w:val="both"/>
      </w:pPr>
      <w:r>
        <w:rPr>
          <w:spacing w:val="-1"/>
        </w:rPr>
        <w:t xml:space="preserve">As expected, the response </w:t>
      </w:r>
      <w:r>
        <w:t xml:space="preserve">rate in the remote sample was lower </w:t>
      </w:r>
      <w:r w:rsidR="47C52A10">
        <w:t xml:space="preserve">than the F2F in all three countries. This was primarily due to the </w:t>
      </w:r>
      <w:r>
        <w:rPr>
          <w:spacing w:val="1"/>
        </w:rPr>
        <w:t>poor phone connection/network</w:t>
      </w:r>
      <w:r>
        <w:t xml:space="preserve"> and no</w:t>
      </w:r>
      <w:r w:rsidR="5459866B">
        <w:t xml:space="preserve">t picking up </w:t>
      </w:r>
      <w:proofErr w:type="gramStart"/>
      <w:r w:rsidR="5459866B">
        <w:t xml:space="preserve">the </w:t>
      </w:r>
      <w:r>
        <w:t xml:space="preserve"> phone</w:t>
      </w:r>
      <w:proofErr w:type="gramEnd"/>
      <w:r>
        <w:t xml:space="preserve"> calls, with less than 1% of all calls </w:t>
      </w:r>
      <w:r>
        <w:rPr>
          <w:spacing w:val="-7"/>
        </w:rPr>
        <w:t>refus</w:t>
      </w:r>
      <w:r w:rsidR="49880ECA">
        <w:rPr>
          <w:spacing w:val="-7"/>
        </w:rPr>
        <w:t>als</w:t>
      </w:r>
      <w:r>
        <w:t xml:space="preserve"> </w:t>
      </w:r>
      <w:r>
        <w:rPr>
          <w:spacing w:val="-7"/>
        </w:rPr>
        <w:t>to</w:t>
      </w:r>
      <w:r>
        <w:t xml:space="preserve"> </w:t>
      </w:r>
      <w:r>
        <w:rPr>
          <w:spacing w:val="-6"/>
        </w:rPr>
        <w:t>be</w:t>
      </w:r>
      <w:r>
        <w:t xml:space="preserve"> </w:t>
      </w:r>
      <w:r>
        <w:rPr>
          <w:spacing w:val="-7"/>
        </w:rPr>
        <w:t>interviewed</w:t>
      </w:r>
      <w:r>
        <w:rPr>
          <w:spacing w:val="9"/>
        </w:rPr>
        <w:t>.</w:t>
      </w:r>
      <w:r>
        <w:t xml:space="preserve"> </w:t>
      </w:r>
      <w:r w:rsidR="15C4BD91">
        <w:rPr>
          <w:spacing w:val="-5"/>
        </w:rPr>
        <w:t>Nevertheless</w:t>
      </w:r>
      <w:r>
        <w:rPr>
          <w:spacing w:val="-5"/>
        </w:rPr>
        <w:t>,</w:t>
      </w:r>
      <w:r>
        <w:t xml:space="preserve"> </w:t>
      </w:r>
      <w:r>
        <w:rPr>
          <w:spacing w:val="-7"/>
        </w:rPr>
        <w:t>this</w:t>
      </w:r>
      <w:r>
        <w:t xml:space="preserve"> </w:t>
      </w:r>
      <w:r>
        <w:rPr>
          <w:spacing w:val="-7"/>
        </w:rPr>
        <w:t>did</w:t>
      </w:r>
      <w:r>
        <w:t xml:space="preserve"> </w:t>
      </w:r>
      <w:r>
        <w:rPr>
          <w:spacing w:val="-6"/>
        </w:rPr>
        <w:t>not</w:t>
      </w:r>
      <w:r>
        <w:t xml:space="preserve"> </w:t>
      </w:r>
      <w:r>
        <w:rPr>
          <w:spacing w:val="-7"/>
        </w:rPr>
        <w:t>influence</w:t>
      </w:r>
      <w:r>
        <w:t xml:space="preserve"> </w:t>
      </w:r>
      <w:r>
        <w:rPr>
          <w:spacing w:val="-50"/>
        </w:rPr>
        <w:t>the</w:t>
      </w:r>
      <w:r>
        <w:rPr>
          <w:w w:val="95"/>
        </w:rPr>
        <w:t xml:space="preserve"> sample balance for almost all</w:t>
      </w:r>
      <w:r>
        <w:rPr>
          <w:spacing w:val="1"/>
          <w:w w:val="95"/>
        </w:rPr>
        <w:t xml:space="preserve"> the collected background information at </w:t>
      </w:r>
      <w:r w:rsidR="4E5A323C">
        <w:rPr>
          <w:spacing w:val="1"/>
          <w:w w:val="95"/>
        </w:rPr>
        <w:t xml:space="preserve">the </w:t>
      </w:r>
      <w:r>
        <w:rPr>
          <w:spacing w:val="1"/>
          <w:w w:val="95"/>
        </w:rPr>
        <w:t xml:space="preserve">household level for </w:t>
      </w:r>
      <w:commentRangeStart w:id="45"/>
      <w:r>
        <w:rPr>
          <w:spacing w:val="1"/>
          <w:w w:val="95"/>
        </w:rPr>
        <w:t>Ecuador</w:t>
      </w:r>
      <w:r>
        <w:t xml:space="preserve"> </w:t>
      </w:r>
      <w:r>
        <w:rPr>
          <w:spacing w:val="18"/>
        </w:rPr>
        <w:t>and</w:t>
      </w:r>
      <w:r>
        <w:t xml:space="preserve"> Myanmar.</w:t>
      </w:r>
      <w:commentRangeEnd w:id="45"/>
      <w:r>
        <w:rPr>
          <w:rStyle w:val="CommentReference"/>
        </w:rPr>
        <w:commentReference w:id="45"/>
      </w:r>
    </w:p>
    <w:p w14:paraId="6D10D9D9" w14:textId="5E61E15B" w:rsidR="00054221" w:rsidRDefault="00BD4E74">
      <w:pPr>
        <w:pStyle w:val="BodyText"/>
        <w:spacing w:before="165" w:line="314" w:lineRule="auto"/>
        <w:ind w:left="120" w:right="576"/>
        <w:jc w:val="both"/>
      </w:pPr>
      <w:r>
        <w:rPr>
          <w:w w:val="95"/>
        </w:rPr>
        <w:t xml:space="preserve">In CAR, </w:t>
      </w:r>
      <w:r w:rsidR="1C75A63D">
        <w:rPr>
          <w:w w:val="95"/>
        </w:rPr>
        <w:t>however</w:t>
      </w:r>
      <w:r>
        <w:rPr>
          <w:w w:val="95"/>
        </w:rPr>
        <w:t>, the study sample was sub-categorized into phone-owners and non-phone-owners to capture</w:t>
      </w:r>
      <w:r>
        <w:rPr>
          <w:spacing w:val="1"/>
          <w:w w:val="95"/>
        </w:rPr>
        <w:t xml:space="preserve"> </w:t>
      </w:r>
      <w:r>
        <w:rPr>
          <w:w w:val="95"/>
        </w:rPr>
        <w:t>phone and network coverage differences. The balanc</w:t>
      </w:r>
      <w:r w:rsidR="361F62CE">
        <w:rPr>
          <w:w w:val="95"/>
        </w:rPr>
        <w:t>e</w:t>
      </w:r>
      <w:r>
        <w:rPr>
          <w:w w:val="95"/>
        </w:rPr>
        <w:t xml:space="preserve"> test performed showed that the two samples</w:t>
      </w:r>
      <w:r>
        <w:rPr>
          <w:spacing w:val="1"/>
          <w:w w:val="95"/>
        </w:rPr>
        <w:t xml:space="preserve"> </w:t>
      </w:r>
      <w:r>
        <w:rPr>
          <w:w w:val="95"/>
        </w:rPr>
        <w:t>were largely balanced over the two modalities. For more details about response rate, the final sample</w:t>
      </w:r>
      <w:r>
        <w:rPr>
          <w:spacing w:val="1"/>
          <w:w w:val="95"/>
        </w:rPr>
        <w:t xml:space="preserve"> </w:t>
      </w:r>
      <w:r>
        <w:t>statistical</w:t>
      </w:r>
      <w:r>
        <w:rPr>
          <w:spacing w:val="16"/>
        </w:rPr>
        <w:t xml:space="preserve"> </w:t>
      </w:r>
      <w:r>
        <w:t>balance</w:t>
      </w:r>
      <w:r>
        <w:rPr>
          <w:spacing w:val="17"/>
        </w:rPr>
        <w:t xml:space="preserve"> </w:t>
      </w:r>
      <w:r>
        <w:t>analysis</w:t>
      </w:r>
      <w:r>
        <w:rPr>
          <w:spacing w:val="17"/>
        </w:rPr>
        <w:t xml:space="preserve"> </w:t>
      </w:r>
      <w:r>
        <w:t>test</w:t>
      </w:r>
      <w:r>
        <w:rPr>
          <w:spacing w:val="17"/>
        </w:rPr>
        <w:t xml:space="preserve"> </w:t>
      </w:r>
      <w:commentRangeStart w:id="46"/>
      <w:r>
        <w:t>(see</w:t>
      </w:r>
      <w:r>
        <w:rPr>
          <w:spacing w:val="17"/>
        </w:rPr>
        <w:t xml:space="preserve"> </w:t>
      </w:r>
      <w:r>
        <w:t>Annex</w:t>
      </w:r>
      <w:r>
        <w:rPr>
          <w:spacing w:val="17"/>
        </w:rPr>
        <w:t xml:space="preserve"> </w:t>
      </w:r>
      <w:r>
        <w:t>I</w:t>
      </w:r>
      <w:r>
        <w:rPr>
          <w:spacing w:val="17"/>
        </w:rPr>
        <w:t xml:space="preserve"> </w:t>
      </w:r>
      <w:r>
        <w:t>and</w:t>
      </w:r>
      <w:r>
        <w:rPr>
          <w:spacing w:val="17"/>
        </w:rPr>
        <w:t xml:space="preserve"> </w:t>
      </w:r>
      <w:r>
        <w:t>III).</w:t>
      </w:r>
      <w:commentRangeEnd w:id="46"/>
      <w:r>
        <w:rPr>
          <w:rStyle w:val="CommentReference"/>
        </w:rPr>
        <w:commentReference w:id="46"/>
      </w:r>
    </w:p>
    <w:p w14:paraId="3A824940" w14:textId="77777777" w:rsidR="00054221" w:rsidRDefault="00054221">
      <w:pPr>
        <w:spacing w:line="314" w:lineRule="auto"/>
        <w:jc w:val="both"/>
        <w:sectPr w:rsidR="00054221">
          <w:pgSz w:w="12240" w:h="15840"/>
          <w:pgMar w:top="1260" w:right="860" w:bottom="1080" w:left="1320" w:header="0" w:footer="888" w:gutter="0"/>
          <w:cols w:space="720"/>
        </w:sectPr>
      </w:pPr>
    </w:p>
    <w:p w14:paraId="3340F9FD" w14:textId="39B21183" w:rsidR="00054221" w:rsidRDefault="00BD4E74">
      <w:pPr>
        <w:pStyle w:val="Heading1"/>
        <w:numPr>
          <w:ilvl w:val="0"/>
          <w:numId w:val="9"/>
        </w:numPr>
        <w:tabs>
          <w:tab w:val="left" w:pos="604"/>
          <w:tab w:val="left" w:pos="605"/>
        </w:tabs>
        <w:spacing w:line="328" w:lineRule="auto"/>
        <w:ind w:right="575"/>
      </w:pPr>
      <w:bookmarkStart w:id="47" w:name="Primary_Results:_Effect_of_Survey_Modali"/>
      <w:bookmarkStart w:id="48" w:name="_bookmark9"/>
      <w:bookmarkEnd w:id="47"/>
      <w:bookmarkEnd w:id="48"/>
      <w:r>
        <w:lastRenderedPageBreak/>
        <w:t>Primary</w:t>
      </w:r>
      <w:r>
        <w:rPr>
          <w:spacing w:val="24"/>
        </w:rPr>
        <w:t xml:space="preserve"> </w:t>
      </w:r>
      <w:r>
        <w:t>Results:</w:t>
      </w:r>
      <w:r>
        <w:rPr>
          <w:spacing w:val="65"/>
        </w:rPr>
        <w:t xml:space="preserve"> </w:t>
      </w:r>
      <w:r>
        <w:t>Effect</w:t>
      </w:r>
      <w:r>
        <w:rPr>
          <w:spacing w:val="25"/>
        </w:rPr>
        <w:t xml:space="preserve"> </w:t>
      </w:r>
      <w:r>
        <w:t>of</w:t>
      </w:r>
      <w:r>
        <w:rPr>
          <w:spacing w:val="24"/>
        </w:rPr>
        <w:t xml:space="preserve"> </w:t>
      </w:r>
      <w:r w:rsidR="01EF67C5">
        <w:rPr>
          <w:spacing w:val="24"/>
        </w:rPr>
        <w:t xml:space="preserve">the </w:t>
      </w:r>
      <w:r>
        <w:t>Survey</w:t>
      </w:r>
      <w:r>
        <w:rPr>
          <w:spacing w:val="24"/>
        </w:rPr>
        <w:t xml:space="preserve"> </w:t>
      </w:r>
      <w:r>
        <w:t>Modality</w:t>
      </w:r>
      <w:r>
        <w:rPr>
          <w:spacing w:val="24"/>
        </w:rPr>
        <w:t xml:space="preserve"> </w:t>
      </w:r>
      <w:r>
        <w:t>on</w:t>
      </w:r>
      <w:r>
        <w:rPr>
          <w:spacing w:val="25"/>
        </w:rPr>
        <w:t xml:space="preserve"> </w:t>
      </w:r>
      <w:r>
        <w:t>Food</w:t>
      </w:r>
      <w:r>
        <w:rPr>
          <w:spacing w:val="24"/>
        </w:rPr>
        <w:t xml:space="preserve"> </w:t>
      </w:r>
      <w:r>
        <w:t>Security</w:t>
      </w:r>
      <w:r>
        <w:rPr>
          <w:spacing w:val="-68"/>
        </w:rPr>
        <w:t xml:space="preserve"> </w:t>
      </w:r>
      <w:r>
        <w:t>Reporting</w:t>
      </w:r>
    </w:p>
    <w:p w14:paraId="5EC31B4D" w14:textId="2823C95A" w:rsidR="00054221" w:rsidRDefault="1D4E260D">
      <w:pPr>
        <w:pStyle w:val="BodyText"/>
        <w:spacing w:before="163" w:line="314" w:lineRule="auto"/>
        <w:ind w:left="120" w:right="576"/>
        <w:jc w:val="both"/>
      </w:pPr>
      <w:r>
        <w:t>T</w:t>
      </w:r>
      <w:r w:rsidR="00BD4E74">
        <w:t>his</w:t>
      </w:r>
      <w:r w:rsidR="00BD4E74">
        <w:rPr>
          <w:spacing w:val="-11"/>
        </w:rPr>
        <w:t xml:space="preserve"> </w:t>
      </w:r>
      <w:proofErr w:type="spellStart"/>
      <w:r w:rsidR="00BD4E74">
        <w:t>sectionpresent</w:t>
      </w:r>
      <w:r w:rsidR="222377C6">
        <w:t>s</w:t>
      </w:r>
      <w:proofErr w:type="spellEnd"/>
      <w:r w:rsidR="00BD4E74">
        <w:rPr>
          <w:spacing w:val="-11"/>
        </w:rPr>
        <w:t xml:space="preserve"> </w:t>
      </w:r>
      <w:r w:rsidR="00BD4E74">
        <w:t>the</w:t>
      </w:r>
      <w:r w:rsidR="00BD4E74">
        <w:rPr>
          <w:spacing w:val="-11"/>
        </w:rPr>
        <w:t xml:space="preserve"> </w:t>
      </w:r>
      <w:r w:rsidR="00BD4E74">
        <w:t>main</w:t>
      </w:r>
      <w:r w:rsidR="00BD4E74">
        <w:rPr>
          <w:spacing w:val="-11"/>
        </w:rPr>
        <w:t xml:space="preserve"> </w:t>
      </w:r>
      <w:r w:rsidR="00BD4E74">
        <w:t>results</w:t>
      </w:r>
      <w:r w:rsidR="00BD4E74">
        <w:rPr>
          <w:spacing w:val="-11"/>
        </w:rPr>
        <w:t xml:space="preserve"> </w:t>
      </w:r>
      <w:r w:rsidR="00BD4E74">
        <w:t>of</w:t>
      </w:r>
      <w:r w:rsidR="00BD4E74">
        <w:rPr>
          <w:spacing w:val="-11"/>
        </w:rPr>
        <w:t xml:space="preserve"> </w:t>
      </w:r>
      <w:r w:rsidR="00BD4E74">
        <w:t>the</w:t>
      </w:r>
      <w:r w:rsidR="00BD4E74">
        <w:rPr>
          <w:spacing w:val="-11"/>
        </w:rPr>
        <w:t xml:space="preserve"> </w:t>
      </w:r>
      <w:r w:rsidR="00BD4E74">
        <w:t>study</w:t>
      </w:r>
      <w:r w:rsidR="00BD4E74">
        <w:rPr>
          <w:spacing w:val="-11"/>
        </w:rPr>
        <w:t xml:space="preserve"> </w:t>
      </w:r>
      <w:r w:rsidR="00BD4E74">
        <w:t>by</w:t>
      </w:r>
      <w:r w:rsidR="00BD4E74">
        <w:rPr>
          <w:spacing w:val="-12"/>
        </w:rPr>
        <w:t xml:space="preserve"> </w:t>
      </w:r>
      <w:r w:rsidR="00BD4E74">
        <w:t>the</w:t>
      </w:r>
      <w:r w:rsidR="00BD4E74">
        <w:rPr>
          <w:spacing w:val="-11"/>
        </w:rPr>
        <w:t xml:space="preserve"> </w:t>
      </w:r>
      <w:r w:rsidR="00BD4E74">
        <w:t>food</w:t>
      </w:r>
      <w:r w:rsidR="00BD4E74">
        <w:rPr>
          <w:spacing w:val="-11"/>
        </w:rPr>
        <w:t xml:space="preserve"> </w:t>
      </w:r>
      <w:r w:rsidR="00BD4E74">
        <w:t>security</w:t>
      </w:r>
      <w:r w:rsidR="00BD4E74">
        <w:rPr>
          <w:spacing w:val="-11"/>
        </w:rPr>
        <w:t xml:space="preserve"> </w:t>
      </w:r>
      <w:r w:rsidR="00BD4E74">
        <w:t>indicators</w:t>
      </w:r>
      <w:r w:rsidR="133B167F">
        <w:t>,</w:t>
      </w:r>
      <w:r w:rsidR="68A6304D">
        <w:t xml:space="preserve"> </w:t>
      </w:r>
      <w:r w:rsidR="00BD4E74">
        <w:t>test</w:t>
      </w:r>
      <w:r w:rsidR="2A4155BE">
        <w:t>ing</w:t>
      </w:r>
      <w:r w:rsidR="00BD4E74">
        <w:t xml:space="preserve"> their comparability conducting group mean test (student t-</w:t>
      </w:r>
      <w:r w:rsidR="2B060DD6">
        <w:t>t</w:t>
      </w:r>
      <w:r w:rsidR="00BD4E74">
        <w:t>est). Here, the objective is to</w:t>
      </w:r>
      <w:r w:rsidR="00BD4E74">
        <w:rPr>
          <w:spacing w:val="1"/>
        </w:rPr>
        <w:t xml:space="preserve"> </w:t>
      </w:r>
      <w:r w:rsidR="00BD4E74">
        <w:rPr>
          <w:w w:val="95"/>
        </w:rPr>
        <w:t>compare the different versions of CARI calculated either using remote or face-to-face modules with</w:t>
      </w:r>
      <w:r w:rsidR="00BD4E74">
        <w:rPr>
          <w:spacing w:val="1"/>
          <w:w w:val="95"/>
        </w:rPr>
        <w:t xml:space="preserve"> </w:t>
      </w:r>
      <w:r w:rsidR="00BD4E74">
        <w:t>the</w:t>
      </w:r>
      <w:r w:rsidR="00BD4E74">
        <w:rPr>
          <w:spacing w:val="18"/>
        </w:rPr>
        <w:t xml:space="preserve"> </w:t>
      </w:r>
      <w:r w:rsidR="00BD4E74">
        <w:t>standard</w:t>
      </w:r>
      <w:r w:rsidR="00BD4E74">
        <w:rPr>
          <w:spacing w:val="19"/>
        </w:rPr>
        <w:t xml:space="preserve"> </w:t>
      </w:r>
      <w:r w:rsidR="00BD4E74">
        <w:t>CARI.</w:t>
      </w:r>
    </w:p>
    <w:p w14:paraId="7DFB423E" w14:textId="77777777" w:rsidR="00054221" w:rsidRDefault="00054221">
      <w:pPr>
        <w:pStyle w:val="BodyText"/>
        <w:spacing w:before="6"/>
        <w:rPr>
          <w:sz w:val="26"/>
        </w:rPr>
      </w:pPr>
    </w:p>
    <w:p w14:paraId="2B294C98" w14:textId="77777777" w:rsidR="00054221" w:rsidRDefault="00BD4E74">
      <w:pPr>
        <w:pStyle w:val="Heading2"/>
        <w:numPr>
          <w:ilvl w:val="1"/>
          <w:numId w:val="7"/>
        </w:numPr>
        <w:tabs>
          <w:tab w:val="left" w:pos="732"/>
          <w:tab w:val="left" w:pos="733"/>
        </w:tabs>
      </w:pPr>
      <w:bookmarkStart w:id="49" w:name="CARI_vs._rCARI"/>
      <w:bookmarkStart w:id="50" w:name="_bookmark10"/>
      <w:bookmarkEnd w:id="49"/>
      <w:bookmarkEnd w:id="50"/>
      <w:r>
        <w:rPr>
          <w:w w:val="105"/>
        </w:rPr>
        <w:t>CARI</w:t>
      </w:r>
      <w:r>
        <w:rPr>
          <w:spacing w:val="9"/>
          <w:w w:val="105"/>
        </w:rPr>
        <w:t xml:space="preserve"> </w:t>
      </w:r>
      <w:r>
        <w:rPr>
          <w:w w:val="105"/>
        </w:rPr>
        <w:t>vs.</w:t>
      </w:r>
      <w:r>
        <w:rPr>
          <w:spacing w:val="35"/>
          <w:w w:val="105"/>
        </w:rPr>
        <w:t xml:space="preserve"> </w:t>
      </w:r>
      <w:r>
        <w:rPr>
          <w:w w:val="105"/>
        </w:rPr>
        <w:t>rCARI</w:t>
      </w:r>
    </w:p>
    <w:p w14:paraId="6A6C37A9" w14:textId="1930CFF6" w:rsidR="00054221" w:rsidRDefault="1547942B">
      <w:pPr>
        <w:pStyle w:val="BodyText"/>
        <w:spacing w:before="216" w:line="468" w:lineRule="auto"/>
        <w:ind w:left="120" w:right="908"/>
      </w:pPr>
      <w:r>
        <w:t xml:space="preserve">In this study, the </w:t>
      </w:r>
      <w:r w:rsidR="2837D22E">
        <w:rPr>
          <w:spacing w:val="8"/>
        </w:rPr>
        <w:t>s</w:t>
      </w:r>
      <w:r w:rsidR="00BD4E74">
        <w:t>tandard</w:t>
      </w:r>
      <w:r w:rsidR="00BD4E74">
        <w:rPr>
          <w:spacing w:val="7"/>
        </w:rPr>
        <w:t xml:space="preserve"> </w:t>
      </w:r>
      <w:r w:rsidR="00BD4E74">
        <w:t>CARI</w:t>
      </w:r>
      <w:r w:rsidR="00BD4E74">
        <w:rPr>
          <w:spacing w:val="8"/>
        </w:rPr>
        <w:t xml:space="preserve"> </w:t>
      </w:r>
      <w:r w:rsidR="00BD4E74">
        <w:t>using</w:t>
      </w:r>
      <w:r w:rsidR="00BD4E74">
        <w:rPr>
          <w:spacing w:val="7"/>
        </w:rPr>
        <w:t xml:space="preserve"> </w:t>
      </w:r>
      <w:r w:rsidR="00BD4E74">
        <w:t>FES</w:t>
      </w:r>
      <w:r w:rsidR="00BD4E74">
        <w:rPr>
          <w:spacing w:val="7"/>
        </w:rPr>
        <w:t xml:space="preserve"> </w:t>
      </w:r>
      <w:r w:rsidR="00BD4E74">
        <w:t>from</w:t>
      </w:r>
      <w:r w:rsidR="00BD4E74">
        <w:rPr>
          <w:spacing w:val="8"/>
        </w:rPr>
        <w:t xml:space="preserve"> </w:t>
      </w:r>
      <w:r w:rsidR="00BD4E74">
        <w:t>F2F</w:t>
      </w:r>
      <w:r w:rsidR="00BD4E74">
        <w:rPr>
          <w:spacing w:val="7"/>
        </w:rPr>
        <w:t xml:space="preserve"> </w:t>
      </w:r>
      <w:r w:rsidR="00BD4E74">
        <w:t>surveys</w:t>
      </w:r>
      <w:r w:rsidR="6CADEFDD">
        <w:t xml:space="preserve"> was compared to o</w:t>
      </w:r>
      <w:r w:rsidR="00BD4E74">
        <w:t>ther</w:t>
      </w:r>
      <w:r w:rsidR="00BD4E74">
        <w:rPr>
          <w:spacing w:val="17"/>
        </w:rPr>
        <w:t xml:space="preserve"> </w:t>
      </w:r>
      <w:r w:rsidR="00BD4E74">
        <w:t>ways</w:t>
      </w:r>
      <w:r w:rsidR="00BD4E74">
        <w:rPr>
          <w:spacing w:val="18"/>
        </w:rPr>
        <w:t xml:space="preserve"> </w:t>
      </w:r>
      <w:r w:rsidR="00BD4E74">
        <w:t>of</w:t>
      </w:r>
      <w:r w:rsidR="00BD4E74">
        <w:rPr>
          <w:spacing w:val="18"/>
        </w:rPr>
        <w:t xml:space="preserve"> </w:t>
      </w:r>
      <w:r w:rsidR="00BD4E74">
        <w:t>aggregating</w:t>
      </w:r>
      <w:r w:rsidR="00BD4E74">
        <w:rPr>
          <w:spacing w:val="17"/>
        </w:rPr>
        <w:t xml:space="preserve"> </w:t>
      </w:r>
      <w:r w:rsidR="00BD4E74">
        <w:t>CARI (</w:t>
      </w:r>
      <w:r w:rsidR="1A5FB1B7">
        <w:t>below and in Table 2)</w:t>
      </w:r>
      <w:r w:rsidR="21DCFFF3">
        <w:t>:</w:t>
      </w:r>
    </w:p>
    <w:p w14:paraId="54A0436E" w14:textId="35DA3201" w:rsidR="00054221" w:rsidRDefault="00BD4E74">
      <w:pPr>
        <w:pStyle w:val="ListParagraph"/>
        <w:numPr>
          <w:ilvl w:val="2"/>
          <w:numId w:val="7"/>
        </w:numPr>
        <w:tabs>
          <w:tab w:val="left" w:pos="666"/>
        </w:tabs>
        <w:spacing w:before="1"/>
      </w:pPr>
      <w:r>
        <w:t>rCARI-FES:</w:t>
      </w:r>
      <w:r>
        <w:rPr>
          <w:spacing w:val="4"/>
        </w:rPr>
        <w:t xml:space="preserve"> </w:t>
      </w:r>
      <w:r>
        <w:t>Standard</w:t>
      </w:r>
      <w:r>
        <w:rPr>
          <w:spacing w:val="5"/>
        </w:rPr>
        <w:t xml:space="preserve"> </w:t>
      </w:r>
      <w:r>
        <w:t>CARI</w:t>
      </w:r>
      <w:r>
        <w:rPr>
          <w:spacing w:val="5"/>
        </w:rPr>
        <w:t xml:space="preserve"> </w:t>
      </w:r>
      <w:r>
        <w:t>using</w:t>
      </w:r>
      <w:r>
        <w:rPr>
          <w:spacing w:val="5"/>
        </w:rPr>
        <w:t xml:space="preserve"> </w:t>
      </w:r>
      <w:proofErr w:type="gramStart"/>
      <w:r>
        <w:t>FES</w:t>
      </w:r>
      <w:r>
        <w:rPr>
          <w:spacing w:val="5"/>
        </w:rPr>
        <w:t xml:space="preserve">  </w:t>
      </w:r>
      <w:r>
        <w:t>from</w:t>
      </w:r>
      <w:proofErr w:type="gramEnd"/>
      <w:r>
        <w:rPr>
          <w:spacing w:val="5"/>
        </w:rPr>
        <w:t xml:space="preserve"> </w:t>
      </w:r>
      <w:r>
        <w:t>remote</w:t>
      </w:r>
      <w:r>
        <w:rPr>
          <w:spacing w:val="5"/>
        </w:rPr>
        <w:t xml:space="preserve"> </w:t>
      </w:r>
      <w:r>
        <w:t>surveys.</w:t>
      </w:r>
    </w:p>
    <w:p w14:paraId="2347C887" w14:textId="0A539B34" w:rsidR="00054221" w:rsidRDefault="00BD4E74">
      <w:pPr>
        <w:pStyle w:val="ListParagraph"/>
        <w:numPr>
          <w:ilvl w:val="2"/>
          <w:numId w:val="7"/>
        </w:numPr>
        <w:tabs>
          <w:tab w:val="left" w:pos="666"/>
        </w:tabs>
      </w:pPr>
      <w:r>
        <w:t>CARI-Inc:</w:t>
      </w:r>
      <w:r>
        <w:rPr>
          <w:spacing w:val="16"/>
        </w:rPr>
        <w:t xml:space="preserve"> </w:t>
      </w:r>
      <w:r>
        <w:t>CARI</w:t>
      </w:r>
      <w:r>
        <w:rPr>
          <w:spacing w:val="-1"/>
        </w:rPr>
        <w:t xml:space="preserve"> </w:t>
      </w:r>
      <w:r>
        <w:t xml:space="preserve">using </w:t>
      </w:r>
      <w:r w:rsidR="57E61CFE">
        <w:t>the</w:t>
      </w:r>
      <w:r>
        <w:rPr>
          <w:spacing w:val="-1"/>
        </w:rPr>
        <w:t xml:space="preserve"> </w:t>
      </w:r>
      <w:r>
        <w:t>income</w:t>
      </w:r>
      <w:r>
        <w:rPr>
          <w:spacing w:val="-1"/>
        </w:rPr>
        <w:t xml:space="preserve"> </w:t>
      </w:r>
      <w:r>
        <w:t>variable</w:t>
      </w:r>
      <w:r>
        <w:rPr>
          <w:spacing w:val="-2"/>
        </w:rPr>
        <w:t xml:space="preserve"> </w:t>
      </w:r>
      <w:r>
        <w:t>from</w:t>
      </w:r>
      <w:r>
        <w:rPr>
          <w:spacing w:val="-1"/>
        </w:rPr>
        <w:t xml:space="preserve"> </w:t>
      </w:r>
      <w:r>
        <w:t>F2F</w:t>
      </w:r>
      <w:r>
        <w:rPr>
          <w:spacing w:val="-1"/>
        </w:rPr>
        <w:t xml:space="preserve"> </w:t>
      </w:r>
      <w:r>
        <w:t>surveys.</w:t>
      </w:r>
    </w:p>
    <w:p w14:paraId="13E4964C" w14:textId="039B8CC9" w:rsidR="00054221" w:rsidRDefault="00BD4E74">
      <w:pPr>
        <w:pStyle w:val="ListParagraph"/>
        <w:numPr>
          <w:ilvl w:val="2"/>
          <w:numId w:val="7"/>
        </w:numPr>
        <w:tabs>
          <w:tab w:val="left" w:pos="666"/>
        </w:tabs>
        <w:spacing w:line="314" w:lineRule="auto"/>
        <w:ind w:right="580"/>
        <w:jc w:val="both"/>
      </w:pPr>
      <w:r>
        <w:rPr>
          <w:spacing w:val="-1"/>
        </w:rPr>
        <w:t xml:space="preserve">rCARI-Inc: </w:t>
      </w:r>
      <w:commentRangeStart w:id="51"/>
      <w:r>
        <w:rPr>
          <w:spacing w:val="-1"/>
        </w:rPr>
        <w:t>Standard rCARI</w:t>
      </w:r>
      <w:commentRangeEnd w:id="51"/>
      <w:r>
        <w:rPr>
          <w:rStyle w:val="CommentReference"/>
        </w:rPr>
        <w:commentReference w:id="51"/>
      </w:r>
      <w:r>
        <w:rPr>
          <w:spacing w:val="-1"/>
        </w:rPr>
        <w:t xml:space="preserve"> using income and </w:t>
      </w:r>
      <w:r w:rsidR="7FB7996F">
        <w:rPr>
          <w:spacing w:val="-1"/>
        </w:rPr>
        <w:t xml:space="preserve">the </w:t>
      </w:r>
      <w:r>
        <w:rPr>
          <w:spacing w:val="-1"/>
        </w:rPr>
        <w:t xml:space="preserve">income change </w:t>
      </w:r>
      <w:r>
        <w:t>variable from remote</w:t>
      </w:r>
      <w:r>
        <w:rPr>
          <w:spacing w:val="-51"/>
        </w:rPr>
        <w:t xml:space="preserve"> </w:t>
      </w:r>
      <w:r>
        <w:t>surveys</w:t>
      </w:r>
      <w:r>
        <w:rPr>
          <w:spacing w:val="13"/>
        </w:rPr>
        <w:t xml:space="preserve"> </w:t>
      </w:r>
      <w:r>
        <w:t>(version</w:t>
      </w:r>
      <w:r>
        <w:rPr>
          <w:spacing w:val="13"/>
        </w:rPr>
        <w:t xml:space="preserve"> </w:t>
      </w:r>
      <w:r w:rsidR="3B37D671">
        <w:rPr>
          <w:spacing w:val="13"/>
        </w:rPr>
        <w:t xml:space="preserve">of CARI </w:t>
      </w:r>
      <w:r>
        <w:t>used</w:t>
      </w:r>
      <w:r>
        <w:rPr>
          <w:spacing w:val="14"/>
        </w:rPr>
        <w:t xml:space="preserve"> </w:t>
      </w:r>
      <w:r>
        <w:t>during</w:t>
      </w:r>
      <w:r>
        <w:rPr>
          <w:spacing w:val="13"/>
        </w:rPr>
        <w:t xml:space="preserve"> </w:t>
      </w:r>
      <w:r>
        <w:t>COVID</w:t>
      </w:r>
      <w:r>
        <w:rPr>
          <w:spacing w:val="14"/>
        </w:rPr>
        <w:t xml:space="preserve"> </w:t>
      </w:r>
      <w:r>
        <w:t>19</w:t>
      </w:r>
      <w:r>
        <w:rPr>
          <w:spacing w:val="13"/>
        </w:rPr>
        <w:t xml:space="preserve"> </w:t>
      </w:r>
      <w:r>
        <w:t>Pandemic).</w:t>
      </w:r>
    </w:p>
    <w:p w14:paraId="43669E60" w14:textId="59793735" w:rsidR="00054221" w:rsidRDefault="00BD4E74">
      <w:pPr>
        <w:pStyle w:val="BodyText"/>
        <w:spacing w:before="162" w:line="314" w:lineRule="auto"/>
        <w:ind w:left="120" w:right="575"/>
        <w:jc w:val="both"/>
      </w:pPr>
      <w:r>
        <w:t xml:space="preserve">For the purposes of this interim analysis and report, </w:t>
      </w:r>
      <w:r w:rsidR="3B0124DE">
        <w:t xml:space="preserve">results </w:t>
      </w:r>
      <w:proofErr w:type="gramStart"/>
      <w:r w:rsidR="3B0124DE">
        <w:t xml:space="preserve">from </w:t>
      </w:r>
      <w:r>
        <w:t xml:space="preserve"> </w:t>
      </w:r>
      <w:commentRangeStart w:id="52"/>
      <w:r>
        <w:t>CAR</w:t>
      </w:r>
      <w:proofErr w:type="gramEnd"/>
      <w:r>
        <w:rPr>
          <w:spacing w:val="1"/>
        </w:rPr>
        <w:t xml:space="preserve"> </w:t>
      </w:r>
      <w:r w:rsidR="37A246BD">
        <w:rPr>
          <w:w w:val="95"/>
        </w:rPr>
        <w:t xml:space="preserve">are restricted to </w:t>
      </w:r>
      <w:r>
        <w:rPr>
          <w:w w:val="95"/>
        </w:rPr>
        <w:t xml:space="preserve">only respondents that owned phones (the complete sample comprising those </w:t>
      </w:r>
      <w:r w:rsidR="0AFB5E19">
        <w:rPr>
          <w:w w:val="95"/>
        </w:rPr>
        <w:t xml:space="preserve">who </w:t>
      </w:r>
      <w:r>
        <w:rPr>
          <w:w w:val="95"/>
        </w:rPr>
        <w:t>did not</w:t>
      </w:r>
      <w:r>
        <w:rPr>
          <w:spacing w:val="1"/>
          <w:w w:val="95"/>
        </w:rPr>
        <w:t xml:space="preserve"> </w:t>
      </w:r>
      <w:r>
        <w:t>own</w:t>
      </w:r>
      <w:r>
        <w:rPr>
          <w:spacing w:val="11"/>
        </w:rPr>
        <w:t xml:space="preserve"> </w:t>
      </w:r>
      <w:r>
        <w:t>phones</w:t>
      </w:r>
      <w:r>
        <w:rPr>
          <w:spacing w:val="11"/>
        </w:rPr>
        <w:t xml:space="preserve"> </w:t>
      </w:r>
      <w:r>
        <w:t>but</w:t>
      </w:r>
      <w:r>
        <w:rPr>
          <w:spacing w:val="11"/>
        </w:rPr>
        <w:t xml:space="preserve"> </w:t>
      </w:r>
      <w:r>
        <w:t>received</w:t>
      </w:r>
      <w:r>
        <w:rPr>
          <w:spacing w:val="11"/>
        </w:rPr>
        <w:t xml:space="preserve"> </w:t>
      </w:r>
      <w:r>
        <w:t>mobile</w:t>
      </w:r>
      <w:r>
        <w:rPr>
          <w:spacing w:val="12"/>
        </w:rPr>
        <w:t xml:space="preserve"> </w:t>
      </w:r>
      <w:r>
        <w:t>phones</w:t>
      </w:r>
      <w:r>
        <w:rPr>
          <w:spacing w:val="11"/>
        </w:rPr>
        <w:t xml:space="preserve"> </w:t>
      </w:r>
      <w:r>
        <w:t>from</w:t>
      </w:r>
      <w:r>
        <w:rPr>
          <w:spacing w:val="11"/>
        </w:rPr>
        <w:t xml:space="preserve"> </w:t>
      </w:r>
      <w:r>
        <w:t>the</w:t>
      </w:r>
      <w:r>
        <w:rPr>
          <w:spacing w:val="11"/>
        </w:rPr>
        <w:t xml:space="preserve"> </w:t>
      </w:r>
      <w:r w:rsidR="0C1434CB">
        <w:rPr>
          <w:spacing w:val="11"/>
        </w:rPr>
        <w:t xml:space="preserve">study are </w:t>
      </w:r>
      <w:r>
        <w:rPr>
          <w:spacing w:val="11"/>
        </w:rPr>
        <w:t xml:space="preserve"> </w:t>
      </w:r>
      <w:r>
        <w:t>also</w:t>
      </w:r>
      <w:r>
        <w:rPr>
          <w:spacing w:val="11"/>
        </w:rPr>
        <w:t xml:space="preserve"> </w:t>
      </w:r>
      <w:r>
        <w:t>available).</w:t>
      </w:r>
      <w:commentRangeEnd w:id="52"/>
      <w:r>
        <w:rPr>
          <w:rStyle w:val="CommentReference"/>
        </w:rPr>
        <w:commentReference w:id="52"/>
      </w:r>
    </w:p>
    <w:p w14:paraId="52D6AEA0" w14:textId="77777777" w:rsidR="00054221" w:rsidRDefault="00BD4E74">
      <w:pPr>
        <w:pStyle w:val="BodyText"/>
        <w:spacing w:before="160" w:line="259" w:lineRule="auto"/>
        <w:ind w:left="1507" w:right="1965"/>
        <w:jc w:val="both"/>
      </w:pPr>
      <w:r>
        <w:rPr>
          <w:spacing w:val="-1"/>
        </w:rPr>
        <w:t xml:space="preserve">Table 2: Lists the different aggregation </w:t>
      </w:r>
      <w:r>
        <w:t>methods and indicators used</w:t>
      </w:r>
      <w:r>
        <w:rPr>
          <w:spacing w:val="-51"/>
        </w:rPr>
        <w:t xml:space="preserve"> </w:t>
      </w:r>
      <w:r>
        <w:t>for</w:t>
      </w:r>
      <w:r>
        <w:rPr>
          <w:spacing w:val="17"/>
        </w:rPr>
        <w:t xml:space="preserve"> </w:t>
      </w:r>
      <w:r>
        <w:t>each</w:t>
      </w:r>
      <w:r>
        <w:rPr>
          <w:spacing w:val="17"/>
        </w:rPr>
        <w:t xml:space="preserve"> </w:t>
      </w:r>
      <w:proofErr w:type="gramStart"/>
      <w:r>
        <w:t>methodology</w:t>
      </w:r>
      <w:proofErr w:type="gramEnd"/>
    </w:p>
    <w:p w14:paraId="10F62398" w14:textId="350776DC" w:rsidR="00054221" w:rsidRDefault="00BD4E74">
      <w:pPr>
        <w:pStyle w:val="BodyText"/>
        <w:spacing w:before="3"/>
        <w:rPr>
          <w:sz w:val="15"/>
        </w:rPr>
      </w:pPr>
      <w:r>
        <w:rPr>
          <w:noProof/>
          <w:color w:val="2B579A"/>
          <w:shd w:val="clear" w:color="auto" w:fill="E6E6E6"/>
        </w:rPr>
        <mc:AlternateContent>
          <mc:Choice Requires="wps">
            <w:drawing>
              <wp:anchor distT="0" distB="0" distL="0" distR="0" simplePos="0" relativeHeight="251658281" behindDoc="1" locked="0" layoutInCell="1" allowOverlap="1" wp14:anchorId="6FD24D2C" wp14:editId="0C7D1125">
                <wp:simplePos x="0" y="0"/>
                <wp:positionH relativeFrom="page">
                  <wp:posOffset>1795145</wp:posOffset>
                </wp:positionH>
                <wp:positionV relativeFrom="paragraph">
                  <wp:posOffset>137795</wp:posOffset>
                </wp:positionV>
                <wp:extent cx="4182110" cy="1270"/>
                <wp:effectExtent l="0" t="0" r="0" b="0"/>
                <wp:wrapTopAndBottom/>
                <wp:docPr id="58" name="Freeform: Shap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82110" cy="1270"/>
                        </a:xfrm>
                        <a:custGeom>
                          <a:avLst/>
                          <a:gdLst>
                            <a:gd name="T0" fmla="+- 0 2827 2827"/>
                            <a:gd name="T1" fmla="*/ T0 w 6586"/>
                            <a:gd name="T2" fmla="+- 0 9413 2827"/>
                            <a:gd name="T3" fmla="*/ T2 w 6586"/>
                          </a:gdLst>
                          <a:ahLst/>
                          <a:cxnLst>
                            <a:cxn ang="0">
                              <a:pos x="T1" y="0"/>
                            </a:cxn>
                            <a:cxn ang="0">
                              <a:pos x="T3" y="0"/>
                            </a:cxn>
                          </a:cxnLst>
                          <a:rect l="0" t="0" r="r" b="b"/>
                          <a:pathLst>
                            <a:path w="6586">
                              <a:moveTo>
                                <a:pt x="0" y="0"/>
                              </a:moveTo>
                              <a:lnTo>
                                <a:pt x="6586"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BCFED2C">
              <v:shape id="Freeform 54" style="position:absolute;margin-left:141.35pt;margin-top:10.85pt;width:329.3pt;height:.1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586,1270" o:spid="_x0000_s1026" filled="f" strokeweight=".14042mm" path="m,l658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" w14:anchorId="28FCE179">
                <v:path arrowok="t" o:connecttype="custom" o:connectlocs="0,0;4182110,0" o:connectangles="0,0"/>
                <w10:wrap type="topAndBottom" anchorx="page"/>
              </v:shape>
            </w:pict>
          </mc:Fallback>
        </mc:AlternateContent>
      </w:r>
    </w:p>
    <w:p w14:paraId="4DC02E2C" w14:textId="77777777" w:rsidR="00054221" w:rsidRPr="00FF0076" w:rsidRDefault="00BD4E74">
      <w:pPr>
        <w:tabs>
          <w:tab w:val="left" w:pos="5181"/>
          <w:tab w:val="left" w:pos="8092"/>
        </w:tabs>
        <w:spacing w:line="119" w:lineRule="exact"/>
        <w:ind w:left="1507"/>
        <w:jc w:val="both"/>
        <w:rPr>
          <w:b/>
          <w:sz w:val="16"/>
          <w:lang w:val="it-IT"/>
        </w:rPr>
      </w:pPr>
      <w:r>
        <w:rPr>
          <w:rFonts w:ascii="Times New Roman"/>
          <w:w w:val="99"/>
          <w:sz w:val="16"/>
          <w:u w:val="single"/>
        </w:rPr>
        <w:t xml:space="preserve"> </w:t>
      </w:r>
      <w:r>
        <w:rPr>
          <w:rFonts w:ascii="Times New Roman"/>
          <w:sz w:val="16"/>
          <w:u w:val="single"/>
        </w:rPr>
        <w:tab/>
      </w:r>
      <w:proofErr w:type="spellStart"/>
      <w:r w:rsidRPr="00FF0076">
        <w:rPr>
          <w:b/>
          <w:w w:val="105"/>
          <w:sz w:val="16"/>
          <w:u w:val="single"/>
          <w:lang w:val="it-IT"/>
        </w:rPr>
        <w:t>Aggregation</w:t>
      </w:r>
      <w:proofErr w:type="spellEnd"/>
      <w:r w:rsidRPr="00FF0076">
        <w:rPr>
          <w:b/>
          <w:spacing w:val="8"/>
          <w:w w:val="105"/>
          <w:sz w:val="16"/>
          <w:u w:val="single"/>
          <w:lang w:val="it-IT"/>
        </w:rPr>
        <w:t xml:space="preserve"> </w:t>
      </w:r>
      <w:proofErr w:type="spellStart"/>
      <w:r w:rsidRPr="00FF0076">
        <w:rPr>
          <w:b/>
          <w:w w:val="105"/>
          <w:sz w:val="16"/>
          <w:u w:val="single"/>
          <w:lang w:val="it-IT"/>
        </w:rPr>
        <w:t>Methodology</w:t>
      </w:r>
      <w:proofErr w:type="spellEnd"/>
      <w:r w:rsidRPr="00FF0076">
        <w:rPr>
          <w:b/>
          <w:sz w:val="16"/>
          <w:u w:val="single"/>
          <w:lang w:val="it-IT"/>
        </w:rPr>
        <w:tab/>
      </w:r>
    </w:p>
    <w:p w14:paraId="60B8316A" w14:textId="77777777" w:rsidR="00054221" w:rsidRPr="00FF0076" w:rsidRDefault="00054221">
      <w:pPr>
        <w:spacing w:line="119" w:lineRule="exact"/>
        <w:jc w:val="both"/>
        <w:rPr>
          <w:sz w:val="16"/>
          <w:lang w:val="it-IT"/>
        </w:rPr>
        <w:sectPr w:rsidR="00054221" w:rsidRPr="00FF0076">
          <w:pgSz w:w="12240" w:h="15840"/>
          <w:pgMar w:top="1260" w:right="860" w:bottom="1080" w:left="1320" w:header="0" w:footer="888" w:gutter="0"/>
          <w:cols w:space="720"/>
        </w:sectPr>
      </w:pPr>
    </w:p>
    <w:p w14:paraId="154C8AC6" w14:textId="1BCD9D9F" w:rsidR="00054221" w:rsidRPr="00FF0076" w:rsidRDefault="00BD4E74">
      <w:pPr>
        <w:tabs>
          <w:tab w:val="left" w:pos="4615"/>
        </w:tabs>
        <w:spacing w:before="31"/>
        <w:ind w:left="1626"/>
        <w:rPr>
          <w:b/>
          <w:sz w:val="16"/>
          <w:lang w:val="it-IT"/>
        </w:rPr>
      </w:pPr>
      <w:r>
        <w:rPr>
          <w:noProof/>
          <w:color w:val="2B579A"/>
          <w:shd w:val="clear" w:color="auto" w:fill="E6E6E6"/>
        </w:rPr>
        <mc:AlternateContent>
          <mc:Choice Requires="wps">
            <w:drawing>
              <wp:anchor distT="0" distB="0" distL="114300" distR="114300" simplePos="0" relativeHeight="251658246" behindDoc="1" locked="0" layoutInCell="1" allowOverlap="1" wp14:anchorId="71E7880B" wp14:editId="384DCD66">
                <wp:simplePos x="0" y="0"/>
                <wp:positionH relativeFrom="page">
                  <wp:posOffset>3773170</wp:posOffset>
                </wp:positionH>
                <wp:positionV relativeFrom="paragraph">
                  <wp:posOffset>120015</wp:posOffset>
                </wp:positionV>
                <wp:extent cx="314325" cy="146685"/>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146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EB7AC1" w14:textId="77777777" w:rsidR="00054221" w:rsidRDefault="00BD4E74">
                            <w:pPr>
                              <w:spacing w:before="34"/>
                              <w:rPr>
                                <w:b/>
                                <w:sz w:val="16"/>
                              </w:rPr>
                            </w:pPr>
                            <w:r>
                              <w:rPr>
                                <w:b/>
                                <w:w w:val="105"/>
                                <w:sz w:val="16"/>
                              </w:rPr>
                              <w:t>(F2F)</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E7880B" id="Text Box 57" o:spid="_x0000_s1027" type="#_x0000_t202" style="position:absolute;left:0;text-align:left;margin-left:297.1pt;margin-top:9.45pt;width:24.75pt;height:11.55pt;z-index:-25165823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" filled="f" stroked="f">
                <v:textbox inset="0,0,0,0">
                  <w:txbxContent>
                    <w:p w14:paraId="16EB7AC1" w14:textId="77777777" w:rsidR="00054221" w:rsidRDefault="00BD4E74">
                      <w:pPr>
                        <w:spacing w:before="34"/>
                        <w:rPr>
                          <w:b/>
                          <w:sz w:val="16"/>
                        </w:rPr>
                      </w:pPr>
                      <w:r>
                        <w:rPr>
                          <w:b/>
                          <w:w w:val="105"/>
                          <w:sz w:val="16"/>
                        </w:rPr>
                        <w:t>(F2F)</w:t>
                      </w:r>
                    </w:p>
                  </w:txbxContent>
                </v:textbox>
                <w10:wrap anchorx="page"/>
              </v:shape>
            </w:pict>
          </mc:Fallback>
        </mc:AlternateContent>
      </w:r>
      <w:proofErr w:type="spellStart"/>
      <w:r w:rsidRPr="00FF0076">
        <w:rPr>
          <w:b/>
          <w:w w:val="110"/>
          <w:sz w:val="16"/>
          <w:lang w:val="it-IT"/>
        </w:rPr>
        <w:t>Indicator</w:t>
      </w:r>
      <w:proofErr w:type="spellEnd"/>
      <w:r w:rsidRPr="00FF0076">
        <w:rPr>
          <w:b/>
          <w:w w:val="110"/>
          <w:sz w:val="16"/>
          <w:lang w:val="it-IT"/>
        </w:rPr>
        <w:tab/>
      </w:r>
      <w:r w:rsidRPr="00FF0076">
        <w:rPr>
          <w:b/>
          <w:w w:val="110"/>
          <w:position w:val="10"/>
          <w:sz w:val="16"/>
          <w:lang w:val="it-IT"/>
        </w:rPr>
        <w:t>CARI</w:t>
      </w:r>
    </w:p>
    <w:p w14:paraId="34748A8C" w14:textId="77777777" w:rsidR="00054221" w:rsidRPr="00FF0076" w:rsidRDefault="00BD4E74">
      <w:pPr>
        <w:spacing w:before="34" w:line="249" w:lineRule="auto"/>
        <w:ind w:left="205" w:right="-11" w:hanging="7"/>
        <w:rPr>
          <w:b/>
          <w:sz w:val="16"/>
          <w:lang w:val="it-IT"/>
        </w:rPr>
      </w:pPr>
      <w:r w:rsidRPr="00FF0076">
        <w:rPr>
          <w:lang w:val="it-IT"/>
        </w:rPr>
        <w:br w:type="column"/>
      </w:r>
      <w:r w:rsidRPr="00FF0076">
        <w:rPr>
          <w:b/>
          <w:w w:val="115"/>
          <w:sz w:val="16"/>
          <w:lang w:val="it-IT"/>
        </w:rPr>
        <w:t>CARI</w:t>
      </w:r>
      <w:r w:rsidRPr="00FF0076">
        <w:rPr>
          <w:b/>
          <w:spacing w:val="-44"/>
          <w:w w:val="115"/>
          <w:sz w:val="16"/>
          <w:lang w:val="it-IT"/>
        </w:rPr>
        <w:t xml:space="preserve"> </w:t>
      </w:r>
      <w:r w:rsidRPr="00FF0076">
        <w:rPr>
          <w:b/>
          <w:w w:val="105"/>
          <w:sz w:val="16"/>
          <w:lang w:val="it-IT"/>
        </w:rPr>
        <w:t>(F2F)</w:t>
      </w:r>
    </w:p>
    <w:p w14:paraId="75F3F4AC" w14:textId="77777777" w:rsidR="00054221" w:rsidRPr="00FF0076" w:rsidRDefault="00BD4E74">
      <w:pPr>
        <w:spacing w:before="34"/>
        <w:ind w:left="311"/>
        <w:rPr>
          <w:b/>
          <w:sz w:val="16"/>
          <w:lang w:val="it-IT"/>
        </w:rPr>
      </w:pPr>
      <w:r w:rsidRPr="00FF0076">
        <w:rPr>
          <w:lang w:val="it-IT"/>
        </w:rPr>
        <w:br w:type="column"/>
      </w:r>
      <w:r w:rsidRPr="00FF0076">
        <w:rPr>
          <w:b/>
          <w:w w:val="115"/>
          <w:sz w:val="16"/>
          <w:lang w:val="it-IT"/>
        </w:rPr>
        <w:t>rCARI</w:t>
      </w:r>
    </w:p>
    <w:p w14:paraId="2AFE6631" w14:textId="77777777" w:rsidR="00054221" w:rsidRDefault="00BD4E74">
      <w:pPr>
        <w:spacing w:before="8"/>
        <w:ind w:left="199"/>
        <w:rPr>
          <w:b/>
          <w:sz w:val="16"/>
        </w:rPr>
      </w:pPr>
      <w:r>
        <w:rPr>
          <w:b/>
          <w:sz w:val="16"/>
        </w:rPr>
        <w:t>(Remote)</w:t>
      </w:r>
    </w:p>
    <w:p w14:paraId="7CA33B71" w14:textId="77777777" w:rsidR="00054221" w:rsidRDefault="00BD4E74">
      <w:pPr>
        <w:spacing w:before="34"/>
        <w:ind w:left="311"/>
        <w:rPr>
          <w:b/>
          <w:sz w:val="16"/>
        </w:rPr>
      </w:pPr>
      <w:r>
        <w:br w:type="column"/>
      </w:r>
      <w:r>
        <w:rPr>
          <w:b/>
          <w:w w:val="115"/>
          <w:sz w:val="16"/>
        </w:rPr>
        <w:t>rCARI</w:t>
      </w:r>
    </w:p>
    <w:p w14:paraId="1D2C4F7F" w14:textId="77777777" w:rsidR="00054221" w:rsidRDefault="00BD4E74">
      <w:pPr>
        <w:spacing w:before="8"/>
        <w:ind w:left="198"/>
        <w:rPr>
          <w:b/>
          <w:sz w:val="16"/>
        </w:rPr>
      </w:pPr>
      <w:r>
        <w:rPr>
          <w:b/>
          <w:w w:val="105"/>
          <w:sz w:val="16"/>
        </w:rPr>
        <w:t>(Remote)</w:t>
      </w:r>
    </w:p>
    <w:p w14:paraId="47F26EE9" w14:textId="77777777" w:rsidR="00054221" w:rsidRDefault="00054221">
      <w:pPr>
        <w:rPr>
          <w:sz w:val="16"/>
        </w:rPr>
        <w:sectPr w:rsidR="00054221">
          <w:type w:val="continuous"/>
          <w:pgSz w:w="12240" w:h="15840"/>
          <w:pgMar w:top="1500" w:right="860" w:bottom="1080" w:left="1320" w:header="720" w:footer="720" w:gutter="0"/>
          <w:cols w:num="4" w:space="720" w:equalWidth="0">
            <w:col w:w="5123" w:space="40"/>
            <w:col w:w="707" w:space="39"/>
            <w:col w:w="1013" w:space="40"/>
            <w:col w:w="3098"/>
          </w:cols>
        </w:sectPr>
      </w:pPr>
    </w:p>
    <w:tbl>
      <w:tblPr>
        <w:tblW w:w="0" w:type="auto"/>
        <w:tblInd w:w="1514" w:type="dxa"/>
        <w:tblLayout w:type="fixed"/>
        <w:tblCellMar>
          <w:left w:w="0" w:type="dxa"/>
          <w:right w:w="0" w:type="dxa"/>
        </w:tblCellMar>
        <w:tblLook w:val="01E0" w:firstRow="1" w:lastRow="1" w:firstColumn="1" w:lastColumn="1" w:noHBand="0" w:noVBand="0"/>
      </w:tblPr>
      <w:tblGrid>
        <w:gridCol w:w="1879"/>
        <w:gridCol w:w="1856"/>
        <w:gridCol w:w="822"/>
        <w:gridCol w:w="975"/>
        <w:gridCol w:w="1051"/>
      </w:tblGrid>
      <w:tr w:rsidR="00054221" w14:paraId="2C436632" w14:textId="77777777">
        <w:trPr>
          <w:trHeight w:val="209"/>
        </w:trPr>
        <w:tc>
          <w:tcPr>
            <w:tcW w:w="1879" w:type="dxa"/>
          </w:tcPr>
          <w:p w14:paraId="3A95CE31" w14:textId="77777777" w:rsidR="00054221" w:rsidRDefault="00BD4E74">
            <w:pPr>
              <w:pStyle w:val="TableParagraph"/>
              <w:spacing w:before="1" w:line="175" w:lineRule="exact"/>
              <w:ind w:left="119"/>
              <w:jc w:val="left"/>
              <w:rPr>
                <w:b/>
                <w:sz w:val="16"/>
              </w:rPr>
            </w:pPr>
            <w:r>
              <w:rPr>
                <w:b/>
                <w:w w:val="115"/>
                <w:sz w:val="16"/>
              </w:rPr>
              <w:t>FCS</w:t>
            </w:r>
          </w:p>
        </w:tc>
        <w:tc>
          <w:tcPr>
            <w:tcW w:w="1856" w:type="dxa"/>
          </w:tcPr>
          <w:p w14:paraId="2013F6B5" w14:textId="77777777" w:rsidR="00054221" w:rsidRDefault="00BD4E74">
            <w:pPr>
              <w:pStyle w:val="TableParagraph"/>
              <w:spacing w:before="1" w:line="175" w:lineRule="exact"/>
              <w:ind w:right="243"/>
              <w:jc w:val="right"/>
              <w:rPr>
                <w:sz w:val="16"/>
              </w:rPr>
            </w:pPr>
            <w:r>
              <w:rPr>
                <w:w w:val="110"/>
                <w:sz w:val="16"/>
              </w:rPr>
              <w:t>Yes</w:t>
            </w:r>
          </w:p>
        </w:tc>
        <w:tc>
          <w:tcPr>
            <w:tcW w:w="822" w:type="dxa"/>
          </w:tcPr>
          <w:p w14:paraId="38EC4D7A" w14:textId="77777777" w:rsidR="00054221" w:rsidRDefault="00BD4E74">
            <w:pPr>
              <w:pStyle w:val="TableParagraph"/>
              <w:spacing w:before="1" w:line="175" w:lineRule="exact"/>
              <w:ind w:left="246"/>
              <w:jc w:val="left"/>
              <w:rPr>
                <w:sz w:val="16"/>
              </w:rPr>
            </w:pPr>
            <w:r>
              <w:rPr>
                <w:w w:val="110"/>
                <w:sz w:val="16"/>
              </w:rPr>
              <w:t>Yes</w:t>
            </w:r>
          </w:p>
        </w:tc>
        <w:tc>
          <w:tcPr>
            <w:tcW w:w="975" w:type="dxa"/>
          </w:tcPr>
          <w:p w14:paraId="5C652559" w14:textId="77777777" w:rsidR="00054221" w:rsidRDefault="00BD4E74">
            <w:pPr>
              <w:pStyle w:val="TableParagraph"/>
              <w:spacing w:before="1" w:line="175" w:lineRule="exact"/>
              <w:ind w:left="323"/>
              <w:jc w:val="left"/>
              <w:rPr>
                <w:sz w:val="16"/>
              </w:rPr>
            </w:pPr>
            <w:r>
              <w:rPr>
                <w:w w:val="110"/>
                <w:sz w:val="16"/>
              </w:rPr>
              <w:t>Yes</w:t>
            </w:r>
          </w:p>
        </w:tc>
        <w:tc>
          <w:tcPr>
            <w:tcW w:w="1051" w:type="dxa"/>
          </w:tcPr>
          <w:p w14:paraId="2F56B3FB" w14:textId="77777777" w:rsidR="00054221" w:rsidRDefault="00BD4E74">
            <w:pPr>
              <w:pStyle w:val="TableParagraph"/>
              <w:spacing w:before="1" w:line="175" w:lineRule="exact"/>
              <w:ind w:left="400"/>
              <w:jc w:val="left"/>
              <w:rPr>
                <w:sz w:val="16"/>
              </w:rPr>
            </w:pPr>
            <w:r>
              <w:rPr>
                <w:w w:val="110"/>
                <w:sz w:val="16"/>
              </w:rPr>
              <w:t>Yes</w:t>
            </w:r>
          </w:p>
        </w:tc>
      </w:tr>
      <w:tr w:rsidR="00054221" w14:paraId="32296597" w14:textId="77777777">
        <w:trPr>
          <w:trHeight w:val="189"/>
        </w:trPr>
        <w:tc>
          <w:tcPr>
            <w:tcW w:w="1879" w:type="dxa"/>
          </w:tcPr>
          <w:p w14:paraId="30B466FA" w14:textId="77777777" w:rsidR="00054221" w:rsidRDefault="00BD4E74">
            <w:pPr>
              <w:pStyle w:val="TableParagraph"/>
              <w:spacing w:before="0" w:line="156" w:lineRule="exact"/>
              <w:ind w:left="119"/>
              <w:jc w:val="left"/>
              <w:rPr>
                <w:b/>
                <w:sz w:val="16"/>
              </w:rPr>
            </w:pPr>
            <w:r>
              <w:rPr>
                <w:b/>
                <w:w w:val="110"/>
                <w:sz w:val="16"/>
              </w:rPr>
              <w:t>FES</w:t>
            </w:r>
          </w:p>
        </w:tc>
        <w:tc>
          <w:tcPr>
            <w:tcW w:w="1856" w:type="dxa"/>
          </w:tcPr>
          <w:p w14:paraId="13DF645B" w14:textId="77777777" w:rsidR="00054221" w:rsidRDefault="00BD4E74">
            <w:pPr>
              <w:pStyle w:val="TableParagraph"/>
              <w:spacing w:before="0" w:line="156" w:lineRule="exact"/>
              <w:ind w:right="243"/>
              <w:jc w:val="right"/>
              <w:rPr>
                <w:sz w:val="16"/>
              </w:rPr>
            </w:pPr>
            <w:r>
              <w:rPr>
                <w:w w:val="110"/>
                <w:sz w:val="16"/>
              </w:rPr>
              <w:t>Yes</w:t>
            </w:r>
          </w:p>
        </w:tc>
        <w:tc>
          <w:tcPr>
            <w:tcW w:w="822" w:type="dxa"/>
          </w:tcPr>
          <w:p w14:paraId="7C19C13C" w14:textId="77777777" w:rsidR="00054221" w:rsidRDefault="00BD4E74">
            <w:pPr>
              <w:pStyle w:val="TableParagraph"/>
              <w:spacing w:before="0" w:line="156" w:lineRule="exact"/>
              <w:ind w:left="248"/>
              <w:jc w:val="left"/>
              <w:rPr>
                <w:b/>
                <w:sz w:val="16"/>
              </w:rPr>
            </w:pPr>
            <w:r>
              <w:rPr>
                <w:b/>
                <w:color w:val="CB0000"/>
                <w:w w:val="105"/>
                <w:sz w:val="16"/>
              </w:rPr>
              <w:t>No</w:t>
            </w:r>
          </w:p>
        </w:tc>
        <w:tc>
          <w:tcPr>
            <w:tcW w:w="975" w:type="dxa"/>
          </w:tcPr>
          <w:p w14:paraId="03171442" w14:textId="77777777" w:rsidR="00054221" w:rsidRDefault="00BD4E74">
            <w:pPr>
              <w:pStyle w:val="TableParagraph"/>
              <w:spacing w:before="0" w:line="156" w:lineRule="exact"/>
              <w:ind w:left="323"/>
              <w:jc w:val="left"/>
              <w:rPr>
                <w:sz w:val="16"/>
              </w:rPr>
            </w:pPr>
            <w:r>
              <w:rPr>
                <w:w w:val="110"/>
                <w:sz w:val="16"/>
              </w:rPr>
              <w:t>Yes</w:t>
            </w:r>
          </w:p>
        </w:tc>
        <w:tc>
          <w:tcPr>
            <w:tcW w:w="1051" w:type="dxa"/>
          </w:tcPr>
          <w:p w14:paraId="2770EC63" w14:textId="77777777" w:rsidR="00054221" w:rsidRDefault="00BD4E74">
            <w:pPr>
              <w:pStyle w:val="TableParagraph"/>
              <w:spacing w:before="0" w:line="156" w:lineRule="exact"/>
              <w:ind w:left="422"/>
              <w:jc w:val="left"/>
              <w:rPr>
                <w:sz w:val="16"/>
              </w:rPr>
            </w:pPr>
            <w:r>
              <w:rPr>
                <w:sz w:val="16"/>
              </w:rPr>
              <w:t>No</w:t>
            </w:r>
          </w:p>
        </w:tc>
      </w:tr>
      <w:tr w:rsidR="00054221" w14:paraId="51B02F06" w14:textId="77777777">
        <w:trPr>
          <w:trHeight w:val="189"/>
        </w:trPr>
        <w:tc>
          <w:tcPr>
            <w:tcW w:w="1879" w:type="dxa"/>
          </w:tcPr>
          <w:p w14:paraId="792B113E" w14:textId="77777777" w:rsidR="00054221" w:rsidRDefault="00BD4E74">
            <w:pPr>
              <w:pStyle w:val="TableParagraph"/>
              <w:spacing w:before="0" w:line="156" w:lineRule="exact"/>
              <w:ind w:left="119"/>
              <w:jc w:val="left"/>
              <w:rPr>
                <w:b/>
                <w:sz w:val="16"/>
              </w:rPr>
            </w:pPr>
            <w:r>
              <w:rPr>
                <w:b/>
                <w:w w:val="110"/>
                <w:sz w:val="16"/>
              </w:rPr>
              <w:t>LCS</w:t>
            </w:r>
          </w:p>
        </w:tc>
        <w:tc>
          <w:tcPr>
            <w:tcW w:w="1856" w:type="dxa"/>
          </w:tcPr>
          <w:p w14:paraId="04416AFE" w14:textId="77777777" w:rsidR="00054221" w:rsidRDefault="00BD4E74">
            <w:pPr>
              <w:pStyle w:val="TableParagraph"/>
              <w:spacing w:before="0" w:line="156" w:lineRule="exact"/>
              <w:ind w:right="243"/>
              <w:jc w:val="right"/>
              <w:rPr>
                <w:sz w:val="16"/>
              </w:rPr>
            </w:pPr>
            <w:r>
              <w:rPr>
                <w:w w:val="110"/>
                <w:sz w:val="16"/>
              </w:rPr>
              <w:t>Yes</w:t>
            </w:r>
          </w:p>
        </w:tc>
        <w:tc>
          <w:tcPr>
            <w:tcW w:w="822" w:type="dxa"/>
          </w:tcPr>
          <w:p w14:paraId="5CB2424D" w14:textId="77777777" w:rsidR="00054221" w:rsidRDefault="00BD4E74">
            <w:pPr>
              <w:pStyle w:val="TableParagraph"/>
              <w:spacing w:before="0" w:line="156" w:lineRule="exact"/>
              <w:ind w:left="246"/>
              <w:jc w:val="left"/>
              <w:rPr>
                <w:sz w:val="16"/>
              </w:rPr>
            </w:pPr>
            <w:r>
              <w:rPr>
                <w:w w:val="110"/>
                <w:sz w:val="16"/>
              </w:rPr>
              <w:t>Yes</w:t>
            </w:r>
          </w:p>
        </w:tc>
        <w:tc>
          <w:tcPr>
            <w:tcW w:w="975" w:type="dxa"/>
          </w:tcPr>
          <w:p w14:paraId="3DA66E5F" w14:textId="77777777" w:rsidR="00054221" w:rsidRDefault="00BD4E74">
            <w:pPr>
              <w:pStyle w:val="TableParagraph"/>
              <w:spacing w:before="0" w:line="156" w:lineRule="exact"/>
              <w:ind w:left="323"/>
              <w:jc w:val="left"/>
              <w:rPr>
                <w:sz w:val="16"/>
              </w:rPr>
            </w:pPr>
            <w:r>
              <w:rPr>
                <w:w w:val="110"/>
                <w:sz w:val="16"/>
              </w:rPr>
              <w:t>Yes</w:t>
            </w:r>
          </w:p>
        </w:tc>
        <w:tc>
          <w:tcPr>
            <w:tcW w:w="1051" w:type="dxa"/>
          </w:tcPr>
          <w:p w14:paraId="34E509A8" w14:textId="77777777" w:rsidR="00054221" w:rsidRDefault="00BD4E74">
            <w:pPr>
              <w:pStyle w:val="TableParagraph"/>
              <w:spacing w:before="0" w:line="156" w:lineRule="exact"/>
              <w:ind w:left="400"/>
              <w:jc w:val="left"/>
              <w:rPr>
                <w:sz w:val="16"/>
              </w:rPr>
            </w:pPr>
            <w:r>
              <w:rPr>
                <w:w w:val="110"/>
                <w:sz w:val="16"/>
              </w:rPr>
              <w:t>Yes</w:t>
            </w:r>
          </w:p>
        </w:tc>
      </w:tr>
      <w:tr w:rsidR="00054221" w14:paraId="21864588" w14:textId="77777777">
        <w:trPr>
          <w:trHeight w:val="405"/>
        </w:trPr>
        <w:tc>
          <w:tcPr>
            <w:tcW w:w="3735" w:type="dxa"/>
            <w:gridSpan w:val="2"/>
            <w:tcBorders>
              <w:bottom w:val="single" w:sz="4" w:space="0" w:color="000000"/>
            </w:tcBorders>
          </w:tcPr>
          <w:p w14:paraId="6F08CD79" w14:textId="77777777" w:rsidR="00054221" w:rsidRDefault="00BD4E74">
            <w:pPr>
              <w:pStyle w:val="TableParagraph"/>
              <w:tabs>
                <w:tab w:val="left" w:pos="3234"/>
              </w:tabs>
              <w:spacing w:before="0" w:line="162" w:lineRule="exact"/>
              <w:ind w:left="119"/>
              <w:jc w:val="left"/>
              <w:rPr>
                <w:sz w:val="16"/>
              </w:rPr>
            </w:pPr>
            <w:r>
              <w:rPr>
                <w:b/>
                <w:w w:val="110"/>
                <w:sz w:val="16"/>
              </w:rPr>
              <w:t>rCSI</w:t>
            </w:r>
            <w:r>
              <w:rPr>
                <w:b/>
                <w:w w:val="110"/>
                <w:sz w:val="16"/>
              </w:rPr>
              <w:tab/>
            </w:r>
            <w:r>
              <w:rPr>
                <w:w w:val="110"/>
                <w:sz w:val="16"/>
              </w:rPr>
              <w:t>Yes</w:t>
            </w:r>
          </w:p>
          <w:p w14:paraId="3FBF820F" w14:textId="77777777" w:rsidR="00054221" w:rsidRDefault="00BD4E74">
            <w:pPr>
              <w:pStyle w:val="TableParagraph"/>
              <w:tabs>
                <w:tab w:val="left" w:pos="3237"/>
              </w:tabs>
              <w:spacing w:before="7" w:line="240" w:lineRule="auto"/>
              <w:ind w:left="119"/>
              <w:jc w:val="left"/>
              <w:rPr>
                <w:b/>
                <w:sz w:val="16"/>
              </w:rPr>
            </w:pPr>
            <w:r>
              <w:rPr>
                <w:b/>
                <w:spacing w:val="-1"/>
                <w:w w:val="105"/>
                <w:sz w:val="16"/>
              </w:rPr>
              <w:t xml:space="preserve">Income source </w:t>
            </w:r>
            <w:r>
              <w:rPr>
                <w:b/>
                <w:w w:val="105"/>
                <w:sz w:val="16"/>
              </w:rPr>
              <w:t>&amp; income</w:t>
            </w:r>
            <w:r>
              <w:rPr>
                <w:b/>
                <w:spacing w:val="-1"/>
                <w:w w:val="105"/>
                <w:sz w:val="16"/>
              </w:rPr>
              <w:t xml:space="preserve"> </w:t>
            </w:r>
            <w:r>
              <w:rPr>
                <w:b/>
                <w:w w:val="105"/>
                <w:sz w:val="16"/>
              </w:rPr>
              <w:t>change</w:t>
            </w:r>
            <w:r>
              <w:rPr>
                <w:b/>
                <w:w w:val="105"/>
                <w:sz w:val="16"/>
              </w:rPr>
              <w:tab/>
            </w:r>
            <w:r>
              <w:rPr>
                <w:b/>
                <w:color w:val="CB0000"/>
                <w:w w:val="105"/>
                <w:sz w:val="16"/>
              </w:rPr>
              <w:t>No</w:t>
            </w:r>
          </w:p>
        </w:tc>
        <w:tc>
          <w:tcPr>
            <w:tcW w:w="822" w:type="dxa"/>
            <w:tcBorders>
              <w:bottom w:val="single" w:sz="4" w:space="0" w:color="000000"/>
            </w:tcBorders>
          </w:tcPr>
          <w:p w14:paraId="30ED50E4" w14:textId="77777777" w:rsidR="00054221" w:rsidRDefault="00BD4E74">
            <w:pPr>
              <w:pStyle w:val="TableParagraph"/>
              <w:spacing w:before="0" w:line="162" w:lineRule="exact"/>
              <w:ind w:left="246"/>
              <w:jc w:val="left"/>
              <w:rPr>
                <w:sz w:val="16"/>
              </w:rPr>
            </w:pPr>
            <w:r>
              <w:rPr>
                <w:w w:val="110"/>
                <w:sz w:val="16"/>
              </w:rPr>
              <w:t>Yes</w:t>
            </w:r>
          </w:p>
          <w:p w14:paraId="1B4513B2" w14:textId="77777777" w:rsidR="00054221" w:rsidRDefault="00BD4E74">
            <w:pPr>
              <w:pStyle w:val="TableParagraph"/>
              <w:spacing w:before="7" w:line="240" w:lineRule="auto"/>
              <w:ind w:left="246"/>
              <w:jc w:val="left"/>
              <w:rPr>
                <w:sz w:val="16"/>
              </w:rPr>
            </w:pPr>
            <w:r>
              <w:rPr>
                <w:w w:val="110"/>
                <w:sz w:val="16"/>
              </w:rPr>
              <w:t>Yes</w:t>
            </w:r>
          </w:p>
        </w:tc>
        <w:tc>
          <w:tcPr>
            <w:tcW w:w="975" w:type="dxa"/>
            <w:tcBorders>
              <w:bottom w:val="single" w:sz="4" w:space="0" w:color="000000"/>
            </w:tcBorders>
          </w:tcPr>
          <w:p w14:paraId="44115779" w14:textId="77777777" w:rsidR="00054221" w:rsidRDefault="00BD4E74">
            <w:pPr>
              <w:pStyle w:val="TableParagraph"/>
              <w:spacing w:before="0" w:line="162" w:lineRule="exact"/>
              <w:ind w:left="297" w:right="368"/>
              <w:rPr>
                <w:sz w:val="16"/>
              </w:rPr>
            </w:pPr>
            <w:r>
              <w:rPr>
                <w:w w:val="110"/>
                <w:sz w:val="16"/>
              </w:rPr>
              <w:t>Yes</w:t>
            </w:r>
          </w:p>
          <w:p w14:paraId="6855A58E" w14:textId="77777777" w:rsidR="00054221" w:rsidRDefault="00BD4E74">
            <w:pPr>
              <w:pStyle w:val="TableParagraph"/>
              <w:spacing w:before="7" w:line="240" w:lineRule="auto"/>
              <w:ind w:left="297" w:right="368"/>
              <w:rPr>
                <w:b/>
                <w:sz w:val="16"/>
              </w:rPr>
            </w:pPr>
            <w:r>
              <w:rPr>
                <w:b/>
                <w:color w:val="CB0000"/>
                <w:w w:val="105"/>
                <w:sz w:val="16"/>
              </w:rPr>
              <w:t>No</w:t>
            </w:r>
          </w:p>
        </w:tc>
        <w:tc>
          <w:tcPr>
            <w:tcW w:w="1051" w:type="dxa"/>
            <w:tcBorders>
              <w:bottom w:val="single" w:sz="4" w:space="0" w:color="000000"/>
            </w:tcBorders>
          </w:tcPr>
          <w:p w14:paraId="38BD284E" w14:textId="77777777" w:rsidR="00054221" w:rsidRDefault="00BD4E74">
            <w:pPr>
              <w:pStyle w:val="TableParagraph"/>
              <w:spacing w:before="0" w:line="162" w:lineRule="exact"/>
              <w:ind w:left="354" w:right="350"/>
              <w:rPr>
                <w:sz w:val="16"/>
              </w:rPr>
            </w:pPr>
            <w:r>
              <w:rPr>
                <w:w w:val="110"/>
                <w:sz w:val="16"/>
              </w:rPr>
              <w:t>Yes</w:t>
            </w:r>
          </w:p>
          <w:p w14:paraId="4BC00B82" w14:textId="77777777" w:rsidR="00054221" w:rsidRDefault="00BD4E74">
            <w:pPr>
              <w:pStyle w:val="TableParagraph"/>
              <w:spacing w:before="7" w:line="240" w:lineRule="auto"/>
              <w:ind w:left="354" w:right="350"/>
              <w:rPr>
                <w:b/>
                <w:sz w:val="16"/>
              </w:rPr>
            </w:pPr>
            <w:r>
              <w:rPr>
                <w:b/>
                <w:color w:val="CB0000"/>
                <w:w w:val="105"/>
                <w:sz w:val="16"/>
              </w:rPr>
              <w:t>Yes</w:t>
            </w:r>
          </w:p>
        </w:tc>
      </w:tr>
    </w:tbl>
    <w:p w14:paraId="37263AF0" w14:textId="77777777" w:rsidR="00054221" w:rsidRDefault="00054221">
      <w:pPr>
        <w:pStyle w:val="BodyText"/>
        <w:spacing w:before="4"/>
        <w:rPr>
          <w:b/>
          <w:sz w:val="11"/>
        </w:rPr>
      </w:pPr>
    </w:p>
    <w:p w14:paraId="50AFDC6F" w14:textId="4DDBE0A2" w:rsidR="00054221" w:rsidRDefault="00BD4E74">
      <w:pPr>
        <w:pStyle w:val="BodyText"/>
        <w:spacing w:before="145" w:line="314" w:lineRule="auto"/>
        <w:ind w:left="120" w:right="575"/>
        <w:jc w:val="both"/>
      </w:pPr>
      <w:r>
        <w:t xml:space="preserve">For more information on the calculation </w:t>
      </w:r>
      <w:proofErr w:type="gramStart"/>
      <w:r>
        <w:t>of  the</w:t>
      </w:r>
      <w:proofErr w:type="gramEnd"/>
      <w:r>
        <w:t xml:space="preserve"> food security indicators </w:t>
      </w:r>
      <w:r>
        <w:rPr>
          <w:spacing w:val="18"/>
        </w:rPr>
        <w:t xml:space="preserve"> </w:t>
      </w:r>
      <w:r>
        <w:t>refer</w:t>
      </w:r>
      <w:r>
        <w:rPr>
          <w:spacing w:val="18"/>
        </w:rPr>
        <w:t xml:space="preserve"> </w:t>
      </w:r>
      <w:r>
        <w:t>to</w:t>
      </w:r>
      <w:r>
        <w:rPr>
          <w:spacing w:val="18"/>
        </w:rPr>
        <w:t xml:space="preserve"> </w:t>
      </w:r>
      <w:commentRangeStart w:id="53"/>
      <w:r>
        <w:t>Annex.</w:t>
      </w:r>
      <w:commentRangeEnd w:id="53"/>
      <w:r>
        <w:rPr>
          <w:rStyle w:val="CommentReference"/>
        </w:rPr>
        <w:commentReference w:id="53"/>
      </w:r>
    </w:p>
    <w:p w14:paraId="05A86099" w14:textId="19271874" w:rsidR="00054221" w:rsidRDefault="00BD4E74">
      <w:pPr>
        <w:pStyle w:val="BodyText"/>
        <w:spacing w:before="162" w:line="314" w:lineRule="auto"/>
        <w:ind w:left="120" w:right="577"/>
        <w:jc w:val="both"/>
      </w:pPr>
      <w:r>
        <w:t xml:space="preserve">The first comparison is between </w:t>
      </w:r>
      <w:commentRangeStart w:id="54"/>
      <w:r>
        <w:t>rCARI-Inc</w:t>
      </w:r>
      <w:commentRangeEnd w:id="54"/>
      <w:r>
        <w:rPr>
          <w:rStyle w:val="CommentReference"/>
        </w:rPr>
        <w:commentReference w:id="54"/>
      </w:r>
      <w:r>
        <w:t xml:space="preserve"> (using the income and income change variable) with</w:t>
      </w:r>
      <w:r>
        <w:rPr>
          <w:spacing w:val="1"/>
        </w:rPr>
        <w:t xml:space="preserve"> </w:t>
      </w:r>
      <w:r>
        <w:t>standard</w:t>
      </w:r>
      <w:r>
        <w:rPr>
          <w:spacing w:val="23"/>
        </w:rPr>
        <w:t xml:space="preserve"> </w:t>
      </w:r>
      <w:r>
        <w:t>CARI</w:t>
      </w:r>
      <w:r>
        <w:rPr>
          <w:spacing w:val="23"/>
        </w:rPr>
        <w:t xml:space="preserve"> </w:t>
      </w:r>
      <w:r>
        <w:t>presented</w:t>
      </w:r>
      <w:r>
        <w:rPr>
          <w:spacing w:val="22"/>
        </w:rPr>
        <w:t xml:space="preserve"> </w:t>
      </w:r>
      <w:r>
        <w:t>in</w:t>
      </w:r>
      <w:r>
        <w:rPr>
          <w:spacing w:val="23"/>
        </w:rPr>
        <w:t xml:space="preserve"> </w:t>
      </w:r>
      <w:r>
        <w:t>Table</w:t>
      </w:r>
      <w:r>
        <w:rPr>
          <w:spacing w:val="22"/>
        </w:rPr>
        <w:t xml:space="preserve"> </w:t>
      </w:r>
      <w:r>
        <w:t>3</w:t>
      </w:r>
      <w:r>
        <w:rPr>
          <w:spacing w:val="23"/>
        </w:rPr>
        <w:t xml:space="preserve"> </w:t>
      </w:r>
      <w:r>
        <w:t>for</w:t>
      </w:r>
      <w:r>
        <w:rPr>
          <w:spacing w:val="22"/>
        </w:rPr>
        <w:t xml:space="preserve"> </w:t>
      </w:r>
      <w:proofErr w:type="gramStart"/>
      <w:r>
        <w:t>all</w:t>
      </w:r>
      <w:r>
        <w:rPr>
          <w:spacing w:val="22"/>
        </w:rPr>
        <w:t xml:space="preserve"> </w:t>
      </w:r>
      <w:r w:rsidR="67512341">
        <w:t>of</w:t>
      </w:r>
      <w:proofErr w:type="gramEnd"/>
      <w:r w:rsidR="67512341">
        <w:t xml:space="preserve"> the </w:t>
      </w:r>
      <w:r>
        <w:t>pilot</w:t>
      </w:r>
      <w:r>
        <w:rPr>
          <w:spacing w:val="22"/>
        </w:rPr>
        <w:t xml:space="preserve"> </w:t>
      </w:r>
      <w:r>
        <w:t>countries.</w:t>
      </w:r>
      <w:r>
        <w:rPr>
          <w:spacing w:val="28"/>
        </w:rPr>
        <w:t xml:space="preserve"> </w:t>
      </w:r>
      <w:commentRangeStart w:id="55"/>
      <w:commentRangeEnd w:id="55"/>
      <w:r>
        <w:rPr>
          <w:rStyle w:val="CommentReference"/>
        </w:rPr>
        <w:commentReference w:id="55"/>
      </w:r>
      <w:r>
        <w:t xml:space="preserve"> </w:t>
      </w:r>
      <w:r w:rsidR="7AF0D6E7">
        <w:t>I</w:t>
      </w:r>
      <w:r>
        <w:t>n Myanmar and Ecuador, the</w:t>
      </w:r>
      <w:r w:rsidR="36722356">
        <w:t>re was no statistically significant differences</w:t>
      </w:r>
      <w:r>
        <w:t xml:space="preserve"> reported</w:t>
      </w:r>
      <w:r w:rsidR="548C1813">
        <w:t xml:space="preserve"> in the prevalence of</w:t>
      </w:r>
      <w:r>
        <w:t xml:space="preserve"> food insecurity (</w:t>
      </w:r>
      <w:commentRangeStart w:id="56"/>
      <w:r>
        <w:t>moderately</w:t>
      </w:r>
      <w:r>
        <w:rPr>
          <w:spacing w:val="1"/>
        </w:rPr>
        <w:t xml:space="preserve"> </w:t>
      </w:r>
      <w:r>
        <w:rPr>
          <w:w w:val="95"/>
        </w:rPr>
        <w:t>food insecure plus severely food insecure</w:t>
      </w:r>
      <w:commentRangeEnd w:id="56"/>
      <w:r>
        <w:rPr>
          <w:rStyle w:val="CommentReference"/>
        </w:rPr>
        <w:commentReference w:id="56"/>
      </w:r>
      <w:r>
        <w:rPr>
          <w:w w:val="95"/>
        </w:rPr>
        <w:t>)  between the two aggregation</w:t>
      </w:r>
      <w:r>
        <w:rPr>
          <w:spacing w:val="1"/>
          <w:w w:val="95"/>
        </w:rPr>
        <w:t xml:space="preserve"> </w:t>
      </w:r>
      <w:r>
        <w:rPr>
          <w:spacing w:val="-1"/>
        </w:rPr>
        <w:t>methodologies.</w:t>
      </w:r>
      <w:r>
        <w:rPr>
          <w:spacing w:val="10"/>
        </w:rPr>
        <w:t xml:space="preserve"> </w:t>
      </w:r>
      <w:r>
        <w:rPr>
          <w:spacing w:val="-1"/>
        </w:rPr>
        <w:t>However,</w:t>
      </w:r>
      <w:r>
        <w:rPr>
          <w:spacing w:val="-5"/>
        </w:rPr>
        <w:t xml:space="preserve"> </w:t>
      </w:r>
      <w:r>
        <w:rPr>
          <w:spacing w:val="-1"/>
        </w:rPr>
        <w:t>in</w:t>
      </w:r>
      <w:r>
        <w:rPr>
          <w:spacing w:val="-6"/>
        </w:rPr>
        <w:t xml:space="preserve"> </w:t>
      </w:r>
      <w:r>
        <w:rPr>
          <w:spacing w:val="-1"/>
        </w:rPr>
        <w:t>CAR,</w:t>
      </w:r>
      <w:r>
        <w:rPr>
          <w:spacing w:val="-5"/>
        </w:rPr>
        <w:t xml:space="preserve"> </w:t>
      </w:r>
      <w:r>
        <w:rPr>
          <w:spacing w:val="-1"/>
        </w:rPr>
        <w:t>rCARI-Inc</w:t>
      </w:r>
      <w:r>
        <w:rPr>
          <w:spacing w:val="-5"/>
        </w:rPr>
        <w:t xml:space="preserve"> </w:t>
      </w:r>
      <w:r>
        <w:rPr>
          <w:spacing w:val="-1"/>
        </w:rPr>
        <w:t>underestimated</w:t>
      </w:r>
      <w:r>
        <w:rPr>
          <w:spacing w:val="-6"/>
        </w:rPr>
        <w:t xml:space="preserve"> </w:t>
      </w:r>
      <w:r>
        <w:rPr>
          <w:spacing w:val="-1"/>
        </w:rPr>
        <w:t>the</w:t>
      </w:r>
      <w:r>
        <w:rPr>
          <w:spacing w:val="-5"/>
        </w:rPr>
        <w:t xml:space="preserve"> </w:t>
      </w:r>
      <w:r>
        <w:t>prevalence</w:t>
      </w:r>
      <w:r>
        <w:rPr>
          <w:spacing w:val="-6"/>
        </w:rPr>
        <w:t xml:space="preserve"> </w:t>
      </w:r>
      <w:r>
        <w:t>of</w:t>
      </w:r>
      <w:r>
        <w:rPr>
          <w:spacing w:val="-5"/>
        </w:rPr>
        <w:t xml:space="preserve"> </w:t>
      </w:r>
      <w:r>
        <w:t>food</w:t>
      </w:r>
      <w:r>
        <w:rPr>
          <w:spacing w:val="-6"/>
        </w:rPr>
        <w:t xml:space="preserve"> </w:t>
      </w:r>
      <w:r>
        <w:t>insecurity</w:t>
      </w:r>
      <w:r>
        <w:rPr>
          <w:spacing w:val="-5"/>
        </w:rPr>
        <w:t xml:space="preserve"> </w:t>
      </w:r>
      <w:r>
        <w:t>by</w:t>
      </w:r>
      <w:r>
        <w:rPr>
          <w:spacing w:val="-51"/>
        </w:rPr>
        <w:t xml:space="preserve"> </w:t>
      </w:r>
      <w:r>
        <w:t>21</w:t>
      </w:r>
      <w:r w:rsidR="7FAFAFBB">
        <w:t xml:space="preserve"> percentage</w:t>
      </w:r>
      <w:r>
        <w:t xml:space="preserve"> points compared to CARI-FES. </w:t>
      </w:r>
      <w:r w:rsidR="365DC94B">
        <w:t>Further</w:t>
      </w:r>
      <w:r>
        <w:t>, rCARI-Inc was identical to CARI-FES in es</w:t>
      </w:r>
      <w:r>
        <w:rPr>
          <w:w w:val="95"/>
        </w:rPr>
        <w:t>timating</w:t>
      </w:r>
      <w:r>
        <w:rPr>
          <w:spacing w:val="17"/>
          <w:w w:val="95"/>
        </w:rPr>
        <w:t xml:space="preserve"> </w:t>
      </w:r>
      <w:r>
        <w:rPr>
          <w:w w:val="95"/>
        </w:rPr>
        <w:t>the</w:t>
      </w:r>
      <w:r>
        <w:rPr>
          <w:spacing w:val="17"/>
          <w:w w:val="95"/>
        </w:rPr>
        <w:t xml:space="preserve"> </w:t>
      </w:r>
      <w:r>
        <w:rPr>
          <w:w w:val="95"/>
        </w:rPr>
        <w:t>percentage</w:t>
      </w:r>
      <w:r>
        <w:rPr>
          <w:spacing w:val="18"/>
          <w:w w:val="95"/>
        </w:rPr>
        <w:t xml:space="preserve"> </w:t>
      </w:r>
      <w:r>
        <w:rPr>
          <w:w w:val="95"/>
        </w:rPr>
        <w:t>of</w:t>
      </w:r>
      <w:r>
        <w:rPr>
          <w:spacing w:val="17"/>
          <w:w w:val="95"/>
        </w:rPr>
        <w:t xml:space="preserve"> </w:t>
      </w:r>
      <w:r>
        <w:rPr>
          <w:w w:val="95"/>
        </w:rPr>
        <w:t>moderately</w:t>
      </w:r>
      <w:r>
        <w:rPr>
          <w:spacing w:val="18"/>
          <w:w w:val="95"/>
        </w:rPr>
        <w:t xml:space="preserve"> </w:t>
      </w:r>
      <w:r>
        <w:rPr>
          <w:w w:val="95"/>
        </w:rPr>
        <w:t>food</w:t>
      </w:r>
      <w:r>
        <w:rPr>
          <w:spacing w:val="17"/>
          <w:w w:val="95"/>
        </w:rPr>
        <w:t xml:space="preserve"> </w:t>
      </w:r>
      <w:r>
        <w:rPr>
          <w:w w:val="95"/>
        </w:rPr>
        <w:t>insecure</w:t>
      </w:r>
      <w:r>
        <w:rPr>
          <w:spacing w:val="18"/>
          <w:w w:val="95"/>
        </w:rPr>
        <w:t xml:space="preserve"> </w:t>
      </w:r>
      <w:r>
        <w:rPr>
          <w:w w:val="95"/>
        </w:rPr>
        <w:t>in</w:t>
      </w:r>
      <w:r>
        <w:rPr>
          <w:spacing w:val="17"/>
          <w:w w:val="95"/>
        </w:rPr>
        <w:t xml:space="preserve"> </w:t>
      </w:r>
      <w:r>
        <w:rPr>
          <w:w w:val="95"/>
        </w:rPr>
        <w:t>Myanmar</w:t>
      </w:r>
      <w:r>
        <w:rPr>
          <w:spacing w:val="18"/>
          <w:w w:val="95"/>
        </w:rPr>
        <w:t xml:space="preserve"> </w:t>
      </w:r>
      <w:r>
        <w:rPr>
          <w:w w:val="95"/>
        </w:rPr>
        <w:t>and</w:t>
      </w:r>
      <w:r>
        <w:rPr>
          <w:spacing w:val="17"/>
          <w:w w:val="95"/>
        </w:rPr>
        <w:t xml:space="preserve"> </w:t>
      </w:r>
      <w:r>
        <w:rPr>
          <w:w w:val="95"/>
        </w:rPr>
        <w:t>Ecuador</w:t>
      </w:r>
      <w:r>
        <w:rPr>
          <w:spacing w:val="18"/>
          <w:w w:val="95"/>
        </w:rPr>
        <w:t xml:space="preserve"> </w:t>
      </w:r>
      <w:r>
        <w:rPr>
          <w:w w:val="95"/>
        </w:rPr>
        <w:t>but</w:t>
      </w:r>
      <w:r>
        <w:rPr>
          <w:spacing w:val="17"/>
          <w:w w:val="95"/>
        </w:rPr>
        <w:t xml:space="preserve"> </w:t>
      </w:r>
      <w:proofErr w:type="gramStart"/>
      <w:r>
        <w:rPr>
          <w:w w:val="95"/>
        </w:rPr>
        <w:t>underestimated</w:t>
      </w:r>
      <w:proofErr w:type="gramEnd"/>
    </w:p>
    <w:p w14:paraId="278E91FE" w14:textId="77777777" w:rsidR="00054221" w:rsidRDefault="00054221">
      <w:pPr>
        <w:spacing w:line="314" w:lineRule="auto"/>
        <w:jc w:val="both"/>
        <w:sectPr w:rsidR="00054221">
          <w:type w:val="continuous"/>
          <w:pgSz w:w="12240" w:h="15840"/>
          <w:pgMar w:top="1500" w:right="860" w:bottom="1080" w:left="1320" w:header="720" w:footer="720" w:gutter="0"/>
          <w:cols w:space="720"/>
        </w:sectPr>
      </w:pPr>
    </w:p>
    <w:p w14:paraId="238390E5" w14:textId="3AB34CFB" w:rsidR="00054221" w:rsidRDefault="00BD4E74">
      <w:pPr>
        <w:pStyle w:val="BodyText"/>
        <w:spacing w:before="117" w:line="314" w:lineRule="auto"/>
        <w:ind w:left="120" w:right="578"/>
        <w:jc w:val="both"/>
      </w:pPr>
      <w:r>
        <w:lastRenderedPageBreak/>
        <w:t>the severely food insecure in Ecuador by 6</w:t>
      </w:r>
      <w:r w:rsidR="31E48E1D">
        <w:t xml:space="preserve"> percentage</w:t>
      </w:r>
      <w:r>
        <w:t xml:space="preserve"> points. In CAR, rCARI-Inc significantly underestimated the </w:t>
      </w:r>
      <w:r w:rsidR="6E24D806">
        <w:t xml:space="preserve">number of </w:t>
      </w:r>
      <w:r>
        <w:t>moderately food insecure and severely food insecure by 15 and 6</w:t>
      </w:r>
      <w:r w:rsidR="755EA26C">
        <w:t xml:space="preserve"> percentage</w:t>
      </w:r>
      <w:r>
        <w:t xml:space="preserve"> points</w:t>
      </w:r>
      <w:r w:rsidR="14BD2A3E">
        <w:t>,</w:t>
      </w:r>
      <w:r>
        <w:rPr>
          <w:spacing w:val="1"/>
        </w:rPr>
        <w:t xml:space="preserve"> </w:t>
      </w:r>
      <w:r>
        <w:t>respectively</w:t>
      </w:r>
      <w:r w:rsidR="7CA18A7B">
        <w:t>,</w:t>
      </w:r>
      <w:r>
        <w:rPr>
          <w:spacing w:val="18"/>
        </w:rPr>
        <w:t xml:space="preserve"> </w:t>
      </w:r>
      <w:r>
        <w:t>compared</w:t>
      </w:r>
      <w:r>
        <w:rPr>
          <w:spacing w:val="18"/>
        </w:rPr>
        <w:t xml:space="preserve"> </w:t>
      </w:r>
      <w:r>
        <w:t>to</w:t>
      </w:r>
      <w:r>
        <w:rPr>
          <w:spacing w:val="19"/>
        </w:rPr>
        <w:t xml:space="preserve"> </w:t>
      </w:r>
      <w:r>
        <w:t>CARI-FES.</w:t>
      </w:r>
    </w:p>
    <w:p w14:paraId="095A6FF2" w14:textId="5F5A3C3E" w:rsidR="00054221" w:rsidRDefault="00BD4E74">
      <w:pPr>
        <w:pStyle w:val="BodyText"/>
        <w:spacing w:before="146"/>
        <w:ind w:left="807"/>
        <w:jc w:val="both"/>
      </w:pPr>
      <w:r>
        <w:rPr>
          <w:noProof/>
          <w:color w:val="2B579A"/>
          <w:shd w:val="clear" w:color="auto" w:fill="E6E6E6"/>
        </w:rPr>
        <mc:AlternateContent>
          <mc:Choice Requires="wps">
            <w:drawing>
              <wp:anchor distT="0" distB="0" distL="114300" distR="114300" simplePos="0" relativeHeight="251658247" behindDoc="1" locked="0" layoutInCell="1" allowOverlap="1" wp14:anchorId="5A5AFFF6" wp14:editId="498DC8B9">
                <wp:simplePos x="0" y="0"/>
                <wp:positionH relativeFrom="page">
                  <wp:posOffset>1062355</wp:posOffset>
                </wp:positionH>
                <wp:positionV relativeFrom="paragraph">
                  <wp:posOffset>677545</wp:posOffset>
                </wp:positionV>
                <wp:extent cx="5647690" cy="0"/>
                <wp:effectExtent l="0" t="0" r="0" b="0"/>
                <wp:wrapNone/>
                <wp:docPr id="56"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769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13A1337">
              <v:line id="Line 52" style="position:absolute;z-index:-20180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83.65pt,53.35pt" to="528.35pt,53.35pt" w14:anchorId="1A6D12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">
                <w10:wrap anchorx="page"/>
              </v:line>
            </w:pict>
          </mc:Fallback>
        </mc:AlternateContent>
      </w:r>
      <w:r>
        <w:t>Table</w:t>
      </w:r>
      <w:r>
        <w:rPr>
          <w:spacing w:val="7"/>
        </w:rPr>
        <w:t xml:space="preserve"> </w:t>
      </w:r>
      <w:r>
        <w:t>3:</w:t>
      </w:r>
      <w:r>
        <w:rPr>
          <w:spacing w:val="27"/>
        </w:rPr>
        <w:t xml:space="preserve"> </w:t>
      </w:r>
      <w:r>
        <w:t>Impact</w:t>
      </w:r>
      <w:r>
        <w:rPr>
          <w:spacing w:val="7"/>
        </w:rPr>
        <w:t xml:space="preserve"> </w:t>
      </w:r>
      <w:r>
        <w:t>of</w:t>
      </w:r>
      <w:r>
        <w:rPr>
          <w:spacing w:val="8"/>
        </w:rPr>
        <w:t xml:space="preserve"> </w:t>
      </w:r>
      <w:r>
        <w:t>Survey</w:t>
      </w:r>
      <w:r>
        <w:rPr>
          <w:spacing w:val="7"/>
        </w:rPr>
        <w:t xml:space="preserve"> </w:t>
      </w:r>
      <w:r>
        <w:t>Modality:</w:t>
      </w:r>
      <w:r>
        <w:rPr>
          <w:spacing w:val="27"/>
        </w:rPr>
        <w:t xml:space="preserve"> </w:t>
      </w:r>
      <w:r>
        <w:t>Standard</w:t>
      </w:r>
      <w:r>
        <w:rPr>
          <w:spacing w:val="8"/>
        </w:rPr>
        <w:t xml:space="preserve"> </w:t>
      </w:r>
      <w:r>
        <w:t>CARI-FES</w:t>
      </w:r>
      <w:r>
        <w:rPr>
          <w:spacing w:val="7"/>
        </w:rPr>
        <w:t xml:space="preserve"> </w:t>
      </w:r>
      <w:r>
        <w:t>vs.</w:t>
      </w:r>
      <w:r>
        <w:rPr>
          <w:spacing w:val="27"/>
        </w:rPr>
        <w:t xml:space="preserve"> </w:t>
      </w:r>
      <w:r w:rsidRPr="00BE7A82">
        <w:rPr>
          <w:color w:val="2B579A"/>
          <w:highlight w:val="yellow"/>
          <w:shd w:val="clear" w:color="auto" w:fill="E6E6E6"/>
        </w:rPr>
        <w:t>Standard</w:t>
      </w:r>
      <w:r>
        <w:rPr>
          <w:spacing w:val="8"/>
        </w:rPr>
        <w:t xml:space="preserve"> </w:t>
      </w:r>
      <w:r>
        <w:t>rCARI-Inc</w:t>
      </w:r>
    </w:p>
    <w:p w14:paraId="6D8546B7" w14:textId="77777777" w:rsidR="00054221" w:rsidRDefault="00054221">
      <w:pPr>
        <w:pStyle w:val="BodyText"/>
        <w:spacing w:before="10" w:after="1"/>
      </w:pPr>
    </w:p>
    <w:tbl>
      <w:tblPr>
        <w:tblW w:w="0" w:type="auto"/>
        <w:tblInd w:w="318" w:type="dxa"/>
        <w:tblLayout w:type="fixed"/>
        <w:tblCellMar>
          <w:left w:w="0" w:type="dxa"/>
          <w:right w:w="0" w:type="dxa"/>
        </w:tblCellMar>
        <w:tblLook w:val="01E0" w:firstRow="1" w:lastRow="1" w:firstColumn="1" w:lastColumn="1" w:noHBand="0" w:noVBand="0"/>
      </w:tblPr>
      <w:tblGrid>
        <w:gridCol w:w="2885"/>
        <w:gridCol w:w="805"/>
        <w:gridCol w:w="671"/>
        <w:gridCol w:w="671"/>
        <w:gridCol w:w="805"/>
        <w:gridCol w:w="765"/>
        <w:gridCol w:w="671"/>
        <w:gridCol w:w="805"/>
        <w:gridCol w:w="893"/>
      </w:tblGrid>
      <w:tr w:rsidR="00054221" w14:paraId="131E48A3" w14:textId="77777777" w:rsidTr="76614F08">
        <w:trPr>
          <w:trHeight w:val="366"/>
        </w:trPr>
        <w:tc>
          <w:tcPr>
            <w:tcW w:w="2885" w:type="dxa"/>
            <w:tcBorders>
              <w:top w:val="double" w:sz="1" w:space="0" w:color="000000" w:themeColor="text1"/>
            </w:tcBorders>
          </w:tcPr>
          <w:p w14:paraId="2CF6D657" w14:textId="77777777" w:rsidR="00054221" w:rsidRDefault="00BD4E74">
            <w:pPr>
              <w:pStyle w:val="TableParagraph"/>
              <w:tabs>
                <w:tab w:val="left" w:pos="2234"/>
              </w:tabs>
              <w:spacing w:before="188" w:line="159" w:lineRule="exact"/>
              <w:ind w:right="180"/>
              <w:jc w:val="right"/>
              <w:rPr>
                <w:sz w:val="16"/>
              </w:rPr>
            </w:pPr>
            <w:r>
              <w:rPr>
                <w:w w:val="105"/>
                <w:sz w:val="16"/>
              </w:rPr>
              <w:t>Variable</w:t>
            </w:r>
            <w:r>
              <w:rPr>
                <w:w w:val="105"/>
                <w:sz w:val="16"/>
              </w:rPr>
              <w:tab/>
              <w:t>F2F</w:t>
            </w:r>
          </w:p>
        </w:tc>
        <w:tc>
          <w:tcPr>
            <w:tcW w:w="805" w:type="dxa"/>
            <w:tcBorders>
              <w:top w:val="double" w:sz="1" w:space="0" w:color="000000" w:themeColor="text1"/>
            </w:tcBorders>
          </w:tcPr>
          <w:p w14:paraId="148984D3" w14:textId="77777777" w:rsidR="00054221" w:rsidRDefault="00BD4E74">
            <w:pPr>
              <w:pStyle w:val="TableParagraph"/>
              <w:spacing w:before="0" w:line="180" w:lineRule="exact"/>
              <w:ind w:left="48"/>
              <w:jc w:val="left"/>
              <w:rPr>
                <w:sz w:val="16"/>
              </w:rPr>
            </w:pPr>
            <w:r>
              <w:rPr>
                <w:w w:val="105"/>
                <w:sz w:val="16"/>
              </w:rPr>
              <w:t>Myanmar</w:t>
            </w:r>
          </w:p>
          <w:p w14:paraId="7AB9557C" w14:textId="77777777" w:rsidR="00054221" w:rsidRDefault="00BD4E74">
            <w:pPr>
              <w:pStyle w:val="TableParagraph"/>
              <w:spacing w:before="7" w:line="159" w:lineRule="exact"/>
              <w:ind w:left="120"/>
              <w:jc w:val="left"/>
              <w:rPr>
                <w:sz w:val="16"/>
              </w:rPr>
            </w:pPr>
            <w:r>
              <w:rPr>
                <w:w w:val="105"/>
                <w:sz w:val="16"/>
              </w:rPr>
              <w:t>Remote</w:t>
            </w:r>
          </w:p>
        </w:tc>
        <w:tc>
          <w:tcPr>
            <w:tcW w:w="671" w:type="dxa"/>
            <w:tcBorders>
              <w:top w:val="double" w:sz="1" w:space="0" w:color="000000" w:themeColor="text1"/>
            </w:tcBorders>
          </w:tcPr>
          <w:p w14:paraId="33117726" w14:textId="77777777" w:rsidR="00054221" w:rsidRDefault="00BD4E74">
            <w:pPr>
              <w:pStyle w:val="TableParagraph"/>
              <w:spacing w:before="188" w:line="159" w:lineRule="exact"/>
              <w:ind w:left="84" w:right="82"/>
              <w:rPr>
                <w:sz w:val="16"/>
              </w:rPr>
            </w:pPr>
            <w:r>
              <w:rPr>
                <w:sz w:val="16"/>
              </w:rPr>
              <w:t>Diff</w:t>
            </w:r>
          </w:p>
        </w:tc>
        <w:tc>
          <w:tcPr>
            <w:tcW w:w="671" w:type="dxa"/>
            <w:tcBorders>
              <w:top w:val="double" w:sz="1" w:space="0" w:color="000000" w:themeColor="text1"/>
            </w:tcBorders>
          </w:tcPr>
          <w:p w14:paraId="4014C572" w14:textId="77777777" w:rsidR="00054221" w:rsidRDefault="00BD4E74">
            <w:pPr>
              <w:pStyle w:val="TableParagraph"/>
              <w:spacing w:before="188" w:line="159" w:lineRule="exact"/>
              <w:ind w:right="178"/>
              <w:jc w:val="right"/>
              <w:rPr>
                <w:sz w:val="16"/>
              </w:rPr>
            </w:pPr>
            <w:r>
              <w:rPr>
                <w:w w:val="110"/>
                <w:sz w:val="16"/>
              </w:rPr>
              <w:t>F2F</w:t>
            </w:r>
          </w:p>
        </w:tc>
        <w:tc>
          <w:tcPr>
            <w:tcW w:w="805" w:type="dxa"/>
            <w:tcBorders>
              <w:top w:val="double" w:sz="1" w:space="0" w:color="000000" w:themeColor="text1"/>
            </w:tcBorders>
          </w:tcPr>
          <w:p w14:paraId="77E77BAE" w14:textId="77777777" w:rsidR="00054221" w:rsidRDefault="00BD4E74">
            <w:pPr>
              <w:pStyle w:val="TableParagraph"/>
              <w:spacing w:before="0" w:line="180" w:lineRule="exact"/>
              <w:ind w:left="146"/>
              <w:jc w:val="left"/>
              <w:rPr>
                <w:sz w:val="16"/>
              </w:rPr>
            </w:pPr>
            <w:r>
              <w:rPr>
                <w:w w:val="105"/>
                <w:sz w:val="16"/>
              </w:rPr>
              <w:t>Ecuador</w:t>
            </w:r>
          </w:p>
          <w:p w14:paraId="0680B72E" w14:textId="77777777" w:rsidR="00054221" w:rsidRDefault="00BD4E74">
            <w:pPr>
              <w:pStyle w:val="TableParagraph"/>
              <w:spacing w:before="7" w:line="159" w:lineRule="exact"/>
              <w:ind w:left="122"/>
              <w:jc w:val="left"/>
              <w:rPr>
                <w:sz w:val="16"/>
              </w:rPr>
            </w:pPr>
            <w:r>
              <w:rPr>
                <w:w w:val="105"/>
                <w:sz w:val="16"/>
              </w:rPr>
              <w:t>Remote</w:t>
            </w:r>
          </w:p>
        </w:tc>
        <w:tc>
          <w:tcPr>
            <w:tcW w:w="765" w:type="dxa"/>
            <w:tcBorders>
              <w:top w:val="double" w:sz="1" w:space="0" w:color="000000" w:themeColor="text1"/>
            </w:tcBorders>
          </w:tcPr>
          <w:p w14:paraId="130001A8" w14:textId="77777777" w:rsidR="00054221" w:rsidRDefault="00BD4E74">
            <w:pPr>
              <w:pStyle w:val="TableParagraph"/>
              <w:spacing w:before="188" w:line="159" w:lineRule="exact"/>
              <w:ind w:left="95" w:right="87"/>
              <w:rPr>
                <w:sz w:val="16"/>
              </w:rPr>
            </w:pPr>
            <w:r>
              <w:rPr>
                <w:sz w:val="16"/>
              </w:rPr>
              <w:t>Diff</w:t>
            </w:r>
          </w:p>
        </w:tc>
        <w:tc>
          <w:tcPr>
            <w:tcW w:w="671" w:type="dxa"/>
            <w:tcBorders>
              <w:top w:val="double" w:sz="1" w:space="0" w:color="000000" w:themeColor="text1"/>
            </w:tcBorders>
          </w:tcPr>
          <w:p w14:paraId="024C4860" w14:textId="77777777" w:rsidR="00054221" w:rsidRDefault="00BD4E74">
            <w:pPr>
              <w:pStyle w:val="TableParagraph"/>
              <w:spacing w:before="188" w:line="159" w:lineRule="exact"/>
              <w:ind w:right="175"/>
              <w:jc w:val="right"/>
              <w:rPr>
                <w:sz w:val="16"/>
              </w:rPr>
            </w:pPr>
            <w:r>
              <w:rPr>
                <w:w w:val="110"/>
                <w:sz w:val="16"/>
              </w:rPr>
              <w:t>F2F</w:t>
            </w:r>
          </w:p>
        </w:tc>
        <w:tc>
          <w:tcPr>
            <w:tcW w:w="805" w:type="dxa"/>
            <w:tcBorders>
              <w:top w:val="double" w:sz="1" w:space="0" w:color="000000" w:themeColor="text1"/>
            </w:tcBorders>
          </w:tcPr>
          <w:p w14:paraId="43814325" w14:textId="77777777" w:rsidR="00054221" w:rsidRDefault="00BD4E74">
            <w:pPr>
              <w:pStyle w:val="TableParagraph"/>
              <w:spacing w:before="0" w:line="180" w:lineRule="exact"/>
              <w:ind w:left="311"/>
              <w:jc w:val="left"/>
              <w:rPr>
                <w:sz w:val="16"/>
              </w:rPr>
            </w:pPr>
            <w:r>
              <w:rPr>
                <w:w w:val="115"/>
                <w:sz w:val="16"/>
              </w:rPr>
              <w:t>CAR</w:t>
            </w:r>
          </w:p>
          <w:p w14:paraId="50F9CC18" w14:textId="77777777" w:rsidR="00054221" w:rsidRDefault="00BD4E74">
            <w:pPr>
              <w:pStyle w:val="TableParagraph"/>
              <w:spacing w:before="7" w:line="159" w:lineRule="exact"/>
              <w:ind w:left="125"/>
              <w:jc w:val="left"/>
              <w:rPr>
                <w:sz w:val="16"/>
              </w:rPr>
            </w:pPr>
            <w:r>
              <w:rPr>
                <w:w w:val="105"/>
                <w:sz w:val="16"/>
              </w:rPr>
              <w:t>Remote</w:t>
            </w:r>
          </w:p>
        </w:tc>
        <w:tc>
          <w:tcPr>
            <w:tcW w:w="893" w:type="dxa"/>
            <w:tcBorders>
              <w:top w:val="double" w:sz="1" w:space="0" w:color="000000" w:themeColor="text1"/>
            </w:tcBorders>
          </w:tcPr>
          <w:p w14:paraId="1A17838C" w14:textId="77777777" w:rsidR="00054221" w:rsidRDefault="00BD4E74">
            <w:pPr>
              <w:pStyle w:val="TableParagraph"/>
              <w:spacing w:before="188" w:line="159" w:lineRule="exact"/>
              <w:ind w:left="104" w:right="132"/>
              <w:rPr>
                <w:sz w:val="16"/>
              </w:rPr>
            </w:pPr>
            <w:r>
              <w:rPr>
                <w:sz w:val="16"/>
              </w:rPr>
              <w:t>Diff</w:t>
            </w:r>
          </w:p>
        </w:tc>
      </w:tr>
      <w:tr w:rsidR="00054221" w14:paraId="5F03581E" w14:textId="77777777">
        <w:trPr>
          <w:trHeight w:val="193"/>
        </w:trPr>
        <w:tc>
          <w:tcPr>
            <w:tcW w:w="2885" w:type="dxa"/>
          </w:tcPr>
          <w:p w14:paraId="0BD5403A" w14:textId="77777777" w:rsidR="00054221" w:rsidRDefault="00BD4E74">
            <w:pPr>
              <w:pStyle w:val="TableParagraph"/>
              <w:tabs>
                <w:tab w:val="right" w:pos="2538"/>
              </w:tabs>
              <w:spacing w:before="18"/>
              <w:ind w:right="182"/>
              <w:jc w:val="right"/>
              <w:rPr>
                <w:sz w:val="16"/>
              </w:rPr>
            </w:pPr>
            <w:r>
              <w:rPr>
                <w:sz w:val="16"/>
              </w:rPr>
              <w:t>Food</w:t>
            </w:r>
            <w:r>
              <w:rPr>
                <w:spacing w:val="16"/>
                <w:sz w:val="16"/>
              </w:rPr>
              <w:t xml:space="preserve"> </w:t>
            </w:r>
            <w:r>
              <w:rPr>
                <w:sz w:val="16"/>
              </w:rPr>
              <w:t>Secure</w:t>
            </w:r>
            <w:r>
              <w:rPr>
                <w:rFonts w:ascii="Times New Roman"/>
                <w:sz w:val="16"/>
              </w:rPr>
              <w:tab/>
            </w:r>
            <w:r>
              <w:rPr>
                <w:sz w:val="16"/>
              </w:rPr>
              <w:t>0.08</w:t>
            </w:r>
          </w:p>
        </w:tc>
        <w:tc>
          <w:tcPr>
            <w:tcW w:w="805" w:type="dxa"/>
          </w:tcPr>
          <w:p w14:paraId="0F0DAE97" w14:textId="77777777" w:rsidR="00054221" w:rsidRDefault="00BD4E74">
            <w:pPr>
              <w:pStyle w:val="TableParagraph"/>
              <w:spacing w:before="18"/>
              <w:ind w:left="150" w:right="149"/>
              <w:rPr>
                <w:sz w:val="16"/>
              </w:rPr>
            </w:pPr>
            <w:r>
              <w:rPr>
                <w:sz w:val="16"/>
              </w:rPr>
              <w:t>0.07</w:t>
            </w:r>
          </w:p>
        </w:tc>
        <w:tc>
          <w:tcPr>
            <w:tcW w:w="671" w:type="dxa"/>
          </w:tcPr>
          <w:p w14:paraId="1AEF8F34" w14:textId="77777777" w:rsidR="00054221" w:rsidRDefault="00BD4E74">
            <w:pPr>
              <w:pStyle w:val="TableParagraph"/>
              <w:spacing w:before="18"/>
              <w:ind w:left="85" w:right="82"/>
              <w:rPr>
                <w:sz w:val="16"/>
              </w:rPr>
            </w:pPr>
            <w:r>
              <w:rPr>
                <w:sz w:val="16"/>
              </w:rPr>
              <w:t>-0.01</w:t>
            </w:r>
          </w:p>
        </w:tc>
        <w:tc>
          <w:tcPr>
            <w:tcW w:w="671" w:type="dxa"/>
          </w:tcPr>
          <w:p w14:paraId="73558824" w14:textId="77777777" w:rsidR="00054221" w:rsidRDefault="00BD4E74">
            <w:pPr>
              <w:pStyle w:val="TableParagraph"/>
              <w:spacing w:before="18"/>
              <w:ind w:right="180"/>
              <w:jc w:val="right"/>
              <w:rPr>
                <w:sz w:val="16"/>
              </w:rPr>
            </w:pPr>
            <w:r>
              <w:rPr>
                <w:sz w:val="16"/>
              </w:rPr>
              <w:t>0.01</w:t>
            </w:r>
          </w:p>
        </w:tc>
        <w:tc>
          <w:tcPr>
            <w:tcW w:w="805" w:type="dxa"/>
          </w:tcPr>
          <w:p w14:paraId="3354CD82" w14:textId="77777777" w:rsidR="00054221" w:rsidRDefault="00BD4E74">
            <w:pPr>
              <w:pStyle w:val="TableParagraph"/>
              <w:spacing w:before="18"/>
              <w:ind w:left="255"/>
              <w:jc w:val="left"/>
              <w:rPr>
                <w:sz w:val="16"/>
              </w:rPr>
            </w:pPr>
            <w:r>
              <w:rPr>
                <w:sz w:val="16"/>
              </w:rPr>
              <w:t>0.00</w:t>
            </w:r>
          </w:p>
        </w:tc>
        <w:tc>
          <w:tcPr>
            <w:tcW w:w="765" w:type="dxa"/>
          </w:tcPr>
          <w:p w14:paraId="575CB497" w14:textId="77777777" w:rsidR="00054221" w:rsidRDefault="00BD4E74">
            <w:pPr>
              <w:pStyle w:val="TableParagraph"/>
              <w:spacing w:before="18"/>
              <w:ind w:left="96" w:right="87"/>
              <w:rPr>
                <w:sz w:val="16"/>
              </w:rPr>
            </w:pPr>
            <w:r>
              <w:rPr>
                <w:sz w:val="16"/>
              </w:rPr>
              <w:t>-0.01</w:t>
            </w:r>
          </w:p>
        </w:tc>
        <w:tc>
          <w:tcPr>
            <w:tcW w:w="671" w:type="dxa"/>
          </w:tcPr>
          <w:p w14:paraId="1A88DFD2" w14:textId="77777777" w:rsidR="00054221" w:rsidRDefault="00BD4E74">
            <w:pPr>
              <w:pStyle w:val="TableParagraph"/>
              <w:spacing w:before="18"/>
              <w:ind w:right="177"/>
              <w:jc w:val="right"/>
              <w:rPr>
                <w:sz w:val="16"/>
              </w:rPr>
            </w:pPr>
            <w:r>
              <w:rPr>
                <w:sz w:val="16"/>
              </w:rPr>
              <w:t>0.01</w:t>
            </w:r>
          </w:p>
        </w:tc>
        <w:tc>
          <w:tcPr>
            <w:tcW w:w="805" w:type="dxa"/>
          </w:tcPr>
          <w:p w14:paraId="0FFF4266" w14:textId="77777777" w:rsidR="00054221" w:rsidRDefault="00BD4E74">
            <w:pPr>
              <w:pStyle w:val="TableParagraph"/>
              <w:spacing w:before="18"/>
              <w:ind w:left="160" w:right="147"/>
              <w:rPr>
                <w:sz w:val="16"/>
              </w:rPr>
            </w:pPr>
            <w:r>
              <w:rPr>
                <w:sz w:val="16"/>
              </w:rPr>
              <w:t>0.01</w:t>
            </w:r>
          </w:p>
        </w:tc>
        <w:tc>
          <w:tcPr>
            <w:tcW w:w="893" w:type="dxa"/>
          </w:tcPr>
          <w:p w14:paraId="4EA304FE" w14:textId="77777777" w:rsidR="00054221" w:rsidRDefault="00BD4E74">
            <w:pPr>
              <w:pStyle w:val="TableParagraph"/>
              <w:spacing w:before="18"/>
              <w:ind w:left="105" w:right="130"/>
              <w:rPr>
                <w:sz w:val="16"/>
              </w:rPr>
            </w:pPr>
            <w:r>
              <w:rPr>
                <w:sz w:val="16"/>
              </w:rPr>
              <w:t>-0.00</w:t>
            </w:r>
          </w:p>
        </w:tc>
      </w:tr>
      <w:tr w:rsidR="00054221" w14:paraId="4B9BE483" w14:textId="77777777">
        <w:trPr>
          <w:trHeight w:val="189"/>
        </w:trPr>
        <w:tc>
          <w:tcPr>
            <w:tcW w:w="2885" w:type="dxa"/>
          </w:tcPr>
          <w:p w14:paraId="1E585A8E" w14:textId="77777777" w:rsidR="00054221" w:rsidRDefault="00BD4E74">
            <w:pPr>
              <w:pStyle w:val="TableParagraph"/>
              <w:ind w:right="117"/>
              <w:jc w:val="right"/>
              <w:rPr>
                <w:sz w:val="16"/>
              </w:rPr>
            </w:pPr>
            <w:r>
              <w:rPr>
                <w:sz w:val="16"/>
              </w:rPr>
              <w:t>(0.27)</w:t>
            </w:r>
          </w:p>
        </w:tc>
        <w:tc>
          <w:tcPr>
            <w:tcW w:w="805" w:type="dxa"/>
          </w:tcPr>
          <w:p w14:paraId="3E96C364" w14:textId="77777777" w:rsidR="00054221" w:rsidRDefault="00BD4E74">
            <w:pPr>
              <w:pStyle w:val="TableParagraph"/>
              <w:ind w:left="150" w:right="149"/>
              <w:rPr>
                <w:sz w:val="16"/>
              </w:rPr>
            </w:pPr>
            <w:r>
              <w:rPr>
                <w:sz w:val="16"/>
              </w:rPr>
              <w:t>(0.26)</w:t>
            </w:r>
          </w:p>
        </w:tc>
        <w:tc>
          <w:tcPr>
            <w:tcW w:w="671" w:type="dxa"/>
          </w:tcPr>
          <w:p w14:paraId="38D2A9F2" w14:textId="77777777" w:rsidR="00054221" w:rsidRDefault="00BD4E74">
            <w:pPr>
              <w:pStyle w:val="TableParagraph"/>
              <w:ind w:left="85" w:right="82"/>
              <w:rPr>
                <w:sz w:val="16"/>
              </w:rPr>
            </w:pPr>
            <w:r>
              <w:rPr>
                <w:sz w:val="16"/>
              </w:rPr>
              <w:t>(0.67)</w:t>
            </w:r>
          </w:p>
        </w:tc>
        <w:tc>
          <w:tcPr>
            <w:tcW w:w="671" w:type="dxa"/>
          </w:tcPr>
          <w:p w14:paraId="04CE81DC" w14:textId="77777777" w:rsidR="00054221" w:rsidRDefault="00BD4E74">
            <w:pPr>
              <w:pStyle w:val="TableParagraph"/>
              <w:ind w:right="114"/>
              <w:jc w:val="right"/>
              <w:rPr>
                <w:sz w:val="16"/>
              </w:rPr>
            </w:pPr>
            <w:r>
              <w:rPr>
                <w:w w:val="110"/>
                <w:sz w:val="16"/>
              </w:rPr>
              <w:t>(0.11)</w:t>
            </w:r>
          </w:p>
        </w:tc>
        <w:tc>
          <w:tcPr>
            <w:tcW w:w="805" w:type="dxa"/>
          </w:tcPr>
          <w:p w14:paraId="01587957" w14:textId="77777777" w:rsidR="00054221" w:rsidRDefault="00BD4E74">
            <w:pPr>
              <w:pStyle w:val="TableParagraph"/>
              <w:ind w:left="189"/>
              <w:jc w:val="left"/>
              <w:rPr>
                <w:sz w:val="16"/>
              </w:rPr>
            </w:pPr>
            <w:r>
              <w:rPr>
                <w:sz w:val="16"/>
              </w:rPr>
              <w:t>(0.07)</w:t>
            </w:r>
          </w:p>
        </w:tc>
        <w:tc>
          <w:tcPr>
            <w:tcW w:w="765" w:type="dxa"/>
          </w:tcPr>
          <w:p w14:paraId="3A33BCB9" w14:textId="77777777" w:rsidR="00054221" w:rsidRDefault="00BD4E74">
            <w:pPr>
              <w:pStyle w:val="TableParagraph"/>
              <w:ind w:left="96" w:right="87"/>
              <w:rPr>
                <w:sz w:val="16"/>
              </w:rPr>
            </w:pPr>
            <w:r>
              <w:rPr>
                <w:sz w:val="16"/>
              </w:rPr>
              <w:t>(0.08)</w:t>
            </w:r>
          </w:p>
        </w:tc>
        <w:tc>
          <w:tcPr>
            <w:tcW w:w="671" w:type="dxa"/>
          </w:tcPr>
          <w:p w14:paraId="6DDBCEEF" w14:textId="77777777" w:rsidR="00054221" w:rsidRDefault="00BD4E74">
            <w:pPr>
              <w:pStyle w:val="TableParagraph"/>
              <w:ind w:right="111"/>
              <w:jc w:val="right"/>
              <w:rPr>
                <w:sz w:val="16"/>
              </w:rPr>
            </w:pPr>
            <w:r>
              <w:rPr>
                <w:sz w:val="16"/>
              </w:rPr>
              <w:t>(0.08)</w:t>
            </w:r>
          </w:p>
        </w:tc>
        <w:tc>
          <w:tcPr>
            <w:tcW w:w="805" w:type="dxa"/>
          </w:tcPr>
          <w:p w14:paraId="249EA84D" w14:textId="77777777" w:rsidR="00054221" w:rsidRDefault="00BD4E74">
            <w:pPr>
              <w:pStyle w:val="TableParagraph"/>
              <w:ind w:left="160" w:right="148"/>
              <w:rPr>
                <w:sz w:val="16"/>
              </w:rPr>
            </w:pPr>
            <w:r>
              <w:rPr>
                <w:sz w:val="16"/>
              </w:rPr>
              <w:t>(0.08)</w:t>
            </w:r>
          </w:p>
        </w:tc>
        <w:tc>
          <w:tcPr>
            <w:tcW w:w="893" w:type="dxa"/>
          </w:tcPr>
          <w:p w14:paraId="75AB6703" w14:textId="77777777" w:rsidR="00054221" w:rsidRDefault="00BD4E74">
            <w:pPr>
              <w:pStyle w:val="TableParagraph"/>
              <w:ind w:left="105" w:right="131"/>
              <w:rPr>
                <w:sz w:val="16"/>
              </w:rPr>
            </w:pPr>
            <w:r>
              <w:rPr>
                <w:sz w:val="16"/>
              </w:rPr>
              <w:t>(0.96)</w:t>
            </w:r>
          </w:p>
        </w:tc>
      </w:tr>
      <w:tr w:rsidR="00054221" w14:paraId="5F57275A" w14:textId="77777777">
        <w:trPr>
          <w:trHeight w:val="189"/>
        </w:trPr>
        <w:tc>
          <w:tcPr>
            <w:tcW w:w="2885" w:type="dxa"/>
          </w:tcPr>
          <w:p w14:paraId="369A4A56" w14:textId="77777777" w:rsidR="00054221" w:rsidRDefault="00BD4E74">
            <w:pPr>
              <w:pStyle w:val="TableParagraph"/>
              <w:tabs>
                <w:tab w:val="right" w:pos="2537"/>
              </w:tabs>
              <w:ind w:right="183"/>
              <w:jc w:val="right"/>
              <w:rPr>
                <w:sz w:val="16"/>
              </w:rPr>
            </w:pPr>
            <w:r>
              <w:rPr>
                <w:sz w:val="16"/>
              </w:rPr>
              <w:t>Marginally</w:t>
            </w:r>
            <w:r>
              <w:rPr>
                <w:spacing w:val="18"/>
                <w:sz w:val="16"/>
              </w:rPr>
              <w:t xml:space="preserve"> </w:t>
            </w:r>
            <w:r>
              <w:rPr>
                <w:sz w:val="16"/>
              </w:rPr>
              <w:t>Food</w:t>
            </w:r>
            <w:r>
              <w:rPr>
                <w:spacing w:val="18"/>
                <w:sz w:val="16"/>
              </w:rPr>
              <w:t xml:space="preserve"> </w:t>
            </w:r>
            <w:r>
              <w:rPr>
                <w:sz w:val="16"/>
              </w:rPr>
              <w:t>Secure</w:t>
            </w:r>
            <w:r>
              <w:rPr>
                <w:rFonts w:ascii="Times New Roman"/>
                <w:sz w:val="16"/>
              </w:rPr>
              <w:tab/>
            </w:r>
            <w:r>
              <w:rPr>
                <w:sz w:val="16"/>
              </w:rPr>
              <w:t>0.44</w:t>
            </w:r>
          </w:p>
        </w:tc>
        <w:tc>
          <w:tcPr>
            <w:tcW w:w="805" w:type="dxa"/>
          </w:tcPr>
          <w:p w14:paraId="5822896D" w14:textId="77777777" w:rsidR="00054221" w:rsidRDefault="00BD4E74">
            <w:pPr>
              <w:pStyle w:val="TableParagraph"/>
              <w:ind w:left="150" w:right="149"/>
              <w:rPr>
                <w:sz w:val="16"/>
              </w:rPr>
            </w:pPr>
            <w:r>
              <w:rPr>
                <w:sz w:val="16"/>
              </w:rPr>
              <w:t>0.41</w:t>
            </w:r>
          </w:p>
        </w:tc>
        <w:tc>
          <w:tcPr>
            <w:tcW w:w="671" w:type="dxa"/>
          </w:tcPr>
          <w:p w14:paraId="3FFEFFAD" w14:textId="77777777" w:rsidR="00054221" w:rsidRDefault="00BD4E74">
            <w:pPr>
              <w:pStyle w:val="TableParagraph"/>
              <w:ind w:left="85" w:right="82"/>
              <w:rPr>
                <w:sz w:val="16"/>
              </w:rPr>
            </w:pPr>
            <w:r>
              <w:rPr>
                <w:sz w:val="16"/>
              </w:rPr>
              <w:t>-0.03</w:t>
            </w:r>
          </w:p>
        </w:tc>
        <w:tc>
          <w:tcPr>
            <w:tcW w:w="671" w:type="dxa"/>
          </w:tcPr>
          <w:p w14:paraId="34A36AF6" w14:textId="77777777" w:rsidR="00054221" w:rsidRDefault="00BD4E74">
            <w:pPr>
              <w:pStyle w:val="TableParagraph"/>
              <w:ind w:right="180"/>
              <w:jc w:val="right"/>
              <w:rPr>
                <w:sz w:val="16"/>
              </w:rPr>
            </w:pPr>
            <w:r>
              <w:rPr>
                <w:sz w:val="16"/>
              </w:rPr>
              <w:t>0.23</w:t>
            </w:r>
          </w:p>
        </w:tc>
        <w:tc>
          <w:tcPr>
            <w:tcW w:w="805" w:type="dxa"/>
          </w:tcPr>
          <w:p w14:paraId="7C4B3468" w14:textId="77777777" w:rsidR="00054221" w:rsidRDefault="00BD4E74">
            <w:pPr>
              <w:pStyle w:val="TableParagraph"/>
              <w:ind w:left="255"/>
              <w:jc w:val="left"/>
              <w:rPr>
                <w:sz w:val="16"/>
              </w:rPr>
            </w:pPr>
            <w:r>
              <w:rPr>
                <w:sz w:val="16"/>
              </w:rPr>
              <w:t>0.27</w:t>
            </w:r>
          </w:p>
        </w:tc>
        <w:tc>
          <w:tcPr>
            <w:tcW w:w="765" w:type="dxa"/>
          </w:tcPr>
          <w:p w14:paraId="6C268033" w14:textId="77777777" w:rsidR="00054221" w:rsidRDefault="00BD4E74">
            <w:pPr>
              <w:pStyle w:val="TableParagraph"/>
              <w:ind w:left="95" w:right="87"/>
              <w:rPr>
                <w:sz w:val="16"/>
              </w:rPr>
            </w:pPr>
            <w:r>
              <w:rPr>
                <w:sz w:val="16"/>
              </w:rPr>
              <w:t>0.03</w:t>
            </w:r>
          </w:p>
        </w:tc>
        <w:tc>
          <w:tcPr>
            <w:tcW w:w="671" w:type="dxa"/>
          </w:tcPr>
          <w:p w14:paraId="1C111FA3" w14:textId="77777777" w:rsidR="00054221" w:rsidRDefault="00BD4E74">
            <w:pPr>
              <w:pStyle w:val="TableParagraph"/>
              <w:ind w:right="177"/>
              <w:jc w:val="right"/>
              <w:rPr>
                <w:sz w:val="16"/>
              </w:rPr>
            </w:pPr>
            <w:r>
              <w:rPr>
                <w:sz w:val="16"/>
              </w:rPr>
              <w:t>0.31</w:t>
            </w:r>
          </w:p>
        </w:tc>
        <w:tc>
          <w:tcPr>
            <w:tcW w:w="805" w:type="dxa"/>
          </w:tcPr>
          <w:p w14:paraId="57F77479" w14:textId="77777777" w:rsidR="00054221" w:rsidRDefault="00BD4E74">
            <w:pPr>
              <w:pStyle w:val="TableParagraph"/>
              <w:ind w:left="160" w:right="148"/>
              <w:rPr>
                <w:sz w:val="16"/>
              </w:rPr>
            </w:pPr>
            <w:r>
              <w:rPr>
                <w:sz w:val="16"/>
              </w:rPr>
              <w:t>0.52</w:t>
            </w:r>
          </w:p>
        </w:tc>
        <w:tc>
          <w:tcPr>
            <w:tcW w:w="893" w:type="dxa"/>
          </w:tcPr>
          <w:p w14:paraId="4B3C3201" w14:textId="77777777" w:rsidR="00054221" w:rsidRDefault="00BD4E74">
            <w:pPr>
              <w:pStyle w:val="TableParagraph"/>
              <w:ind w:left="105" w:right="131"/>
              <w:rPr>
                <w:sz w:val="16"/>
              </w:rPr>
            </w:pPr>
            <w:r>
              <w:rPr>
                <w:w w:val="105"/>
                <w:sz w:val="16"/>
              </w:rPr>
              <w:t>0.21***</w:t>
            </w:r>
          </w:p>
        </w:tc>
      </w:tr>
      <w:tr w:rsidR="00054221" w14:paraId="1DB3BFEF" w14:textId="77777777">
        <w:trPr>
          <w:trHeight w:val="189"/>
        </w:trPr>
        <w:tc>
          <w:tcPr>
            <w:tcW w:w="2885" w:type="dxa"/>
          </w:tcPr>
          <w:p w14:paraId="2D8DA37A" w14:textId="77777777" w:rsidR="00054221" w:rsidRDefault="00BD4E74">
            <w:pPr>
              <w:pStyle w:val="TableParagraph"/>
              <w:ind w:right="117"/>
              <w:jc w:val="right"/>
              <w:rPr>
                <w:sz w:val="16"/>
              </w:rPr>
            </w:pPr>
            <w:r>
              <w:rPr>
                <w:sz w:val="16"/>
              </w:rPr>
              <w:t>(0.50)</w:t>
            </w:r>
          </w:p>
        </w:tc>
        <w:tc>
          <w:tcPr>
            <w:tcW w:w="805" w:type="dxa"/>
          </w:tcPr>
          <w:p w14:paraId="2DC55BDC" w14:textId="77777777" w:rsidR="00054221" w:rsidRDefault="00BD4E74">
            <w:pPr>
              <w:pStyle w:val="TableParagraph"/>
              <w:ind w:left="150" w:right="149"/>
              <w:rPr>
                <w:sz w:val="16"/>
              </w:rPr>
            </w:pPr>
            <w:r>
              <w:rPr>
                <w:sz w:val="16"/>
              </w:rPr>
              <w:t>(0.49)</w:t>
            </w:r>
          </w:p>
        </w:tc>
        <w:tc>
          <w:tcPr>
            <w:tcW w:w="671" w:type="dxa"/>
          </w:tcPr>
          <w:p w14:paraId="0761C6EA" w14:textId="77777777" w:rsidR="00054221" w:rsidRDefault="00BD4E74">
            <w:pPr>
              <w:pStyle w:val="TableParagraph"/>
              <w:ind w:left="85" w:right="82"/>
              <w:rPr>
                <w:sz w:val="16"/>
              </w:rPr>
            </w:pPr>
            <w:r>
              <w:rPr>
                <w:sz w:val="16"/>
              </w:rPr>
              <w:t>(0.42)</w:t>
            </w:r>
          </w:p>
        </w:tc>
        <w:tc>
          <w:tcPr>
            <w:tcW w:w="671" w:type="dxa"/>
          </w:tcPr>
          <w:p w14:paraId="4D18B721" w14:textId="77777777" w:rsidR="00054221" w:rsidRDefault="00BD4E74">
            <w:pPr>
              <w:pStyle w:val="TableParagraph"/>
              <w:ind w:right="114"/>
              <w:jc w:val="right"/>
              <w:rPr>
                <w:sz w:val="16"/>
              </w:rPr>
            </w:pPr>
            <w:r>
              <w:rPr>
                <w:sz w:val="16"/>
              </w:rPr>
              <w:t>(0.42)</w:t>
            </w:r>
          </w:p>
        </w:tc>
        <w:tc>
          <w:tcPr>
            <w:tcW w:w="805" w:type="dxa"/>
          </w:tcPr>
          <w:p w14:paraId="483648B3" w14:textId="77777777" w:rsidR="00054221" w:rsidRDefault="00BD4E74">
            <w:pPr>
              <w:pStyle w:val="TableParagraph"/>
              <w:ind w:left="189"/>
              <w:jc w:val="left"/>
              <w:rPr>
                <w:sz w:val="16"/>
              </w:rPr>
            </w:pPr>
            <w:r>
              <w:rPr>
                <w:sz w:val="16"/>
              </w:rPr>
              <w:t>(0.44)</w:t>
            </w:r>
          </w:p>
        </w:tc>
        <w:tc>
          <w:tcPr>
            <w:tcW w:w="765" w:type="dxa"/>
          </w:tcPr>
          <w:p w14:paraId="658FE174" w14:textId="77777777" w:rsidR="00054221" w:rsidRDefault="00BD4E74">
            <w:pPr>
              <w:pStyle w:val="TableParagraph"/>
              <w:ind w:left="96" w:right="87"/>
              <w:rPr>
                <w:sz w:val="16"/>
              </w:rPr>
            </w:pPr>
            <w:r>
              <w:rPr>
                <w:w w:val="105"/>
                <w:sz w:val="16"/>
              </w:rPr>
              <w:t>(0.13)</w:t>
            </w:r>
          </w:p>
        </w:tc>
        <w:tc>
          <w:tcPr>
            <w:tcW w:w="671" w:type="dxa"/>
          </w:tcPr>
          <w:p w14:paraId="5BC90498" w14:textId="77777777" w:rsidR="00054221" w:rsidRDefault="00BD4E74">
            <w:pPr>
              <w:pStyle w:val="TableParagraph"/>
              <w:ind w:right="111"/>
              <w:jc w:val="right"/>
              <w:rPr>
                <w:sz w:val="16"/>
              </w:rPr>
            </w:pPr>
            <w:r>
              <w:rPr>
                <w:sz w:val="16"/>
              </w:rPr>
              <w:t>(0.46)</w:t>
            </w:r>
          </w:p>
        </w:tc>
        <w:tc>
          <w:tcPr>
            <w:tcW w:w="805" w:type="dxa"/>
          </w:tcPr>
          <w:p w14:paraId="49C212CF" w14:textId="77777777" w:rsidR="00054221" w:rsidRDefault="00BD4E74">
            <w:pPr>
              <w:pStyle w:val="TableParagraph"/>
              <w:ind w:left="160" w:right="148"/>
              <w:rPr>
                <w:sz w:val="16"/>
              </w:rPr>
            </w:pPr>
            <w:r>
              <w:rPr>
                <w:sz w:val="16"/>
              </w:rPr>
              <w:t>(0.50)</w:t>
            </w:r>
          </w:p>
        </w:tc>
        <w:tc>
          <w:tcPr>
            <w:tcW w:w="893" w:type="dxa"/>
          </w:tcPr>
          <w:p w14:paraId="35587600" w14:textId="77777777" w:rsidR="00054221" w:rsidRDefault="00BD4E74">
            <w:pPr>
              <w:pStyle w:val="TableParagraph"/>
              <w:ind w:left="105" w:right="131"/>
              <w:rPr>
                <w:sz w:val="16"/>
              </w:rPr>
            </w:pPr>
            <w:r>
              <w:rPr>
                <w:sz w:val="16"/>
              </w:rPr>
              <w:t>(0.00)</w:t>
            </w:r>
          </w:p>
        </w:tc>
      </w:tr>
      <w:tr w:rsidR="00054221" w14:paraId="0878A3F7" w14:textId="77777777">
        <w:trPr>
          <w:trHeight w:val="189"/>
        </w:trPr>
        <w:tc>
          <w:tcPr>
            <w:tcW w:w="2885" w:type="dxa"/>
          </w:tcPr>
          <w:p w14:paraId="13D6F6D0" w14:textId="77777777" w:rsidR="00054221" w:rsidRDefault="00BD4E74">
            <w:pPr>
              <w:pStyle w:val="TableParagraph"/>
              <w:tabs>
                <w:tab w:val="left" w:pos="2236"/>
              </w:tabs>
              <w:ind w:right="183"/>
              <w:jc w:val="right"/>
              <w:rPr>
                <w:sz w:val="16"/>
              </w:rPr>
            </w:pPr>
            <w:r>
              <w:rPr>
                <w:sz w:val="16"/>
              </w:rPr>
              <w:t>Moderately</w:t>
            </w:r>
            <w:r>
              <w:rPr>
                <w:spacing w:val="24"/>
                <w:sz w:val="16"/>
              </w:rPr>
              <w:t xml:space="preserve"> </w:t>
            </w:r>
            <w:r>
              <w:rPr>
                <w:sz w:val="16"/>
              </w:rPr>
              <w:t>Food</w:t>
            </w:r>
            <w:r>
              <w:rPr>
                <w:spacing w:val="25"/>
                <w:sz w:val="16"/>
              </w:rPr>
              <w:t xml:space="preserve"> </w:t>
            </w:r>
            <w:r>
              <w:rPr>
                <w:sz w:val="16"/>
              </w:rPr>
              <w:t>Insecure</w:t>
            </w:r>
            <w:r>
              <w:rPr>
                <w:sz w:val="16"/>
              </w:rPr>
              <w:tab/>
              <w:t>0.44</w:t>
            </w:r>
          </w:p>
        </w:tc>
        <w:tc>
          <w:tcPr>
            <w:tcW w:w="805" w:type="dxa"/>
          </w:tcPr>
          <w:p w14:paraId="38C74BE0" w14:textId="77777777" w:rsidR="00054221" w:rsidRDefault="00BD4E74">
            <w:pPr>
              <w:pStyle w:val="TableParagraph"/>
              <w:ind w:left="149" w:right="149"/>
              <w:rPr>
                <w:sz w:val="16"/>
              </w:rPr>
            </w:pPr>
            <w:r>
              <w:rPr>
                <w:sz w:val="16"/>
              </w:rPr>
              <w:t>0.49</w:t>
            </w:r>
          </w:p>
        </w:tc>
        <w:tc>
          <w:tcPr>
            <w:tcW w:w="671" w:type="dxa"/>
          </w:tcPr>
          <w:p w14:paraId="50B6A0B3" w14:textId="77777777" w:rsidR="00054221" w:rsidRDefault="00BD4E74">
            <w:pPr>
              <w:pStyle w:val="TableParagraph"/>
              <w:ind w:left="84" w:right="82"/>
              <w:rPr>
                <w:sz w:val="16"/>
              </w:rPr>
            </w:pPr>
            <w:r>
              <w:rPr>
                <w:sz w:val="16"/>
              </w:rPr>
              <w:t>0.05</w:t>
            </w:r>
          </w:p>
        </w:tc>
        <w:tc>
          <w:tcPr>
            <w:tcW w:w="671" w:type="dxa"/>
          </w:tcPr>
          <w:p w14:paraId="093FC215" w14:textId="77777777" w:rsidR="00054221" w:rsidRDefault="00BD4E74">
            <w:pPr>
              <w:pStyle w:val="TableParagraph"/>
              <w:ind w:right="180"/>
              <w:jc w:val="right"/>
              <w:rPr>
                <w:sz w:val="16"/>
              </w:rPr>
            </w:pPr>
            <w:r>
              <w:rPr>
                <w:sz w:val="16"/>
              </w:rPr>
              <w:t>0.59</w:t>
            </w:r>
          </w:p>
        </w:tc>
        <w:tc>
          <w:tcPr>
            <w:tcW w:w="805" w:type="dxa"/>
          </w:tcPr>
          <w:p w14:paraId="6E0544F1" w14:textId="77777777" w:rsidR="00054221" w:rsidRDefault="00BD4E74">
            <w:pPr>
              <w:pStyle w:val="TableParagraph"/>
              <w:ind w:left="255"/>
              <w:jc w:val="left"/>
              <w:rPr>
                <w:sz w:val="16"/>
              </w:rPr>
            </w:pPr>
            <w:r>
              <w:rPr>
                <w:sz w:val="16"/>
              </w:rPr>
              <w:t>0.62</w:t>
            </w:r>
          </w:p>
        </w:tc>
        <w:tc>
          <w:tcPr>
            <w:tcW w:w="765" w:type="dxa"/>
          </w:tcPr>
          <w:p w14:paraId="5B32BCEC" w14:textId="77777777" w:rsidR="00054221" w:rsidRDefault="00BD4E74">
            <w:pPr>
              <w:pStyle w:val="TableParagraph"/>
              <w:ind w:left="95" w:right="87"/>
              <w:rPr>
                <w:sz w:val="16"/>
              </w:rPr>
            </w:pPr>
            <w:r>
              <w:rPr>
                <w:sz w:val="16"/>
              </w:rPr>
              <w:t>0.03</w:t>
            </w:r>
          </w:p>
        </w:tc>
        <w:tc>
          <w:tcPr>
            <w:tcW w:w="671" w:type="dxa"/>
          </w:tcPr>
          <w:p w14:paraId="44868ED0" w14:textId="77777777" w:rsidR="00054221" w:rsidRDefault="00BD4E74">
            <w:pPr>
              <w:pStyle w:val="TableParagraph"/>
              <w:ind w:right="177"/>
              <w:jc w:val="right"/>
              <w:rPr>
                <w:sz w:val="16"/>
              </w:rPr>
            </w:pPr>
            <w:r>
              <w:rPr>
                <w:sz w:val="16"/>
              </w:rPr>
              <w:t>0.60</w:t>
            </w:r>
          </w:p>
        </w:tc>
        <w:tc>
          <w:tcPr>
            <w:tcW w:w="805" w:type="dxa"/>
          </w:tcPr>
          <w:p w14:paraId="79219CAC" w14:textId="77777777" w:rsidR="00054221" w:rsidRDefault="00BD4E74">
            <w:pPr>
              <w:pStyle w:val="TableParagraph"/>
              <w:ind w:left="160" w:right="148"/>
              <w:rPr>
                <w:sz w:val="16"/>
              </w:rPr>
            </w:pPr>
            <w:r>
              <w:rPr>
                <w:sz w:val="16"/>
              </w:rPr>
              <w:t>0.45</w:t>
            </w:r>
          </w:p>
        </w:tc>
        <w:tc>
          <w:tcPr>
            <w:tcW w:w="893" w:type="dxa"/>
          </w:tcPr>
          <w:p w14:paraId="19846DE5" w14:textId="77777777" w:rsidR="00054221" w:rsidRDefault="00BD4E74">
            <w:pPr>
              <w:pStyle w:val="TableParagraph"/>
              <w:ind w:left="105" w:right="131"/>
              <w:rPr>
                <w:sz w:val="16"/>
              </w:rPr>
            </w:pPr>
            <w:r>
              <w:rPr>
                <w:w w:val="105"/>
                <w:sz w:val="16"/>
              </w:rPr>
              <w:t>-0.15**</w:t>
            </w:r>
          </w:p>
        </w:tc>
      </w:tr>
      <w:tr w:rsidR="00054221" w14:paraId="0B267B7E" w14:textId="77777777">
        <w:trPr>
          <w:trHeight w:val="189"/>
        </w:trPr>
        <w:tc>
          <w:tcPr>
            <w:tcW w:w="2885" w:type="dxa"/>
          </w:tcPr>
          <w:p w14:paraId="1736EFEF" w14:textId="77777777" w:rsidR="00054221" w:rsidRDefault="00BD4E74">
            <w:pPr>
              <w:pStyle w:val="TableParagraph"/>
              <w:ind w:right="117"/>
              <w:jc w:val="right"/>
              <w:rPr>
                <w:sz w:val="16"/>
              </w:rPr>
            </w:pPr>
            <w:r>
              <w:rPr>
                <w:sz w:val="16"/>
              </w:rPr>
              <w:t>(0.50)</w:t>
            </w:r>
          </w:p>
        </w:tc>
        <w:tc>
          <w:tcPr>
            <w:tcW w:w="805" w:type="dxa"/>
          </w:tcPr>
          <w:p w14:paraId="319F55F4" w14:textId="77777777" w:rsidR="00054221" w:rsidRDefault="00BD4E74">
            <w:pPr>
              <w:pStyle w:val="TableParagraph"/>
              <w:ind w:left="150" w:right="149"/>
              <w:rPr>
                <w:sz w:val="16"/>
              </w:rPr>
            </w:pPr>
            <w:r>
              <w:rPr>
                <w:sz w:val="16"/>
              </w:rPr>
              <w:t>(0.50)</w:t>
            </w:r>
          </w:p>
        </w:tc>
        <w:tc>
          <w:tcPr>
            <w:tcW w:w="671" w:type="dxa"/>
          </w:tcPr>
          <w:p w14:paraId="48B138F9" w14:textId="77777777" w:rsidR="00054221" w:rsidRDefault="00BD4E74">
            <w:pPr>
              <w:pStyle w:val="TableParagraph"/>
              <w:ind w:left="85" w:right="82"/>
              <w:rPr>
                <w:sz w:val="16"/>
              </w:rPr>
            </w:pPr>
            <w:r>
              <w:rPr>
                <w:sz w:val="16"/>
              </w:rPr>
              <w:t>(0.23)</w:t>
            </w:r>
          </w:p>
        </w:tc>
        <w:tc>
          <w:tcPr>
            <w:tcW w:w="671" w:type="dxa"/>
          </w:tcPr>
          <w:p w14:paraId="51E37F4C" w14:textId="77777777" w:rsidR="00054221" w:rsidRDefault="00BD4E74">
            <w:pPr>
              <w:pStyle w:val="TableParagraph"/>
              <w:ind w:right="114"/>
              <w:jc w:val="right"/>
              <w:rPr>
                <w:sz w:val="16"/>
              </w:rPr>
            </w:pPr>
            <w:r>
              <w:rPr>
                <w:sz w:val="16"/>
              </w:rPr>
              <w:t>(0.49)</w:t>
            </w:r>
          </w:p>
        </w:tc>
        <w:tc>
          <w:tcPr>
            <w:tcW w:w="805" w:type="dxa"/>
          </w:tcPr>
          <w:p w14:paraId="1F977475" w14:textId="77777777" w:rsidR="00054221" w:rsidRDefault="00BD4E74">
            <w:pPr>
              <w:pStyle w:val="TableParagraph"/>
              <w:ind w:left="189"/>
              <w:jc w:val="left"/>
              <w:rPr>
                <w:sz w:val="16"/>
              </w:rPr>
            </w:pPr>
            <w:r>
              <w:rPr>
                <w:sz w:val="16"/>
              </w:rPr>
              <w:t>(0.48)</w:t>
            </w:r>
          </w:p>
        </w:tc>
        <w:tc>
          <w:tcPr>
            <w:tcW w:w="765" w:type="dxa"/>
          </w:tcPr>
          <w:p w14:paraId="105B6AEC" w14:textId="77777777" w:rsidR="00054221" w:rsidRDefault="00BD4E74">
            <w:pPr>
              <w:pStyle w:val="TableParagraph"/>
              <w:ind w:left="96" w:right="87"/>
              <w:rPr>
                <w:sz w:val="16"/>
              </w:rPr>
            </w:pPr>
            <w:r>
              <w:rPr>
                <w:sz w:val="16"/>
              </w:rPr>
              <w:t>(0.22)</w:t>
            </w:r>
          </w:p>
        </w:tc>
        <w:tc>
          <w:tcPr>
            <w:tcW w:w="671" w:type="dxa"/>
          </w:tcPr>
          <w:p w14:paraId="1E219EFA" w14:textId="77777777" w:rsidR="00054221" w:rsidRDefault="00BD4E74">
            <w:pPr>
              <w:pStyle w:val="TableParagraph"/>
              <w:ind w:right="111"/>
              <w:jc w:val="right"/>
              <w:rPr>
                <w:sz w:val="16"/>
              </w:rPr>
            </w:pPr>
            <w:r>
              <w:rPr>
                <w:sz w:val="16"/>
              </w:rPr>
              <w:t>(0.49)</w:t>
            </w:r>
          </w:p>
        </w:tc>
        <w:tc>
          <w:tcPr>
            <w:tcW w:w="805" w:type="dxa"/>
          </w:tcPr>
          <w:p w14:paraId="0ADC9BFD" w14:textId="77777777" w:rsidR="00054221" w:rsidRDefault="00BD4E74">
            <w:pPr>
              <w:pStyle w:val="TableParagraph"/>
              <w:ind w:left="160" w:right="148"/>
              <w:rPr>
                <w:sz w:val="16"/>
              </w:rPr>
            </w:pPr>
            <w:r>
              <w:rPr>
                <w:sz w:val="16"/>
              </w:rPr>
              <w:t>(0.50)</w:t>
            </w:r>
          </w:p>
        </w:tc>
        <w:tc>
          <w:tcPr>
            <w:tcW w:w="893" w:type="dxa"/>
          </w:tcPr>
          <w:p w14:paraId="4C58F11B" w14:textId="77777777" w:rsidR="00054221" w:rsidRDefault="00BD4E74">
            <w:pPr>
              <w:pStyle w:val="TableParagraph"/>
              <w:ind w:left="105" w:right="131"/>
              <w:rPr>
                <w:sz w:val="16"/>
              </w:rPr>
            </w:pPr>
            <w:r>
              <w:rPr>
                <w:sz w:val="16"/>
              </w:rPr>
              <w:t>(0.00)</w:t>
            </w:r>
          </w:p>
        </w:tc>
      </w:tr>
      <w:tr w:rsidR="00054221" w14:paraId="3C76E9A6" w14:textId="77777777">
        <w:trPr>
          <w:trHeight w:val="189"/>
        </w:trPr>
        <w:tc>
          <w:tcPr>
            <w:tcW w:w="2885" w:type="dxa"/>
          </w:tcPr>
          <w:p w14:paraId="5E5C4CB7" w14:textId="77777777" w:rsidR="00054221" w:rsidRDefault="00BD4E74">
            <w:pPr>
              <w:pStyle w:val="TableParagraph"/>
              <w:tabs>
                <w:tab w:val="right" w:pos="2537"/>
              </w:tabs>
              <w:ind w:right="183"/>
              <w:jc w:val="right"/>
              <w:rPr>
                <w:sz w:val="16"/>
              </w:rPr>
            </w:pPr>
            <w:r>
              <w:rPr>
                <w:sz w:val="16"/>
              </w:rPr>
              <w:t>Severely</w:t>
            </w:r>
            <w:r>
              <w:rPr>
                <w:spacing w:val="15"/>
                <w:sz w:val="16"/>
              </w:rPr>
              <w:t xml:space="preserve"> </w:t>
            </w:r>
            <w:r>
              <w:rPr>
                <w:sz w:val="16"/>
              </w:rPr>
              <w:t>Food</w:t>
            </w:r>
            <w:r>
              <w:rPr>
                <w:spacing w:val="16"/>
                <w:sz w:val="16"/>
              </w:rPr>
              <w:t xml:space="preserve"> </w:t>
            </w:r>
            <w:r>
              <w:rPr>
                <w:sz w:val="16"/>
              </w:rPr>
              <w:t>Insecure</w:t>
            </w:r>
            <w:r>
              <w:rPr>
                <w:rFonts w:ascii="Times New Roman"/>
                <w:sz w:val="16"/>
              </w:rPr>
              <w:tab/>
            </w:r>
            <w:r>
              <w:rPr>
                <w:sz w:val="16"/>
              </w:rPr>
              <w:t>0.03</w:t>
            </w:r>
          </w:p>
        </w:tc>
        <w:tc>
          <w:tcPr>
            <w:tcW w:w="805" w:type="dxa"/>
          </w:tcPr>
          <w:p w14:paraId="15F7EE50" w14:textId="77777777" w:rsidR="00054221" w:rsidRDefault="00BD4E74">
            <w:pPr>
              <w:pStyle w:val="TableParagraph"/>
              <w:ind w:left="150" w:right="149"/>
              <w:rPr>
                <w:sz w:val="16"/>
              </w:rPr>
            </w:pPr>
            <w:r>
              <w:rPr>
                <w:sz w:val="16"/>
              </w:rPr>
              <w:t>0.03</w:t>
            </w:r>
          </w:p>
        </w:tc>
        <w:tc>
          <w:tcPr>
            <w:tcW w:w="671" w:type="dxa"/>
          </w:tcPr>
          <w:p w14:paraId="637E20C4" w14:textId="77777777" w:rsidR="00054221" w:rsidRDefault="00BD4E74">
            <w:pPr>
              <w:pStyle w:val="TableParagraph"/>
              <w:ind w:left="85" w:right="82"/>
              <w:rPr>
                <w:sz w:val="16"/>
              </w:rPr>
            </w:pPr>
            <w:r>
              <w:rPr>
                <w:sz w:val="16"/>
              </w:rPr>
              <w:t>-0.01</w:t>
            </w:r>
          </w:p>
        </w:tc>
        <w:tc>
          <w:tcPr>
            <w:tcW w:w="671" w:type="dxa"/>
          </w:tcPr>
          <w:p w14:paraId="78BBF7C2" w14:textId="77777777" w:rsidR="00054221" w:rsidRDefault="00BD4E74">
            <w:pPr>
              <w:pStyle w:val="TableParagraph"/>
              <w:ind w:right="180"/>
              <w:jc w:val="right"/>
              <w:rPr>
                <w:sz w:val="16"/>
              </w:rPr>
            </w:pPr>
            <w:r>
              <w:rPr>
                <w:sz w:val="16"/>
              </w:rPr>
              <w:t>0.16</w:t>
            </w:r>
          </w:p>
        </w:tc>
        <w:tc>
          <w:tcPr>
            <w:tcW w:w="805" w:type="dxa"/>
          </w:tcPr>
          <w:p w14:paraId="5E1CD7A5" w14:textId="77777777" w:rsidR="00054221" w:rsidRDefault="00BD4E74">
            <w:pPr>
              <w:pStyle w:val="TableParagraph"/>
              <w:ind w:left="255"/>
              <w:jc w:val="left"/>
              <w:rPr>
                <w:sz w:val="16"/>
              </w:rPr>
            </w:pPr>
            <w:r>
              <w:rPr>
                <w:w w:val="110"/>
                <w:sz w:val="16"/>
              </w:rPr>
              <w:t>0.11</w:t>
            </w:r>
          </w:p>
        </w:tc>
        <w:tc>
          <w:tcPr>
            <w:tcW w:w="765" w:type="dxa"/>
          </w:tcPr>
          <w:p w14:paraId="1389ACAF" w14:textId="77777777" w:rsidR="00054221" w:rsidRDefault="00BD4E74">
            <w:pPr>
              <w:pStyle w:val="TableParagraph"/>
              <w:ind w:left="96" w:right="87"/>
              <w:rPr>
                <w:sz w:val="16"/>
              </w:rPr>
            </w:pPr>
            <w:r>
              <w:rPr>
                <w:sz w:val="16"/>
              </w:rPr>
              <w:t>-0.06**</w:t>
            </w:r>
          </w:p>
        </w:tc>
        <w:tc>
          <w:tcPr>
            <w:tcW w:w="671" w:type="dxa"/>
          </w:tcPr>
          <w:p w14:paraId="23B283F4" w14:textId="77777777" w:rsidR="00054221" w:rsidRDefault="00BD4E74">
            <w:pPr>
              <w:pStyle w:val="TableParagraph"/>
              <w:ind w:right="177"/>
              <w:jc w:val="right"/>
              <w:rPr>
                <w:sz w:val="16"/>
              </w:rPr>
            </w:pPr>
            <w:r>
              <w:rPr>
                <w:sz w:val="16"/>
              </w:rPr>
              <w:t>0.08</w:t>
            </w:r>
          </w:p>
        </w:tc>
        <w:tc>
          <w:tcPr>
            <w:tcW w:w="805" w:type="dxa"/>
          </w:tcPr>
          <w:p w14:paraId="127CDAF8" w14:textId="77777777" w:rsidR="00054221" w:rsidRDefault="00BD4E74">
            <w:pPr>
              <w:pStyle w:val="TableParagraph"/>
              <w:ind w:left="160" w:right="147"/>
              <w:rPr>
                <w:sz w:val="16"/>
              </w:rPr>
            </w:pPr>
            <w:r>
              <w:rPr>
                <w:sz w:val="16"/>
              </w:rPr>
              <w:t>0.02</w:t>
            </w:r>
          </w:p>
        </w:tc>
        <w:tc>
          <w:tcPr>
            <w:tcW w:w="893" w:type="dxa"/>
          </w:tcPr>
          <w:p w14:paraId="5AE91FD4" w14:textId="77777777" w:rsidR="00054221" w:rsidRDefault="00BD4E74">
            <w:pPr>
              <w:pStyle w:val="TableParagraph"/>
              <w:ind w:left="105" w:right="131"/>
              <w:rPr>
                <w:sz w:val="16"/>
              </w:rPr>
            </w:pPr>
            <w:r>
              <w:rPr>
                <w:sz w:val="16"/>
              </w:rPr>
              <w:t>-0.06**</w:t>
            </w:r>
          </w:p>
        </w:tc>
      </w:tr>
      <w:tr w:rsidR="00054221" w14:paraId="15AFD72C" w14:textId="77777777">
        <w:trPr>
          <w:trHeight w:val="189"/>
        </w:trPr>
        <w:tc>
          <w:tcPr>
            <w:tcW w:w="2885" w:type="dxa"/>
          </w:tcPr>
          <w:p w14:paraId="38EE52C8" w14:textId="77777777" w:rsidR="00054221" w:rsidRDefault="00BD4E74">
            <w:pPr>
              <w:pStyle w:val="TableParagraph"/>
              <w:ind w:right="117"/>
              <w:jc w:val="right"/>
              <w:rPr>
                <w:sz w:val="16"/>
              </w:rPr>
            </w:pPr>
            <w:r>
              <w:rPr>
                <w:sz w:val="16"/>
              </w:rPr>
              <w:t>(0.18)</w:t>
            </w:r>
          </w:p>
        </w:tc>
        <w:tc>
          <w:tcPr>
            <w:tcW w:w="805" w:type="dxa"/>
          </w:tcPr>
          <w:p w14:paraId="29EA9574" w14:textId="77777777" w:rsidR="00054221" w:rsidRDefault="00BD4E74">
            <w:pPr>
              <w:pStyle w:val="TableParagraph"/>
              <w:ind w:left="150" w:right="149"/>
              <w:rPr>
                <w:sz w:val="16"/>
              </w:rPr>
            </w:pPr>
            <w:r>
              <w:rPr>
                <w:w w:val="105"/>
                <w:sz w:val="16"/>
              </w:rPr>
              <w:t>(0.16)</w:t>
            </w:r>
          </w:p>
        </w:tc>
        <w:tc>
          <w:tcPr>
            <w:tcW w:w="671" w:type="dxa"/>
          </w:tcPr>
          <w:p w14:paraId="277451F8" w14:textId="77777777" w:rsidR="00054221" w:rsidRDefault="00BD4E74">
            <w:pPr>
              <w:pStyle w:val="TableParagraph"/>
              <w:ind w:left="85" w:right="82"/>
              <w:rPr>
                <w:sz w:val="16"/>
              </w:rPr>
            </w:pPr>
            <w:r>
              <w:rPr>
                <w:sz w:val="16"/>
              </w:rPr>
              <w:t>(0.59)</w:t>
            </w:r>
          </w:p>
        </w:tc>
        <w:tc>
          <w:tcPr>
            <w:tcW w:w="671" w:type="dxa"/>
          </w:tcPr>
          <w:p w14:paraId="34794DDE" w14:textId="77777777" w:rsidR="00054221" w:rsidRDefault="00BD4E74">
            <w:pPr>
              <w:pStyle w:val="TableParagraph"/>
              <w:ind w:right="114"/>
              <w:jc w:val="right"/>
              <w:rPr>
                <w:sz w:val="16"/>
              </w:rPr>
            </w:pPr>
            <w:r>
              <w:rPr>
                <w:sz w:val="16"/>
              </w:rPr>
              <w:t>(0.37)</w:t>
            </w:r>
          </w:p>
        </w:tc>
        <w:tc>
          <w:tcPr>
            <w:tcW w:w="805" w:type="dxa"/>
          </w:tcPr>
          <w:p w14:paraId="2CAD0F06" w14:textId="77777777" w:rsidR="00054221" w:rsidRDefault="00BD4E74">
            <w:pPr>
              <w:pStyle w:val="TableParagraph"/>
              <w:ind w:left="189"/>
              <w:jc w:val="left"/>
              <w:rPr>
                <w:sz w:val="16"/>
              </w:rPr>
            </w:pPr>
            <w:r>
              <w:rPr>
                <w:w w:val="105"/>
                <w:sz w:val="16"/>
              </w:rPr>
              <w:t>(0.31)</w:t>
            </w:r>
          </w:p>
        </w:tc>
        <w:tc>
          <w:tcPr>
            <w:tcW w:w="765" w:type="dxa"/>
          </w:tcPr>
          <w:p w14:paraId="062616B3" w14:textId="77777777" w:rsidR="00054221" w:rsidRDefault="00BD4E74">
            <w:pPr>
              <w:pStyle w:val="TableParagraph"/>
              <w:ind w:left="96" w:right="87"/>
              <w:rPr>
                <w:sz w:val="16"/>
              </w:rPr>
            </w:pPr>
            <w:r>
              <w:rPr>
                <w:sz w:val="16"/>
              </w:rPr>
              <w:t>(0.00)</w:t>
            </w:r>
          </w:p>
        </w:tc>
        <w:tc>
          <w:tcPr>
            <w:tcW w:w="671" w:type="dxa"/>
          </w:tcPr>
          <w:p w14:paraId="7E41895F" w14:textId="77777777" w:rsidR="00054221" w:rsidRDefault="00BD4E74">
            <w:pPr>
              <w:pStyle w:val="TableParagraph"/>
              <w:ind w:right="111"/>
              <w:jc w:val="right"/>
              <w:rPr>
                <w:sz w:val="16"/>
              </w:rPr>
            </w:pPr>
            <w:r>
              <w:rPr>
                <w:sz w:val="16"/>
              </w:rPr>
              <w:t>(0.27)</w:t>
            </w:r>
          </w:p>
        </w:tc>
        <w:tc>
          <w:tcPr>
            <w:tcW w:w="805" w:type="dxa"/>
          </w:tcPr>
          <w:p w14:paraId="333FF221" w14:textId="77777777" w:rsidR="00054221" w:rsidRDefault="00BD4E74">
            <w:pPr>
              <w:pStyle w:val="TableParagraph"/>
              <w:ind w:left="160" w:right="148"/>
              <w:rPr>
                <w:sz w:val="16"/>
              </w:rPr>
            </w:pPr>
            <w:r>
              <w:rPr>
                <w:w w:val="105"/>
                <w:sz w:val="16"/>
              </w:rPr>
              <w:t>(0.14)</w:t>
            </w:r>
          </w:p>
        </w:tc>
        <w:tc>
          <w:tcPr>
            <w:tcW w:w="893" w:type="dxa"/>
          </w:tcPr>
          <w:p w14:paraId="3738B621" w14:textId="77777777" w:rsidR="00054221" w:rsidRDefault="00BD4E74">
            <w:pPr>
              <w:pStyle w:val="TableParagraph"/>
              <w:ind w:left="105" w:right="131"/>
              <w:rPr>
                <w:sz w:val="16"/>
              </w:rPr>
            </w:pPr>
            <w:r>
              <w:rPr>
                <w:sz w:val="16"/>
              </w:rPr>
              <w:t>(0.00)</w:t>
            </w:r>
          </w:p>
        </w:tc>
      </w:tr>
      <w:tr w:rsidR="00054221" w14:paraId="6BF34626" w14:textId="77777777">
        <w:trPr>
          <w:trHeight w:val="189"/>
        </w:trPr>
        <w:tc>
          <w:tcPr>
            <w:tcW w:w="2885" w:type="dxa"/>
          </w:tcPr>
          <w:p w14:paraId="15DE7BE4" w14:textId="77777777" w:rsidR="00054221" w:rsidRDefault="00BD4E74">
            <w:pPr>
              <w:pStyle w:val="TableParagraph"/>
              <w:tabs>
                <w:tab w:val="right" w:pos="2537"/>
              </w:tabs>
              <w:ind w:right="183"/>
              <w:jc w:val="right"/>
              <w:rPr>
                <w:sz w:val="16"/>
                <w:szCs w:val="16"/>
              </w:rPr>
            </w:pPr>
            <w:r w:rsidRPr="76614F08">
              <w:rPr>
                <w:sz w:val="16"/>
                <w:szCs w:val="16"/>
              </w:rPr>
              <w:t>Food</w:t>
            </w:r>
            <w:r w:rsidRPr="76614F08">
              <w:rPr>
                <w:spacing w:val="17"/>
                <w:sz w:val="16"/>
                <w:szCs w:val="16"/>
              </w:rPr>
              <w:t xml:space="preserve"> </w:t>
            </w:r>
            <w:r w:rsidRPr="76614F08">
              <w:rPr>
                <w:sz w:val="16"/>
                <w:szCs w:val="16"/>
              </w:rPr>
              <w:t>Insecure</w:t>
            </w:r>
            <w:r w:rsidRPr="76614F08">
              <w:rPr>
                <w:spacing w:val="17"/>
                <w:sz w:val="16"/>
                <w:szCs w:val="16"/>
              </w:rPr>
              <w:t xml:space="preserve"> </w:t>
            </w:r>
            <w:r w:rsidRPr="00BE7A82">
              <w:rPr>
                <w:color w:val="2B579A"/>
                <w:sz w:val="16"/>
                <w:szCs w:val="16"/>
                <w:highlight w:val="yellow"/>
                <w:shd w:val="clear" w:color="auto" w:fill="E6E6E6"/>
              </w:rPr>
              <w:t>Group</w:t>
            </w:r>
            <w:r>
              <w:rPr>
                <w:rFonts w:ascii="Times New Roman"/>
                <w:sz w:val="16"/>
              </w:rPr>
              <w:tab/>
            </w:r>
            <w:r w:rsidRPr="76614F08">
              <w:rPr>
                <w:sz w:val="16"/>
                <w:szCs w:val="16"/>
              </w:rPr>
              <w:t>0.47</w:t>
            </w:r>
          </w:p>
        </w:tc>
        <w:tc>
          <w:tcPr>
            <w:tcW w:w="805" w:type="dxa"/>
          </w:tcPr>
          <w:p w14:paraId="1343A98E" w14:textId="77777777" w:rsidR="00054221" w:rsidRDefault="00BD4E74">
            <w:pPr>
              <w:pStyle w:val="TableParagraph"/>
              <w:ind w:left="149" w:right="149"/>
              <w:rPr>
                <w:sz w:val="16"/>
              </w:rPr>
            </w:pPr>
            <w:r>
              <w:rPr>
                <w:sz w:val="16"/>
              </w:rPr>
              <w:t>0.51</w:t>
            </w:r>
          </w:p>
        </w:tc>
        <w:tc>
          <w:tcPr>
            <w:tcW w:w="671" w:type="dxa"/>
          </w:tcPr>
          <w:p w14:paraId="25CC6A41" w14:textId="77777777" w:rsidR="00054221" w:rsidRDefault="00BD4E74">
            <w:pPr>
              <w:pStyle w:val="TableParagraph"/>
              <w:ind w:left="84" w:right="82"/>
              <w:rPr>
                <w:sz w:val="16"/>
              </w:rPr>
            </w:pPr>
            <w:r>
              <w:rPr>
                <w:sz w:val="16"/>
              </w:rPr>
              <w:t>0.04</w:t>
            </w:r>
          </w:p>
        </w:tc>
        <w:tc>
          <w:tcPr>
            <w:tcW w:w="671" w:type="dxa"/>
          </w:tcPr>
          <w:p w14:paraId="2E1505E6" w14:textId="77777777" w:rsidR="00054221" w:rsidRDefault="00BD4E74">
            <w:pPr>
              <w:pStyle w:val="TableParagraph"/>
              <w:ind w:right="180"/>
              <w:jc w:val="right"/>
              <w:rPr>
                <w:sz w:val="16"/>
              </w:rPr>
            </w:pPr>
            <w:r>
              <w:rPr>
                <w:sz w:val="16"/>
              </w:rPr>
              <w:t>0.76</w:t>
            </w:r>
          </w:p>
        </w:tc>
        <w:tc>
          <w:tcPr>
            <w:tcW w:w="805" w:type="dxa"/>
          </w:tcPr>
          <w:p w14:paraId="77900A90" w14:textId="77777777" w:rsidR="00054221" w:rsidRDefault="00BD4E74">
            <w:pPr>
              <w:pStyle w:val="TableParagraph"/>
              <w:ind w:left="255"/>
              <w:jc w:val="left"/>
              <w:rPr>
                <w:sz w:val="16"/>
              </w:rPr>
            </w:pPr>
            <w:r>
              <w:rPr>
                <w:sz w:val="16"/>
              </w:rPr>
              <w:t>0.73</w:t>
            </w:r>
          </w:p>
        </w:tc>
        <w:tc>
          <w:tcPr>
            <w:tcW w:w="765" w:type="dxa"/>
          </w:tcPr>
          <w:p w14:paraId="6BF2377D" w14:textId="77777777" w:rsidR="00054221" w:rsidRDefault="00BD4E74">
            <w:pPr>
              <w:pStyle w:val="TableParagraph"/>
              <w:ind w:left="95" w:right="87"/>
              <w:rPr>
                <w:sz w:val="16"/>
              </w:rPr>
            </w:pPr>
            <w:r>
              <w:rPr>
                <w:sz w:val="16"/>
              </w:rPr>
              <w:t>-0.03</w:t>
            </w:r>
          </w:p>
        </w:tc>
        <w:tc>
          <w:tcPr>
            <w:tcW w:w="671" w:type="dxa"/>
          </w:tcPr>
          <w:p w14:paraId="464795F2" w14:textId="77777777" w:rsidR="00054221" w:rsidRDefault="00BD4E74">
            <w:pPr>
              <w:pStyle w:val="TableParagraph"/>
              <w:ind w:right="177"/>
              <w:jc w:val="right"/>
              <w:rPr>
                <w:sz w:val="16"/>
              </w:rPr>
            </w:pPr>
            <w:r>
              <w:rPr>
                <w:sz w:val="16"/>
              </w:rPr>
              <w:t>0.68</w:t>
            </w:r>
          </w:p>
        </w:tc>
        <w:tc>
          <w:tcPr>
            <w:tcW w:w="805" w:type="dxa"/>
          </w:tcPr>
          <w:p w14:paraId="43502F2B" w14:textId="77777777" w:rsidR="00054221" w:rsidRDefault="00BD4E74">
            <w:pPr>
              <w:pStyle w:val="TableParagraph"/>
              <w:ind w:left="160" w:right="148"/>
              <w:rPr>
                <w:sz w:val="16"/>
              </w:rPr>
            </w:pPr>
            <w:r>
              <w:rPr>
                <w:sz w:val="16"/>
              </w:rPr>
              <w:t>0.47</w:t>
            </w:r>
          </w:p>
        </w:tc>
        <w:tc>
          <w:tcPr>
            <w:tcW w:w="893" w:type="dxa"/>
          </w:tcPr>
          <w:p w14:paraId="762E5EAF" w14:textId="77777777" w:rsidR="00054221" w:rsidRDefault="00BD4E74">
            <w:pPr>
              <w:pStyle w:val="TableParagraph"/>
              <w:ind w:left="105" w:right="132"/>
              <w:rPr>
                <w:sz w:val="16"/>
              </w:rPr>
            </w:pPr>
            <w:r>
              <w:rPr>
                <w:w w:val="105"/>
                <w:sz w:val="16"/>
              </w:rPr>
              <w:t>-0.21***</w:t>
            </w:r>
          </w:p>
        </w:tc>
      </w:tr>
      <w:tr w:rsidR="00054221" w14:paraId="6F36EF8D" w14:textId="77777777">
        <w:trPr>
          <w:trHeight w:val="193"/>
        </w:trPr>
        <w:tc>
          <w:tcPr>
            <w:tcW w:w="2885" w:type="dxa"/>
          </w:tcPr>
          <w:p w14:paraId="6ED71344" w14:textId="77777777" w:rsidR="00054221" w:rsidRDefault="00BD4E74">
            <w:pPr>
              <w:pStyle w:val="TableParagraph"/>
              <w:spacing w:line="159" w:lineRule="exact"/>
              <w:ind w:right="117"/>
              <w:jc w:val="right"/>
              <w:rPr>
                <w:sz w:val="16"/>
              </w:rPr>
            </w:pPr>
            <w:r>
              <w:rPr>
                <w:sz w:val="16"/>
              </w:rPr>
              <w:t>(0.50)</w:t>
            </w:r>
          </w:p>
        </w:tc>
        <w:tc>
          <w:tcPr>
            <w:tcW w:w="805" w:type="dxa"/>
          </w:tcPr>
          <w:p w14:paraId="4C0B1475" w14:textId="77777777" w:rsidR="00054221" w:rsidRDefault="00BD4E74">
            <w:pPr>
              <w:pStyle w:val="TableParagraph"/>
              <w:spacing w:line="159" w:lineRule="exact"/>
              <w:ind w:left="150" w:right="149"/>
              <w:rPr>
                <w:sz w:val="16"/>
              </w:rPr>
            </w:pPr>
            <w:r>
              <w:rPr>
                <w:sz w:val="16"/>
              </w:rPr>
              <w:t>(0.50)</w:t>
            </w:r>
          </w:p>
        </w:tc>
        <w:tc>
          <w:tcPr>
            <w:tcW w:w="671" w:type="dxa"/>
          </w:tcPr>
          <w:p w14:paraId="601CB6FA" w14:textId="77777777" w:rsidR="00054221" w:rsidRDefault="00BD4E74">
            <w:pPr>
              <w:pStyle w:val="TableParagraph"/>
              <w:spacing w:line="159" w:lineRule="exact"/>
              <w:ind w:left="85" w:right="82"/>
              <w:rPr>
                <w:sz w:val="16"/>
              </w:rPr>
            </w:pPr>
            <w:r>
              <w:rPr>
                <w:w w:val="105"/>
                <w:sz w:val="16"/>
              </w:rPr>
              <w:t>(0.31)</w:t>
            </w:r>
          </w:p>
        </w:tc>
        <w:tc>
          <w:tcPr>
            <w:tcW w:w="671" w:type="dxa"/>
          </w:tcPr>
          <w:p w14:paraId="48A472EE" w14:textId="77777777" w:rsidR="00054221" w:rsidRDefault="00BD4E74">
            <w:pPr>
              <w:pStyle w:val="TableParagraph"/>
              <w:spacing w:line="159" w:lineRule="exact"/>
              <w:ind w:right="114"/>
              <w:jc w:val="right"/>
              <w:rPr>
                <w:sz w:val="16"/>
              </w:rPr>
            </w:pPr>
            <w:r>
              <w:rPr>
                <w:sz w:val="16"/>
              </w:rPr>
              <w:t>(0.43)</w:t>
            </w:r>
          </w:p>
        </w:tc>
        <w:tc>
          <w:tcPr>
            <w:tcW w:w="805" w:type="dxa"/>
          </w:tcPr>
          <w:p w14:paraId="67D9F3B1" w14:textId="77777777" w:rsidR="00054221" w:rsidRDefault="00BD4E74">
            <w:pPr>
              <w:pStyle w:val="TableParagraph"/>
              <w:spacing w:line="159" w:lineRule="exact"/>
              <w:ind w:left="189"/>
              <w:jc w:val="left"/>
              <w:rPr>
                <w:sz w:val="16"/>
              </w:rPr>
            </w:pPr>
            <w:r>
              <w:rPr>
                <w:sz w:val="16"/>
              </w:rPr>
              <w:t>(0.44)</w:t>
            </w:r>
          </w:p>
        </w:tc>
        <w:tc>
          <w:tcPr>
            <w:tcW w:w="765" w:type="dxa"/>
          </w:tcPr>
          <w:p w14:paraId="2F66C856" w14:textId="77777777" w:rsidR="00054221" w:rsidRDefault="00BD4E74">
            <w:pPr>
              <w:pStyle w:val="TableParagraph"/>
              <w:spacing w:line="159" w:lineRule="exact"/>
              <w:ind w:left="96" w:right="87"/>
              <w:rPr>
                <w:sz w:val="16"/>
              </w:rPr>
            </w:pPr>
            <w:r>
              <w:rPr>
                <w:sz w:val="16"/>
              </w:rPr>
              <w:t>(0.26)</w:t>
            </w:r>
          </w:p>
        </w:tc>
        <w:tc>
          <w:tcPr>
            <w:tcW w:w="671" w:type="dxa"/>
          </w:tcPr>
          <w:p w14:paraId="15204876" w14:textId="77777777" w:rsidR="00054221" w:rsidRDefault="00BD4E74">
            <w:pPr>
              <w:pStyle w:val="TableParagraph"/>
              <w:spacing w:line="159" w:lineRule="exact"/>
              <w:ind w:right="111"/>
              <w:jc w:val="right"/>
              <w:rPr>
                <w:sz w:val="16"/>
              </w:rPr>
            </w:pPr>
            <w:r>
              <w:rPr>
                <w:sz w:val="16"/>
              </w:rPr>
              <w:t>(0.47)</w:t>
            </w:r>
          </w:p>
        </w:tc>
        <w:tc>
          <w:tcPr>
            <w:tcW w:w="805" w:type="dxa"/>
          </w:tcPr>
          <w:p w14:paraId="128899B5" w14:textId="77777777" w:rsidR="00054221" w:rsidRDefault="00BD4E74">
            <w:pPr>
              <w:pStyle w:val="TableParagraph"/>
              <w:spacing w:line="159" w:lineRule="exact"/>
              <w:ind w:left="160" w:right="148"/>
              <w:rPr>
                <w:sz w:val="16"/>
              </w:rPr>
            </w:pPr>
            <w:r>
              <w:rPr>
                <w:sz w:val="16"/>
              </w:rPr>
              <w:t>(0.50)</w:t>
            </w:r>
          </w:p>
        </w:tc>
        <w:tc>
          <w:tcPr>
            <w:tcW w:w="893" w:type="dxa"/>
          </w:tcPr>
          <w:p w14:paraId="1D7D6922" w14:textId="77777777" w:rsidR="00054221" w:rsidRDefault="00BD4E74">
            <w:pPr>
              <w:pStyle w:val="TableParagraph"/>
              <w:spacing w:line="159" w:lineRule="exact"/>
              <w:ind w:left="105" w:right="131"/>
              <w:rPr>
                <w:sz w:val="16"/>
              </w:rPr>
            </w:pPr>
            <w:r>
              <w:rPr>
                <w:sz w:val="16"/>
              </w:rPr>
              <w:t>(0.00)</w:t>
            </w:r>
          </w:p>
        </w:tc>
      </w:tr>
      <w:tr w:rsidR="00054221" w14:paraId="28994AA2" w14:textId="77777777" w:rsidTr="76614F08">
        <w:trPr>
          <w:trHeight w:val="234"/>
        </w:trPr>
        <w:tc>
          <w:tcPr>
            <w:tcW w:w="2885" w:type="dxa"/>
            <w:tcBorders>
              <w:bottom w:val="double" w:sz="1" w:space="0" w:color="000000" w:themeColor="text1"/>
            </w:tcBorders>
          </w:tcPr>
          <w:p w14:paraId="2990E8E3" w14:textId="77777777" w:rsidR="00054221" w:rsidRDefault="00BD4E74">
            <w:pPr>
              <w:pStyle w:val="TableParagraph"/>
              <w:tabs>
                <w:tab w:val="right" w:pos="2514"/>
              </w:tabs>
              <w:spacing w:before="18" w:line="240" w:lineRule="auto"/>
              <w:ind w:right="206"/>
              <w:jc w:val="right"/>
              <w:rPr>
                <w:sz w:val="16"/>
              </w:rPr>
            </w:pPr>
            <w:r>
              <w:rPr>
                <w:sz w:val="16"/>
              </w:rPr>
              <w:t>Observations</w:t>
            </w:r>
            <w:r>
              <w:rPr>
                <w:rFonts w:ascii="Times New Roman"/>
                <w:sz w:val="16"/>
              </w:rPr>
              <w:tab/>
            </w:r>
            <w:r>
              <w:rPr>
                <w:sz w:val="16"/>
              </w:rPr>
              <w:t>610</w:t>
            </w:r>
          </w:p>
        </w:tc>
        <w:tc>
          <w:tcPr>
            <w:tcW w:w="805" w:type="dxa"/>
            <w:tcBorders>
              <w:bottom w:val="double" w:sz="1" w:space="0" w:color="000000" w:themeColor="text1"/>
            </w:tcBorders>
          </w:tcPr>
          <w:p w14:paraId="37431F43" w14:textId="77777777" w:rsidR="00054221" w:rsidRDefault="00BD4E74">
            <w:pPr>
              <w:pStyle w:val="TableParagraph"/>
              <w:spacing w:before="18" w:line="240" w:lineRule="auto"/>
              <w:ind w:left="151" w:right="149"/>
              <w:rPr>
                <w:sz w:val="16"/>
              </w:rPr>
            </w:pPr>
            <w:r>
              <w:rPr>
                <w:sz w:val="16"/>
              </w:rPr>
              <w:t>232</w:t>
            </w:r>
          </w:p>
        </w:tc>
        <w:tc>
          <w:tcPr>
            <w:tcW w:w="671" w:type="dxa"/>
            <w:tcBorders>
              <w:bottom w:val="double" w:sz="1" w:space="0" w:color="000000" w:themeColor="text1"/>
            </w:tcBorders>
          </w:tcPr>
          <w:p w14:paraId="25131C2B" w14:textId="77777777" w:rsidR="00054221" w:rsidRDefault="00BD4E74">
            <w:pPr>
              <w:pStyle w:val="TableParagraph"/>
              <w:spacing w:before="18" w:line="240" w:lineRule="auto"/>
              <w:ind w:left="86" w:right="82"/>
              <w:rPr>
                <w:sz w:val="16"/>
              </w:rPr>
            </w:pPr>
            <w:r>
              <w:rPr>
                <w:sz w:val="16"/>
              </w:rPr>
              <w:t>842</w:t>
            </w:r>
          </w:p>
        </w:tc>
        <w:tc>
          <w:tcPr>
            <w:tcW w:w="671" w:type="dxa"/>
            <w:tcBorders>
              <w:bottom w:val="double" w:sz="1" w:space="0" w:color="000000" w:themeColor="text1"/>
            </w:tcBorders>
          </w:tcPr>
          <w:p w14:paraId="692C5464" w14:textId="77777777" w:rsidR="00054221" w:rsidRDefault="00BD4E74">
            <w:pPr>
              <w:pStyle w:val="TableParagraph"/>
              <w:spacing w:before="18" w:line="240" w:lineRule="auto"/>
              <w:ind w:right="203"/>
              <w:jc w:val="right"/>
              <w:rPr>
                <w:sz w:val="16"/>
              </w:rPr>
            </w:pPr>
            <w:r>
              <w:rPr>
                <w:sz w:val="16"/>
              </w:rPr>
              <w:t>760</w:t>
            </w:r>
          </w:p>
        </w:tc>
        <w:tc>
          <w:tcPr>
            <w:tcW w:w="805" w:type="dxa"/>
            <w:tcBorders>
              <w:bottom w:val="double" w:sz="1" w:space="0" w:color="000000" w:themeColor="text1"/>
            </w:tcBorders>
          </w:tcPr>
          <w:p w14:paraId="64AE7810" w14:textId="77777777" w:rsidR="00054221" w:rsidRDefault="00BD4E74">
            <w:pPr>
              <w:pStyle w:val="TableParagraph"/>
              <w:spacing w:before="18" w:line="240" w:lineRule="auto"/>
              <w:ind w:left="279"/>
              <w:jc w:val="left"/>
              <w:rPr>
                <w:sz w:val="16"/>
              </w:rPr>
            </w:pPr>
            <w:r>
              <w:rPr>
                <w:sz w:val="16"/>
              </w:rPr>
              <w:t>656</w:t>
            </w:r>
          </w:p>
        </w:tc>
        <w:tc>
          <w:tcPr>
            <w:tcW w:w="765" w:type="dxa"/>
            <w:tcBorders>
              <w:bottom w:val="double" w:sz="1" w:space="0" w:color="000000" w:themeColor="text1"/>
            </w:tcBorders>
          </w:tcPr>
          <w:p w14:paraId="1440E1B2" w14:textId="77777777" w:rsidR="00054221" w:rsidRDefault="00BD4E74">
            <w:pPr>
              <w:pStyle w:val="TableParagraph"/>
              <w:spacing w:before="18" w:line="240" w:lineRule="auto"/>
              <w:ind w:left="96" w:right="86"/>
              <w:rPr>
                <w:sz w:val="16"/>
              </w:rPr>
            </w:pPr>
            <w:r>
              <w:rPr>
                <w:w w:val="105"/>
                <w:sz w:val="16"/>
              </w:rPr>
              <w:t>1,416</w:t>
            </w:r>
          </w:p>
        </w:tc>
        <w:tc>
          <w:tcPr>
            <w:tcW w:w="671" w:type="dxa"/>
            <w:tcBorders>
              <w:bottom w:val="double" w:sz="1" w:space="0" w:color="000000" w:themeColor="text1"/>
            </w:tcBorders>
          </w:tcPr>
          <w:p w14:paraId="181F2203" w14:textId="77777777" w:rsidR="00054221" w:rsidRDefault="00BD4E74">
            <w:pPr>
              <w:pStyle w:val="TableParagraph"/>
              <w:spacing w:before="18" w:line="240" w:lineRule="auto"/>
              <w:ind w:right="200"/>
              <w:jc w:val="right"/>
              <w:rPr>
                <w:sz w:val="16"/>
              </w:rPr>
            </w:pPr>
            <w:r>
              <w:rPr>
                <w:sz w:val="16"/>
              </w:rPr>
              <w:t>294</w:t>
            </w:r>
          </w:p>
        </w:tc>
        <w:tc>
          <w:tcPr>
            <w:tcW w:w="805" w:type="dxa"/>
            <w:tcBorders>
              <w:bottom w:val="double" w:sz="1" w:space="0" w:color="000000" w:themeColor="text1"/>
            </w:tcBorders>
          </w:tcPr>
          <w:p w14:paraId="7D689757" w14:textId="77777777" w:rsidR="00054221" w:rsidRDefault="00BD4E74">
            <w:pPr>
              <w:pStyle w:val="TableParagraph"/>
              <w:spacing w:before="18" w:line="240" w:lineRule="auto"/>
              <w:ind w:left="160" w:right="147"/>
              <w:rPr>
                <w:sz w:val="16"/>
              </w:rPr>
            </w:pPr>
            <w:r>
              <w:rPr>
                <w:w w:val="110"/>
                <w:sz w:val="16"/>
              </w:rPr>
              <w:t>157</w:t>
            </w:r>
          </w:p>
        </w:tc>
        <w:tc>
          <w:tcPr>
            <w:tcW w:w="893" w:type="dxa"/>
            <w:tcBorders>
              <w:bottom w:val="double" w:sz="1" w:space="0" w:color="000000" w:themeColor="text1"/>
            </w:tcBorders>
          </w:tcPr>
          <w:p w14:paraId="3082E509" w14:textId="77777777" w:rsidR="00054221" w:rsidRDefault="00BD4E74">
            <w:pPr>
              <w:pStyle w:val="TableParagraph"/>
              <w:spacing w:before="18" w:line="240" w:lineRule="auto"/>
              <w:ind w:left="105" w:right="130"/>
              <w:rPr>
                <w:sz w:val="16"/>
              </w:rPr>
            </w:pPr>
            <w:r>
              <w:rPr>
                <w:w w:val="105"/>
                <w:sz w:val="16"/>
              </w:rPr>
              <w:t>451</w:t>
            </w:r>
          </w:p>
        </w:tc>
      </w:tr>
    </w:tbl>
    <w:p w14:paraId="1BD103D1" w14:textId="5F930B34" w:rsidR="00054221" w:rsidRDefault="00BD4E74">
      <w:pPr>
        <w:spacing w:before="48"/>
        <w:ind w:left="391"/>
        <w:rPr>
          <w:sz w:val="16"/>
        </w:rPr>
      </w:pPr>
      <w:r>
        <w:rPr>
          <w:noProof/>
          <w:color w:val="2B579A"/>
          <w:shd w:val="clear" w:color="auto" w:fill="E6E6E6"/>
        </w:rPr>
        <mc:AlternateContent>
          <mc:Choice Requires="wps">
            <w:drawing>
              <wp:anchor distT="0" distB="0" distL="114300" distR="114300" simplePos="0" relativeHeight="251658248" behindDoc="1" locked="0" layoutInCell="1" allowOverlap="1" wp14:anchorId="701A64D8" wp14:editId="497D1B74">
                <wp:simplePos x="0" y="0"/>
                <wp:positionH relativeFrom="page">
                  <wp:posOffset>1062355</wp:posOffset>
                </wp:positionH>
                <wp:positionV relativeFrom="paragraph">
                  <wp:posOffset>-145415</wp:posOffset>
                </wp:positionV>
                <wp:extent cx="5647690" cy="0"/>
                <wp:effectExtent l="0" t="0" r="0" b="0"/>
                <wp:wrapNone/>
                <wp:docPr id="55"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769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782F2C5">
              <v:line id="Line 51" style="position:absolute;z-index:-20179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83.65pt,-11.45pt" to="528.35pt,-11.45pt" w14:anchorId="6B81AE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">
                <w10:wrap anchorx="page"/>
              </v:line>
            </w:pict>
          </mc:Fallback>
        </mc:AlternateContent>
      </w:r>
      <w:r>
        <w:rPr>
          <w:sz w:val="16"/>
        </w:rPr>
        <w:t>Note:</w:t>
      </w:r>
      <w:r>
        <w:rPr>
          <w:spacing w:val="6"/>
          <w:sz w:val="16"/>
        </w:rPr>
        <w:t xml:space="preserve"> </w:t>
      </w:r>
      <w:r>
        <w:rPr>
          <w:sz w:val="16"/>
        </w:rPr>
        <w:t>Robust</w:t>
      </w:r>
      <w:r>
        <w:rPr>
          <w:spacing w:val="22"/>
          <w:sz w:val="16"/>
        </w:rPr>
        <w:t xml:space="preserve"> </w:t>
      </w:r>
      <w:r>
        <w:rPr>
          <w:sz w:val="16"/>
        </w:rPr>
        <w:t>standard</w:t>
      </w:r>
      <w:r>
        <w:rPr>
          <w:spacing w:val="22"/>
          <w:sz w:val="16"/>
        </w:rPr>
        <w:t xml:space="preserve"> </w:t>
      </w:r>
      <w:r>
        <w:rPr>
          <w:sz w:val="16"/>
        </w:rPr>
        <w:t>errors</w:t>
      </w:r>
      <w:r>
        <w:rPr>
          <w:spacing w:val="23"/>
          <w:sz w:val="16"/>
        </w:rPr>
        <w:t xml:space="preserve"> </w:t>
      </w:r>
      <w:r>
        <w:rPr>
          <w:sz w:val="16"/>
        </w:rPr>
        <w:t>in</w:t>
      </w:r>
      <w:r>
        <w:rPr>
          <w:spacing w:val="22"/>
          <w:sz w:val="16"/>
        </w:rPr>
        <w:t xml:space="preserve"> </w:t>
      </w:r>
      <w:r>
        <w:rPr>
          <w:sz w:val="16"/>
        </w:rPr>
        <w:t>parentheses;</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0.05,</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0.01,</w:t>
      </w:r>
      <w:r>
        <w:rPr>
          <w:spacing w:val="22"/>
          <w:sz w:val="16"/>
        </w:rPr>
        <w:t xml:space="preserve"> </w:t>
      </w:r>
      <w:r>
        <w:rPr>
          <w:sz w:val="16"/>
        </w:rPr>
        <w:t>***</w:t>
      </w:r>
      <w:r>
        <w:rPr>
          <w:spacing w:val="22"/>
          <w:sz w:val="16"/>
        </w:rPr>
        <w:t xml:space="preserve"> </w:t>
      </w:r>
      <w:r>
        <w:rPr>
          <w:sz w:val="16"/>
        </w:rPr>
        <w:t>p</w:t>
      </w:r>
      <w:r>
        <w:rPr>
          <w:rFonts w:ascii="Verdana"/>
          <w:i/>
          <w:sz w:val="16"/>
        </w:rPr>
        <w:t>&lt;</w:t>
      </w:r>
      <w:r>
        <w:rPr>
          <w:sz w:val="16"/>
        </w:rPr>
        <w:t>0.001.</w:t>
      </w:r>
    </w:p>
    <w:p w14:paraId="3C8C3009" w14:textId="77777777" w:rsidR="00054221" w:rsidRDefault="00054221">
      <w:pPr>
        <w:pStyle w:val="BodyText"/>
        <w:spacing w:before="1"/>
        <w:rPr>
          <w:sz w:val="28"/>
        </w:rPr>
      </w:pPr>
    </w:p>
    <w:p w14:paraId="691B8B34" w14:textId="334D8036" w:rsidR="00054221" w:rsidRDefault="00BD4E74">
      <w:pPr>
        <w:pStyle w:val="BodyText"/>
        <w:spacing w:line="314" w:lineRule="auto"/>
        <w:ind w:left="120" w:right="575"/>
        <w:jc w:val="both"/>
      </w:pPr>
      <w:r>
        <w:t xml:space="preserve">Table 4 shows the results of rCARI </w:t>
      </w:r>
      <w:r w:rsidR="5677D4AF">
        <w:t xml:space="preserve">computed </w:t>
      </w:r>
      <w:r>
        <w:t xml:space="preserve">using the FES module collected </w:t>
      </w:r>
      <w:r w:rsidR="446AB818">
        <w:t>by</w:t>
      </w:r>
      <w:r>
        <w:t xml:space="preserve"> phone</w:t>
      </w:r>
      <w:r>
        <w:rPr>
          <w:spacing w:val="1"/>
        </w:rPr>
        <w:t xml:space="preserve"> </w:t>
      </w:r>
      <w:r>
        <w:t>and represents the scenario of collecting all CARI indicators over phone in remote interviews. As</w:t>
      </w:r>
      <w:r>
        <w:rPr>
          <w:spacing w:val="-51"/>
        </w:rPr>
        <w:t xml:space="preserve"> </w:t>
      </w:r>
      <w:r>
        <w:rPr>
          <w:w w:val="95"/>
        </w:rPr>
        <w:t xml:space="preserve">discussed earlier, the FES collected </w:t>
      </w:r>
      <w:r w:rsidR="0C1F95B5">
        <w:t>by</w:t>
      </w:r>
      <w:r>
        <w:rPr>
          <w:w w:val="95"/>
        </w:rPr>
        <w:t xml:space="preserve"> phone is a relatively shorter version of the standard FES</w:t>
      </w:r>
      <w:r>
        <w:rPr>
          <w:spacing w:val="1"/>
          <w:w w:val="95"/>
        </w:rPr>
        <w:t xml:space="preserve"> </w:t>
      </w:r>
      <w:r>
        <w:rPr>
          <w:w w:val="95"/>
        </w:rPr>
        <w:t>that is usually collected in F2F surveys.</w:t>
      </w:r>
      <w:r>
        <w:rPr>
          <w:spacing w:val="1"/>
          <w:w w:val="95"/>
        </w:rPr>
        <w:t xml:space="preserve"> </w:t>
      </w:r>
      <w:r>
        <w:rPr>
          <w:w w:val="95"/>
        </w:rPr>
        <w:t>This version collects the household’s aggregate expenditure</w:t>
      </w:r>
      <w:r w:rsidR="13CE4109">
        <w:rPr>
          <w:w w:val="95"/>
        </w:rPr>
        <w:t>s</w:t>
      </w:r>
      <w:r>
        <w:rPr>
          <w:spacing w:val="1"/>
          <w:w w:val="95"/>
        </w:rPr>
        <w:t xml:space="preserve"> </w:t>
      </w:r>
      <w:r>
        <w:t xml:space="preserve">without going </w:t>
      </w:r>
      <w:r w:rsidR="4F7446D0">
        <w:t xml:space="preserve">into </w:t>
      </w:r>
      <w:r>
        <w:t xml:space="preserve">the individual </w:t>
      </w:r>
      <w:r w:rsidR="7741858D">
        <w:t>expenses</w:t>
      </w:r>
      <w:r>
        <w:t>. The results show that rCARI using FES consistently</w:t>
      </w:r>
      <w:r>
        <w:rPr>
          <w:spacing w:val="1"/>
        </w:rPr>
        <w:t xml:space="preserve"> </w:t>
      </w:r>
      <w:r>
        <w:rPr>
          <w:spacing w:val="-1"/>
        </w:rPr>
        <w:t>overestimates</w:t>
      </w:r>
      <w:r>
        <w:rPr>
          <w:spacing w:val="-11"/>
        </w:rPr>
        <w:t xml:space="preserve"> </w:t>
      </w:r>
      <w:r>
        <w:rPr>
          <w:spacing w:val="-1"/>
        </w:rPr>
        <w:t>the</w:t>
      </w:r>
      <w:r>
        <w:rPr>
          <w:spacing w:val="-10"/>
        </w:rPr>
        <w:t xml:space="preserve"> </w:t>
      </w:r>
      <w:r>
        <w:rPr>
          <w:spacing w:val="-1"/>
        </w:rPr>
        <w:t>number</w:t>
      </w:r>
      <w:r>
        <w:rPr>
          <w:spacing w:val="-11"/>
        </w:rPr>
        <w:t xml:space="preserve"> </w:t>
      </w:r>
      <w:r>
        <w:rPr>
          <w:spacing w:val="-1"/>
        </w:rPr>
        <w:t>of</w:t>
      </w:r>
      <w:r>
        <w:rPr>
          <w:spacing w:val="-10"/>
        </w:rPr>
        <w:t xml:space="preserve"> </w:t>
      </w:r>
      <w:r>
        <w:rPr>
          <w:spacing w:val="-1"/>
        </w:rPr>
        <w:t>food</w:t>
      </w:r>
      <w:r>
        <w:rPr>
          <w:spacing w:val="-11"/>
        </w:rPr>
        <w:t xml:space="preserve"> </w:t>
      </w:r>
      <w:r>
        <w:rPr>
          <w:spacing w:val="-1"/>
        </w:rPr>
        <w:t>insecure</w:t>
      </w:r>
      <w:r>
        <w:rPr>
          <w:spacing w:val="-10"/>
        </w:rPr>
        <w:t xml:space="preserve"> </w:t>
      </w:r>
      <w:r>
        <w:rPr>
          <w:spacing w:val="-1"/>
        </w:rPr>
        <w:t>across</w:t>
      </w:r>
      <w:r>
        <w:rPr>
          <w:spacing w:val="-11"/>
        </w:rPr>
        <w:t xml:space="preserve"> </w:t>
      </w:r>
      <w:r>
        <w:rPr>
          <w:spacing w:val="-1"/>
        </w:rPr>
        <w:t>all</w:t>
      </w:r>
      <w:r>
        <w:rPr>
          <w:spacing w:val="-10"/>
        </w:rPr>
        <w:t xml:space="preserve"> </w:t>
      </w:r>
      <w:r>
        <w:rPr>
          <w:spacing w:val="-1"/>
        </w:rPr>
        <w:t>countries</w:t>
      </w:r>
      <w:r>
        <w:rPr>
          <w:spacing w:val="-11"/>
        </w:rPr>
        <w:t xml:space="preserve"> </w:t>
      </w:r>
      <w:r>
        <w:rPr>
          <w:spacing w:val="-1"/>
        </w:rPr>
        <w:t>compared</w:t>
      </w:r>
      <w:r>
        <w:rPr>
          <w:spacing w:val="-10"/>
        </w:rPr>
        <w:t xml:space="preserve"> </w:t>
      </w:r>
      <w:r>
        <w:t>to</w:t>
      </w:r>
      <w:r>
        <w:rPr>
          <w:spacing w:val="-11"/>
        </w:rPr>
        <w:t xml:space="preserve"> </w:t>
      </w:r>
      <w:r>
        <w:t>the</w:t>
      </w:r>
      <w:r>
        <w:rPr>
          <w:spacing w:val="-10"/>
        </w:rPr>
        <w:t xml:space="preserve"> </w:t>
      </w:r>
      <w:r>
        <w:t>standard</w:t>
      </w:r>
      <w:r>
        <w:rPr>
          <w:spacing w:val="-11"/>
        </w:rPr>
        <w:t xml:space="preserve"> </w:t>
      </w:r>
      <w:r>
        <w:t>CARI</w:t>
      </w:r>
      <w:r>
        <w:rPr>
          <w:spacing w:val="-10"/>
        </w:rPr>
        <w:t xml:space="preserve"> </w:t>
      </w:r>
      <w:r>
        <w:t>by</w:t>
      </w:r>
      <w:r>
        <w:rPr>
          <w:spacing w:val="-51"/>
        </w:rPr>
        <w:t xml:space="preserve"> </w:t>
      </w:r>
      <w:r>
        <w:rPr>
          <w:spacing w:val="-1"/>
        </w:rPr>
        <w:t>between</w:t>
      </w:r>
      <w:r>
        <w:rPr>
          <w:spacing w:val="-12"/>
        </w:rPr>
        <w:t xml:space="preserve"> </w:t>
      </w:r>
      <w:r>
        <w:rPr>
          <w:spacing w:val="-1"/>
        </w:rPr>
        <w:t>2</w:t>
      </w:r>
      <w:r>
        <w:rPr>
          <w:spacing w:val="-11"/>
        </w:rPr>
        <w:t xml:space="preserve"> </w:t>
      </w:r>
      <w:r>
        <w:rPr>
          <w:spacing w:val="-1"/>
        </w:rPr>
        <w:t>and</w:t>
      </w:r>
      <w:r>
        <w:rPr>
          <w:spacing w:val="-12"/>
        </w:rPr>
        <w:t xml:space="preserve"> </w:t>
      </w:r>
      <w:r>
        <w:rPr>
          <w:spacing w:val="-1"/>
        </w:rPr>
        <w:t>17</w:t>
      </w:r>
      <w:r w:rsidR="5423CFC3">
        <w:rPr>
          <w:spacing w:val="-1"/>
        </w:rPr>
        <w:t xml:space="preserve"> percentage</w:t>
      </w:r>
      <w:r>
        <w:rPr>
          <w:spacing w:val="-11"/>
        </w:rPr>
        <w:t xml:space="preserve"> </w:t>
      </w:r>
      <w:r>
        <w:rPr>
          <w:spacing w:val="-1"/>
        </w:rPr>
        <w:t>points.</w:t>
      </w:r>
      <w:r>
        <w:rPr>
          <w:spacing w:val="7"/>
        </w:rPr>
        <w:t xml:space="preserve"> </w:t>
      </w:r>
      <w:r>
        <w:t>This</w:t>
      </w:r>
      <w:r>
        <w:rPr>
          <w:spacing w:val="-11"/>
        </w:rPr>
        <w:t xml:space="preserve"> </w:t>
      </w:r>
      <w:r>
        <w:t>difference</w:t>
      </w:r>
      <w:r>
        <w:rPr>
          <w:spacing w:val="-12"/>
        </w:rPr>
        <w:t xml:space="preserve"> </w:t>
      </w:r>
      <w:r>
        <w:t>was</w:t>
      </w:r>
      <w:r>
        <w:rPr>
          <w:spacing w:val="-11"/>
        </w:rPr>
        <w:t xml:space="preserve"> </w:t>
      </w:r>
      <w:r>
        <w:t>statistically</w:t>
      </w:r>
      <w:r>
        <w:rPr>
          <w:spacing w:val="-12"/>
        </w:rPr>
        <w:t xml:space="preserve"> </w:t>
      </w:r>
      <w:r>
        <w:t>significant</w:t>
      </w:r>
      <w:r>
        <w:rPr>
          <w:spacing w:val="-12"/>
        </w:rPr>
        <w:t xml:space="preserve"> </w:t>
      </w:r>
      <w:r>
        <w:t>in</w:t>
      </w:r>
      <w:r>
        <w:rPr>
          <w:spacing w:val="-11"/>
        </w:rPr>
        <w:t xml:space="preserve"> </w:t>
      </w:r>
      <w:r>
        <w:t>Myanmar</w:t>
      </w:r>
      <w:r>
        <w:rPr>
          <w:spacing w:val="-11"/>
        </w:rPr>
        <w:t xml:space="preserve"> </w:t>
      </w:r>
      <w:r>
        <w:t>and</w:t>
      </w:r>
      <w:r>
        <w:rPr>
          <w:spacing w:val="-12"/>
        </w:rPr>
        <w:t xml:space="preserve"> </w:t>
      </w:r>
      <w:r>
        <w:t>Ecuador.</w:t>
      </w:r>
    </w:p>
    <w:p w14:paraId="60B84419" w14:textId="214C58DF" w:rsidR="00054221" w:rsidRDefault="00BD4E74">
      <w:pPr>
        <w:pStyle w:val="BodyText"/>
        <w:spacing w:before="152"/>
        <w:ind w:left="257" w:right="714"/>
        <w:jc w:val="center"/>
      </w:pPr>
      <w:r>
        <w:rPr>
          <w:noProof/>
          <w:color w:val="2B579A"/>
          <w:shd w:val="clear" w:color="auto" w:fill="E6E6E6"/>
        </w:rPr>
        <mc:AlternateContent>
          <mc:Choice Requires="wps">
            <w:drawing>
              <wp:anchor distT="0" distB="0" distL="114300" distR="114300" simplePos="0" relativeHeight="251658249" behindDoc="1" locked="0" layoutInCell="1" allowOverlap="1" wp14:anchorId="3F9BA290" wp14:editId="5438C78D">
                <wp:simplePos x="0" y="0"/>
                <wp:positionH relativeFrom="page">
                  <wp:posOffset>1035685</wp:posOffset>
                </wp:positionH>
                <wp:positionV relativeFrom="paragraph">
                  <wp:posOffset>681355</wp:posOffset>
                </wp:positionV>
                <wp:extent cx="5701030" cy="0"/>
                <wp:effectExtent l="0" t="0" r="0" b="0"/>
                <wp:wrapNone/>
                <wp:docPr id="54"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103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301D351">
              <v:line id="Line 50" style="position:absolute;z-index:-20179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81.55pt,53.65pt" to="530.45pt,53.65pt" w14:anchorId="5E922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">
                <w10:wrap anchorx="page"/>
              </v:line>
            </w:pict>
          </mc:Fallback>
        </mc:AlternateContent>
      </w:r>
      <w:r>
        <w:t>Table</w:t>
      </w:r>
      <w:r>
        <w:rPr>
          <w:spacing w:val="13"/>
        </w:rPr>
        <w:t xml:space="preserve"> </w:t>
      </w:r>
      <w:r>
        <w:t>4:</w:t>
      </w:r>
      <w:r>
        <w:rPr>
          <w:spacing w:val="35"/>
        </w:rPr>
        <w:t xml:space="preserve"> </w:t>
      </w:r>
      <w:r>
        <w:t>Impact</w:t>
      </w:r>
      <w:r>
        <w:rPr>
          <w:spacing w:val="13"/>
        </w:rPr>
        <w:t xml:space="preserve"> </w:t>
      </w:r>
      <w:r>
        <w:t>of</w:t>
      </w:r>
      <w:r>
        <w:rPr>
          <w:spacing w:val="13"/>
        </w:rPr>
        <w:t xml:space="preserve"> </w:t>
      </w:r>
      <w:r>
        <w:t>Survey</w:t>
      </w:r>
      <w:r>
        <w:rPr>
          <w:spacing w:val="13"/>
        </w:rPr>
        <w:t xml:space="preserve"> </w:t>
      </w:r>
      <w:r>
        <w:t>Modality:</w:t>
      </w:r>
      <w:r>
        <w:rPr>
          <w:spacing w:val="36"/>
        </w:rPr>
        <w:t xml:space="preserve"> </w:t>
      </w:r>
      <w:r>
        <w:t>CARI-FES</w:t>
      </w:r>
      <w:r>
        <w:rPr>
          <w:spacing w:val="13"/>
        </w:rPr>
        <w:t xml:space="preserve"> </w:t>
      </w:r>
      <w:r>
        <w:t>vs.</w:t>
      </w:r>
      <w:r>
        <w:rPr>
          <w:spacing w:val="35"/>
        </w:rPr>
        <w:t xml:space="preserve"> </w:t>
      </w:r>
      <w:r>
        <w:t>rCARI-FES</w:t>
      </w:r>
    </w:p>
    <w:p w14:paraId="181956BD" w14:textId="77777777" w:rsidR="00054221" w:rsidRDefault="00054221">
      <w:pPr>
        <w:pStyle w:val="BodyText"/>
        <w:spacing w:before="10"/>
      </w:pPr>
    </w:p>
    <w:tbl>
      <w:tblPr>
        <w:tblW w:w="0" w:type="auto"/>
        <w:tblInd w:w="318" w:type="dxa"/>
        <w:tblLayout w:type="fixed"/>
        <w:tblCellMar>
          <w:left w:w="0" w:type="dxa"/>
          <w:right w:w="0" w:type="dxa"/>
        </w:tblCellMar>
        <w:tblLook w:val="01E0" w:firstRow="1" w:lastRow="1" w:firstColumn="1" w:lastColumn="1" w:noHBand="0" w:noVBand="0"/>
      </w:tblPr>
      <w:tblGrid>
        <w:gridCol w:w="2843"/>
        <w:gridCol w:w="806"/>
        <w:gridCol w:w="851"/>
        <w:gridCol w:w="672"/>
        <w:gridCol w:w="806"/>
        <w:gridCol w:w="851"/>
        <w:gridCol w:w="672"/>
        <w:gridCol w:w="806"/>
        <w:gridCol w:w="673"/>
      </w:tblGrid>
      <w:tr w:rsidR="00054221" w14:paraId="01E5069B" w14:textId="77777777">
        <w:trPr>
          <w:trHeight w:val="366"/>
        </w:trPr>
        <w:tc>
          <w:tcPr>
            <w:tcW w:w="2843" w:type="dxa"/>
            <w:tcBorders>
              <w:top w:val="double" w:sz="1" w:space="0" w:color="000000"/>
            </w:tcBorders>
          </w:tcPr>
          <w:p w14:paraId="1F215A78" w14:textId="77777777" w:rsidR="00054221" w:rsidRDefault="00BD4E74">
            <w:pPr>
              <w:pStyle w:val="TableParagraph"/>
              <w:tabs>
                <w:tab w:val="left" w:pos="2354"/>
              </w:tabs>
              <w:spacing w:before="188" w:line="159" w:lineRule="exact"/>
              <w:ind w:left="119"/>
              <w:jc w:val="left"/>
              <w:rPr>
                <w:sz w:val="16"/>
              </w:rPr>
            </w:pPr>
            <w:r>
              <w:rPr>
                <w:w w:val="105"/>
                <w:sz w:val="16"/>
              </w:rPr>
              <w:t>Variable</w:t>
            </w:r>
            <w:r>
              <w:rPr>
                <w:w w:val="105"/>
                <w:sz w:val="16"/>
              </w:rPr>
              <w:tab/>
              <w:t>F2F</w:t>
            </w:r>
          </w:p>
        </w:tc>
        <w:tc>
          <w:tcPr>
            <w:tcW w:w="806" w:type="dxa"/>
            <w:tcBorders>
              <w:top w:val="double" w:sz="1" w:space="0" w:color="000000"/>
            </w:tcBorders>
          </w:tcPr>
          <w:p w14:paraId="5D985DD9" w14:textId="77777777" w:rsidR="00054221" w:rsidRDefault="00BD4E74">
            <w:pPr>
              <w:pStyle w:val="TableParagraph"/>
              <w:spacing w:before="0" w:line="180" w:lineRule="exact"/>
              <w:ind w:left="137"/>
              <w:jc w:val="left"/>
              <w:rPr>
                <w:sz w:val="16"/>
              </w:rPr>
            </w:pPr>
            <w:proofErr w:type="spellStart"/>
            <w:r>
              <w:rPr>
                <w:w w:val="105"/>
                <w:sz w:val="16"/>
              </w:rPr>
              <w:t>Myanma</w:t>
            </w:r>
            <w:proofErr w:type="spellEnd"/>
          </w:p>
          <w:p w14:paraId="395526C6" w14:textId="77777777" w:rsidR="00054221" w:rsidRDefault="00BD4E74">
            <w:pPr>
              <w:pStyle w:val="TableParagraph"/>
              <w:spacing w:before="7" w:line="159" w:lineRule="exact"/>
              <w:ind w:left="119"/>
              <w:jc w:val="left"/>
              <w:rPr>
                <w:sz w:val="16"/>
              </w:rPr>
            </w:pPr>
            <w:r>
              <w:rPr>
                <w:w w:val="105"/>
                <w:sz w:val="16"/>
              </w:rPr>
              <w:t>Remote</w:t>
            </w:r>
          </w:p>
        </w:tc>
        <w:tc>
          <w:tcPr>
            <w:tcW w:w="851" w:type="dxa"/>
            <w:tcBorders>
              <w:top w:val="double" w:sz="1" w:space="0" w:color="000000"/>
            </w:tcBorders>
          </w:tcPr>
          <w:p w14:paraId="12BD44B6" w14:textId="77777777" w:rsidR="00054221" w:rsidRDefault="00BD4E74">
            <w:pPr>
              <w:pStyle w:val="TableParagraph"/>
              <w:spacing w:before="0" w:line="180" w:lineRule="exact"/>
              <w:ind w:left="-25" w:right="807"/>
              <w:rPr>
                <w:sz w:val="16"/>
              </w:rPr>
            </w:pPr>
            <w:r>
              <w:rPr>
                <w:sz w:val="16"/>
              </w:rPr>
              <w:t>r</w:t>
            </w:r>
          </w:p>
          <w:p w14:paraId="0201B83D" w14:textId="77777777" w:rsidR="00054221" w:rsidRDefault="00BD4E74">
            <w:pPr>
              <w:pStyle w:val="TableParagraph"/>
              <w:spacing w:before="7" w:line="159" w:lineRule="exact"/>
              <w:ind w:left="93" w:right="93"/>
              <w:rPr>
                <w:sz w:val="16"/>
              </w:rPr>
            </w:pPr>
            <w:r>
              <w:rPr>
                <w:sz w:val="16"/>
              </w:rPr>
              <w:t>Diff</w:t>
            </w:r>
          </w:p>
        </w:tc>
        <w:tc>
          <w:tcPr>
            <w:tcW w:w="672" w:type="dxa"/>
            <w:tcBorders>
              <w:top w:val="double" w:sz="1" w:space="0" w:color="000000"/>
            </w:tcBorders>
          </w:tcPr>
          <w:p w14:paraId="17059F87" w14:textId="77777777" w:rsidR="00054221" w:rsidRDefault="00BD4E74">
            <w:pPr>
              <w:pStyle w:val="TableParagraph"/>
              <w:spacing w:before="188" w:line="159" w:lineRule="exact"/>
              <w:ind w:left="88" w:right="89"/>
              <w:rPr>
                <w:sz w:val="16"/>
              </w:rPr>
            </w:pPr>
            <w:r>
              <w:rPr>
                <w:w w:val="110"/>
                <w:sz w:val="16"/>
              </w:rPr>
              <w:t>F2F</w:t>
            </w:r>
          </w:p>
        </w:tc>
        <w:tc>
          <w:tcPr>
            <w:tcW w:w="806" w:type="dxa"/>
            <w:tcBorders>
              <w:top w:val="double" w:sz="1" w:space="0" w:color="000000"/>
            </w:tcBorders>
          </w:tcPr>
          <w:p w14:paraId="4DC5CDB2" w14:textId="77777777" w:rsidR="00054221" w:rsidRDefault="00BD4E74">
            <w:pPr>
              <w:pStyle w:val="TableParagraph"/>
              <w:spacing w:before="0" w:line="180" w:lineRule="exact"/>
              <w:ind w:left="184"/>
              <w:jc w:val="left"/>
              <w:rPr>
                <w:sz w:val="16"/>
              </w:rPr>
            </w:pPr>
            <w:r>
              <w:rPr>
                <w:spacing w:val="-1"/>
                <w:w w:val="105"/>
                <w:sz w:val="16"/>
              </w:rPr>
              <w:t>Ecuador</w:t>
            </w:r>
          </w:p>
          <w:p w14:paraId="3870F35E" w14:textId="77777777" w:rsidR="00054221" w:rsidRDefault="00BD4E74">
            <w:pPr>
              <w:pStyle w:val="TableParagraph"/>
              <w:spacing w:before="7" w:line="159" w:lineRule="exact"/>
              <w:ind w:left="118"/>
              <w:jc w:val="left"/>
              <w:rPr>
                <w:sz w:val="16"/>
              </w:rPr>
            </w:pPr>
            <w:r>
              <w:rPr>
                <w:w w:val="105"/>
                <w:sz w:val="16"/>
              </w:rPr>
              <w:t>Remote</w:t>
            </w:r>
          </w:p>
        </w:tc>
        <w:tc>
          <w:tcPr>
            <w:tcW w:w="851" w:type="dxa"/>
            <w:tcBorders>
              <w:top w:val="double" w:sz="1" w:space="0" w:color="000000"/>
            </w:tcBorders>
          </w:tcPr>
          <w:p w14:paraId="60351E7C" w14:textId="77777777" w:rsidR="00054221" w:rsidRDefault="00BD4E74">
            <w:pPr>
              <w:pStyle w:val="TableParagraph"/>
              <w:spacing w:before="188" w:line="159" w:lineRule="exact"/>
              <w:ind w:left="92" w:right="93"/>
              <w:rPr>
                <w:sz w:val="16"/>
              </w:rPr>
            </w:pPr>
            <w:r>
              <w:rPr>
                <w:sz w:val="16"/>
              </w:rPr>
              <w:t>Diff</w:t>
            </w:r>
          </w:p>
        </w:tc>
        <w:tc>
          <w:tcPr>
            <w:tcW w:w="672" w:type="dxa"/>
            <w:tcBorders>
              <w:top w:val="double" w:sz="1" w:space="0" w:color="000000"/>
            </w:tcBorders>
          </w:tcPr>
          <w:p w14:paraId="70DF63DE" w14:textId="77777777" w:rsidR="00054221" w:rsidRDefault="00BD4E74">
            <w:pPr>
              <w:pStyle w:val="TableParagraph"/>
              <w:spacing w:before="188" w:line="159" w:lineRule="exact"/>
              <w:ind w:left="88" w:right="89"/>
              <w:rPr>
                <w:sz w:val="16"/>
              </w:rPr>
            </w:pPr>
            <w:r>
              <w:rPr>
                <w:w w:val="110"/>
                <w:sz w:val="16"/>
              </w:rPr>
              <w:t>F2F</w:t>
            </w:r>
          </w:p>
        </w:tc>
        <w:tc>
          <w:tcPr>
            <w:tcW w:w="806" w:type="dxa"/>
            <w:tcBorders>
              <w:top w:val="double" w:sz="1" w:space="0" w:color="000000"/>
            </w:tcBorders>
          </w:tcPr>
          <w:p w14:paraId="45074046" w14:textId="77777777" w:rsidR="00054221" w:rsidRDefault="00BD4E74">
            <w:pPr>
              <w:pStyle w:val="TableParagraph"/>
              <w:spacing w:before="0" w:line="180" w:lineRule="exact"/>
              <w:ind w:left="214"/>
              <w:jc w:val="left"/>
              <w:rPr>
                <w:sz w:val="16"/>
              </w:rPr>
            </w:pPr>
            <w:r>
              <w:rPr>
                <w:w w:val="115"/>
                <w:sz w:val="16"/>
              </w:rPr>
              <w:t>CAR</w:t>
            </w:r>
          </w:p>
          <w:p w14:paraId="42398463" w14:textId="77777777" w:rsidR="00054221" w:rsidRDefault="00BD4E74">
            <w:pPr>
              <w:pStyle w:val="TableParagraph"/>
              <w:spacing w:before="7" w:line="159" w:lineRule="exact"/>
              <w:ind w:left="117"/>
              <w:jc w:val="left"/>
              <w:rPr>
                <w:sz w:val="16"/>
              </w:rPr>
            </w:pPr>
            <w:r>
              <w:rPr>
                <w:w w:val="105"/>
                <w:sz w:val="16"/>
              </w:rPr>
              <w:t>Remote</w:t>
            </w:r>
          </w:p>
        </w:tc>
        <w:tc>
          <w:tcPr>
            <w:tcW w:w="673" w:type="dxa"/>
            <w:tcBorders>
              <w:top w:val="double" w:sz="1" w:space="0" w:color="000000"/>
            </w:tcBorders>
          </w:tcPr>
          <w:p w14:paraId="3398A454" w14:textId="77777777" w:rsidR="00054221" w:rsidRDefault="00BD4E74">
            <w:pPr>
              <w:pStyle w:val="TableParagraph"/>
              <w:spacing w:before="188" w:line="159" w:lineRule="exact"/>
              <w:ind w:left="88" w:right="91"/>
              <w:rPr>
                <w:sz w:val="16"/>
              </w:rPr>
            </w:pPr>
            <w:r>
              <w:rPr>
                <w:sz w:val="16"/>
              </w:rPr>
              <w:t>Diff</w:t>
            </w:r>
          </w:p>
        </w:tc>
      </w:tr>
      <w:tr w:rsidR="00054221" w14:paraId="458D42BD" w14:textId="77777777">
        <w:trPr>
          <w:trHeight w:val="193"/>
        </w:trPr>
        <w:tc>
          <w:tcPr>
            <w:tcW w:w="2843" w:type="dxa"/>
          </w:tcPr>
          <w:p w14:paraId="4A3B24DA" w14:textId="77777777" w:rsidR="00054221" w:rsidRDefault="00BD4E74">
            <w:pPr>
              <w:pStyle w:val="TableParagraph"/>
              <w:tabs>
                <w:tab w:val="right" w:pos="2657"/>
              </w:tabs>
              <w:spacing w:before="18"/>
              <w:ind w:left="119"/>
              <w:jc w:val="left"/>
              <w:rPr>
                <w:sz w:val="16"/>
              </w:rPr>
            </w:pPr>
            <w:r>
              <w:rPr>
                <w:sz w:val="16"/>
              </w:rPr>
              <w:t>Food</w:t>
            </w:r>
            <w:r>
              <w:rPr>
                <w:spacing w:val="16"/>
                <w:sz w:val="16"/>
              </w:rPr>
              <w:t xml:space="preserve"> </w:t>
            </w:r>
            <w:r>
              <w:rPr>
                <w:sz w:val="16"/>
              </w:rPr>
              <w:t>Secure</w:t>
            </w:r>
            <w:r>
              <w:rPr>
                <w:rFonts w:ascii="Times New Roman"/>
                <w:sz w:val="16"/>
              </w:rPr>
              <w:tab/>
            </w:r>
            <w:r>
              <w:rPr>
                <w:sz w:val="16"/>
              </w:rPr>
              <w:t>0.08</w:t>
            </w:r>
          </w:p>
        </w:tc>
        <w:tc>
          <w:tcPr>
            <w:tcW w:w="806" w:type="dxa"/>
          </w:tcPr>
          <w:p w14:paraId="5A01900B" w14:textId="77777777" w:rsidR="00054221" w:rsidRDefault="00BD4E74">
            <w:pPr>
              <w:pStyle w:val="TableParagraph"/>
              <w:spacing w:before="18"/>
              <w:ind w:left="155" w:right="155"/>
              <w:rPr>
                <w:sz w:val="16"/>
              </w:rPr>
            </w:pPr>
            <w:r>
              <w:rPr>
                <w:sz w:val="16"/>
              </w:rPr>
              <w:t>0.03</w:t>
            </w:r>
          </w:p>
        </w:tc>
        <w:tc>
          <w:tcPr>
            <w:tcW w:w="851" w:type="dxa"/>
          </w:tcPr>
          <w:p w14:paraId="08FFE678" w14:textId="77777777" w:rsidR="00054221" w:rsidRDefault="00BD4E74">
            <w:pPr>
              <w:pStyle w:val="TableParagraph"/>
              <w:spacing w:before="18"/>
              <w:ind w:left="93" w:right="93"/>
              <w:rPr>
                <w:sz w:val="16"/>
              </w:rPr>
            </w:pPr>
            <w:r>
              <w:rPr>
                <w:sz w:val="16"/>
              </w:rPr>
              <w:t>-0.06***</w:t>
            </w:r>
          </w:p>
        </w:tc>
        <w:tc>
          <w:tcPr>
            <w:tcW w:w="672" w:type="dxa"/>
          </w:tcPr>
          <w:p w14:paraId="5C392F5B" w14:textId="77777777" w:rsidR="00054221" w:rsidRDefault="00BD4E74">
            <w:pPr>
              <w:pStyle w:val="TableParagraph"/>
              <w:spacing w:before="18"/>
              <w:ind w:left="88" w:right="88"/>
              <w:rPr>
                <w:sz w:val="16"/>
              </w:rPr>
            </w:pPr>
            <w:r>
              <w:rPr>
                <w:sz w:val="16"/>
              </w:rPr>
              <w:t>0.01</w:t>
            </w:r>
          </w:p>
        </w:tc>
        <w:tc>
          <w:tcPr>
            <w:tcW w:w="806" w:type="dxa"/>
          </w:tcPr>
          <w:p w14:paraId="18DAA4E1" w14:textId="77777777" w:rsidR="00054221" w:rsidRDefault="00BD4E74">
            <w:pPr>
              <w:pStyle w:val="TableParagraph"/>
              <w:spacing w:before="18"/>
              <w:ind w:left="155" w:right="155"/>
              <w:rPr>
                <w:sz w:val="16"/>
              </w:rPr>
            </w:pPr>
            <w:r>
              <w:rPr>
                <w:sz w:val="16"/>
              </w:rPr>
              <w:t>0.00</w:t>
            </w:r>
          </w:p>
        </w:tc>
        <w:tc>
          <w:tcPr>
            <w:tcW w:w="851" w:type="dxa"/>
          </w:tcPr>
          <w:p w14:paraId="16F41805" w14:textId="77777777" w:rsidR="00054221" w:rsidRDefault="00BD4E74">
            <w:pPr>
              <w:pStyle w:val="TableParagraph"/>
              <w:spacing w:before="18"/>
              <w:ind w:left="92" w:right="93"/>
              <w:rPr>
                <w:sz w:val="16"/>
              </w:rPr>
            </w:pPr>
            <w:r>
              <w:rPr>
                <w:sz w:val="16"/>
              </w:rPr>
              <w:t>-0.01**</w:t>
            </w:r>
          </w:p>
        </w:tc>
        <w:tc>
          <w:tcPr>
            <w:tcW w:w="672" w:type="dxa"/>
          </w:tcPr>
          <w:p w14:paraId="2D4A27D9" w14:textId="77777777" w:rsidR="00054221" w:rsidRDefault="00BD4E74">
            <w:pPr>
              <w:pStyle w:val="TableParagraph"/>
              <w:spacing w:before="18"/>
              <w:ind w:left="88" w:right="89"/>
              <w:rPr>
                <w:sz w:val="16"/>
              </w:rPr>
            </w:pPr>
            <w:r>
              <w:rPr>
                <w:sz w:val="16"/>
              </w:rPr>
              <w:t>0.01</w:t>
            </w:r>
          </w:p>
        </w:tc>
        <w:tc>
          <w:tcPr>
            <w:tcW w:w="806" w:type="dxa"/>
          </w:tcPr>
          <w:p w14:paraId="10E773DF" w14:textId="77777777" w:rsidR="00054221" w:rsidRDefault="00BD4E74">
            <w:pPr>
              <w:pStyle w:val="TableParagraph"/>
              <w:spacing w:before="18"/>
              <w:ind w:right="251"/>
              <w:jc w:val="right"/>
              <w:rPr>
                <w:sz w:val="16"/>
              </w:rPr>
            </w:pPr>
            <w:r>
              <w:rPr>
                <w:sz w:val="16"/>
              </w:rPr>
              <w:t>0.01</w:t>
            </w:r>
          </w:p>
        </w:tc>
        <w:tc>
          <w:tcPr>
            <w:tcW w:w="673" w:type="dxa"/>
          </w:tcPr>
          <w:p w14:paraId="1A54E2CB" w14:textId="77777777" w:rsidR="00054221" w:rsidRDefault="00BD4E74">
            <w:pPr>
              <w:pStyle w:val="TableParagraph"/>
              <w:spacing w:before="18"/>
              <w:ind w:left="91" w:right="91"/>
              <w:rPr>
                <w:sz w:val="16"/>
              </w:rPr>
            </w:pPr>
            <w:r>
              <w:rPr>
                <w:sz w:val="16"/>
              </w:rPr>
              <w:t>-0.00</w:t>
            </w:r>
          </w:p>
        </w:tc>
      </w:tr>
      <w:tr w:rsidR="00054221" w14:paraId="1B47D592" w14:textId="77777777">
        <w:trPr>
          <w:trHeight w:val="189"/>
        </w:trPr>
        <w:tc>
          <w:tcPr>
            <w:tcW w:w="2843" w:type="dxa"/>
          </w:tcPr>
          <w:p w14:paraId="574620F4" w14:textId="77777777" w:rsidR="00054221" w:rsidRDefault="00BD4E74">
            <w:pPr>
              <w:pStyle w:val="TableParagraph"/>
              <w:ind w:right="117"/>
              <w:jc w:val="right"/>
              <w:rPr>
                <w:sz w:val="16"/>
              </w:rPr>
            </w:pPr>
            <w:r>
              <w:rPr>
                <w:sz w:val="16"/>
              </w:rPr>
              <w:t>(0.27)</w:t>
            </w:r>
          </w:p>
        </w:tc>
        <w:tc>
          <w:tcPr>
            <w:tcW w:w="806" w:type="dxa"/>
          </w:tcPr>
          <w:p w14:paraId="386B17BE" w14:textId="77777777" w:rsidR="00054221" w:rsidRDefault="00BD4E74">
            <w:pPr>
              <w:pStyle w:val="TableParagraph"/>
              <w:ind w:left="155" w:right="155"/>
              <w:rPr>
                <w:sz w:val="16"/>
              </w:rPr>
            </w:pPr>
            <w:r>
              <w:rPr>
                <w:w w:val="105"/>
                <w:sz w:val="16"/>
              </w:rPr>
              <w:t>(0.16)</w:t>
            </w:r>
          </w:p>
        </w:tc>
        <w:tc>
          <w:tcPr>
            <w:tcW w:w="851" w:type="dxa"/>
          </w:tcPr>
          <w:p w14:paraId="7F7AAB76" w14:textId="77777777" w:rsidR="00054221" w:rsidRDefault="00BD4E74">
            <w:pPr>
              <w:pStyle w:val="TableParagraph"/>
              <w:ind w:left="93" w:right="93"/>
              <w:rPr>
                <w:sz w:val="16"/>
              </w:rPr>
            </w:pPr>
            <w:r>
              <w:rPr>
                <w:sz w:val="16"/>
              </w:rPr>
              <w:t>(0.00)</w:t>
            </w:r>
          </w:p>
        </w:tc>
        <w:tc>
          <w:tcPr>
            <w:tcW w:w="672" w:type="dxa"/>
          </w:tcPr>
          <w:p w14:paraId="2010CD19" w14:textId="77777777" w:rsidR="00054221" w:rsidRDefault="00BD4E74">
            <w:pPr>
              <w:pStyle w:val="TableParagraph"/>
              <w:ind w:left="88" w:right="88"/>
              <w:rPr>
                <w:sz w:val="16"/>
              </w:rPr>
            </w:pPr>
            <w:r>
              <w:rPr>
                <w:w w:val="110"/>
                <w:sz w:val="16"/>
              </w:rPr>
              <w:t>(0.11)</w:t>
            </w:r>
          </w:p>
        </w:tc>
        <w:tc>
          <w:tcPr>
            <w:tcW w:w="806" w:type="dxa"/>
          </w:tcPr>
          <w:p w14:paraId="3F98FC0B" w14:textId="77777777" w:rsidR="00054221" w:rsidRDefault="00BD4E74">
            <w:pPr>
              <w:pStyle w:val="TableParagraph"/>
              <w:ind w:left="155" w:right="156"/>
              <w:rPr>
                <w:sz w:val="16"/>
              </w:rPr>
            </w:pPr>
            <w:r>
              <w:rPr>
                <w:sz w:val="16"/>
              </w:rPr>
              <w:t>(0.04)</w:t>
            </w:r>
          </w:p>
        </w:tc>
        <w:tc>
          <w:tcPr>
            <w:tcW w:w="851" w:type="dxa"/>
          </w:tcPr>
          <w:p w14:paraId="6B0A022B" w14:textId="77777777" w:rsidR="00054221" w:rsidRDefault="00BD4E74">
            <w:pPr>
              <w:pStyle w:val="TableParagraph"/>
              <w:ind w:left="92" w:right="93"/>
              <w:rPr>
                <w:sz w:val="16"/>
              </w:rPr>
            </w:pPr>
            <w:r>
              <w:rPr>
                <w:sz w:val="16"/>
              </w:rPr>
              <w:t>(0.01)</w:t>
            </w:r>
          </w:p>
        </w:tc>
        <w:tc>
          <w:tcPr>
            <w:tcW w:w="672" w:type="dxa"/>
          </w:tcPr>
          <w:p w14:paraId="7A021318" w14:textId="77777777" w:rsidR="00054221" w:rsidRDefault="00BD4E74">
            <w:pPr>
              <w:pStyle w:val="TableParagraph"/>
              <w:ind w:left="88" w:right="89"/>
              <w:rPr>
                <w:sz w:val="16"/>
              </w:rPr>
            </w:pPr>
            <w:r>
              <w:rPr>
                <w:sz w:val="16"/>
              </w:rPr>
              <w:t>(0.08)</w:t>
            </w:r>
          </w:p>
        </w:tc>
        <w:tc>
          <w:tcPr>
            <w:tcW w:w="806" w:type="dxa"/>
          </w:tcPr>
          <w:p w14:paraId="3CA37A14" w14:textId="77777777" w:rsidR="00054221" w:rsidRDefault="00BD4E74">
            <w:pPr>
              <w:pStyle w:val="TableParagraph"/>
              <w:ind w:right="185"/>
              <w:jc w:val="right"/>
              <w:rPr>
                <w:sz w:val="16"/>
              </w:rPr>
            </w:pPr>
            <w:r>
              <w:rPr>
                <w:sz w:val="16"/>
              </w:rPr>
              <w:t>(0.08)</w:t>
            </w:r>
          </w:p>
        </w:tc>
        <w:tc>
          <w:tcPr>
            <w:tcW w:w="673" w:type="dxa"/>
          </w:tcPr>
          <w:p w14:paraId="668F1C91" w14:textId="77777777" w:rsidR="00054221" w:rsidRDefault="00BD4E74">
            <w:pPr>
              <w:pStyle w:val="TableParagraph"/>
              <w:ind w:left="90" w:right="91"/>
              <w:rPr>
                <w:sz w:val="16"/>
              </w:rPr>
            </w:pPr>
            <w:r>
              <w:rPr>
                <w:sz w:val="16"/>
              </w:rPr>
              <w:t>(0.96)</w:t>
            </w:r>
          </w:p>
        </w:tc>
      </w:tr>
      <w:tr w:rsidR="00054221" w14:paraId="559FFFDB" w14:textId="77777777">
        <w:trPr>
          <w:trHeight w:val="189"/>
        </w:trPr>
        <w:tc>
          <w:tcPr>
            <w:tcW w:w="2843" w:type="dxa"/>
          </w:tcPr>
          <w:p w14:paraId="2DD91549" w14:textId="77777777" w:rsidR="00054221" w:rsidRDefault="00BD4E74">
            <w:pPr>
              <w:pStyle w:val="TableParagraph"/>
              <w:tabs>
                <w:tab w:val="right" w:pos="2657"/>
              </w:tabs>
              <w:ind w:left="119"/>
              <w:jc w:val="left"/>
              <w:rPr>
                <w:sz w:val="16"/>
              </w:rPr>
            </w:pPr>
            <w:r>
              <w:rPr>
                <w:sz w:val="16"/>
              </w:rPr>
              <w:t>Marginally</w:t>
            </w:r>
            <w:r>
              <w:rPr>
                <w:spacing w:val="18"/>
                <w:sz w:val="16"/>
              </w:rPr>
              <w:t xml:space="preserve"> </w:t>
            </w:r>
            <w:r>
              <w:rPr>
                <w:sz w:val="16"/>
              </w:rPr>
              <w:t>Food</w:t>
            </w:r>
            <w:r>
              <w:rPr>
                <w:spacing w:val="19"/>
                <w:sz w:val="16"/>
              </w:rPr>
              <w:t xml:space="preserve"> </w:t>
            </w:r>
            <w:r>
              <w:rPr>
                <w:sz w:val="16"/>
              </w:rPr>
              <w:t>Secure</w:t>
            </w:r>
            <w:r>
              <w:rPr>
                <w:rFonts w:ascii="Times New Roman"/>
                <w:sz w:val="16"/>
              </w:rPr>
              <w:tab/>
            </w:r>
            <w:r>
              <w:rPr>
                <w:sz w:val="16"/>
              </w:rPr>
              <w:t>0.44</w:t>
            </w:r>
          </w:p>
        </w:tc>
        <w:tc>
          <w:tcPr>
            <w:tcW w:w="806" w:type="dxa"/>
          </w:tcPr>
          <w:p w14:paraId="7C1263CA" w14:textId="77777777" w:rsidR="00054221" w:rsidRDefault="00BD4E74">
            <w:pPr>
              <w:pStyle w:val="TableParagraph"/>
              <w:ind w:left="155" w:right="155"/>
              <w:rPr>
                <w:sz w:val="16"/>
              </w:rPr>
            </w:pPr>
            <w:r>
              <w:rPr>
                <w:sz w:val="16"/>
              </w:rPr>
              <w:t>0.34</w:t>
            </w:r>
          </w:p>
        </w:tc>
        <w:tc>
          <w:tcPr>
            <w:tcW w:w="851" w:type="dxa"/>
          </w:tcPr>
          <w:p w14:paraId="688B2727" w14:textId="77777777" w:rsidR="00054221" w:rsidRDefault="00BD4E74">
            <w:pPr>
              <w:pStyle w:val="TableParagraph"/>
              <w:ind w:left="93" w:right="93"/>
              <w:rPr>
                <w:sz w:val="16"/>
              </w:rPr>
            </w:pPr>
            <w:r>
              <w:rPr>
                <w:sz w:val="16"/>
              </w:rPr>
              <w:t>-0.10**</w:t>
            </w:r>
          </w:p>
        </w:tc>
        <w:tc>
          <w:tcPr>
            <w:tcW w:w="672" w:type="dxa"/>
          </w:tcPr>
          <w:p w14:paraId="3D69FD3A" w14:textId="77777777" w:rsidR="00054221" w:rsidRDefault="00BD4E74">
            <w:pPr>
              <w:pStyle w:val="TableParagraph"/>
              <w:ind w:left="88" w:right="88"/>
              <w:rPr>
                <w:sz w:val="16"/>
              </w:rPr>
            </w:pPr>
            <w:r>
              <w:rPr>
                <w:sz w:val="16"/>
              </w:rPr>
              <w:t>0.23</w:t>
            </w:r>
          </w:p>
        </w:tc>
        <w:tc>
          <w:tcPr>
            <w:tcW w:w="806" w:type="dxa"/>
          </w:tcPr>
          <w:p w14:paraId="26246FCA" w14:textId="77777777" w:rsidR="00054221" w:rsidRDefault="00BD4E74">
            <w:pPr>
              <w:pStyle w:val="TableParagraph"/>
              <w:ind w:left="155" w:right="156"/>
              <w:rPr>
                <w:sz w:val="16"/>
              </w:rPr>
            </w:pPr>
            <w:r>
              <w:rPr>
                <w:sz w:val="16"/>
              </w:rPr>
              <w:t>0.07</w:t>
            </w:r>
          </w:p>
        </w:tc>
        <w:tc>
          <w:tcPr>
            <w:tcW w:w="851" w:type="dxa"/>
          </w:tcPr>
          <w:p w14:paraId="5EE16A6D" w14:textId="77777777" w:rsidR="00054221" w:rsidRDefault="00BD4E74">
            <w:pPr>
              <w:pStyle w:val="TableParagraph"/>
              <w:ind w:left="92" w:right="93"/>
              <w:rPr>
                <w:sz w:val="16"/>
              </w:rPr>
            </w:pPr>
            <w:r>
              <w:rPr>
                <w:w w:val="105"/>
                <w:sz w:val="16"/>
              </w:rPr>
              <w:t>-0.16***</w:t>
            </w:r>
          </w:p>
        </w:tc>
        <w:tc>
          <w:tcPr>
            <w:tcW w:w="672" w:type="dxa"/>
          </w:tcPr>
          <w:p w14:paraId="08BCD3D5" w14:textId="77777777" w:rsidR="00054221" w:rsidRDefault="00BD4E74">
            <w:pPr>
              <w:pStyle w:val="TableParagraph"/>
              <w:ind w:left="88" w:right="89"/>
              <w:rPr>
                <w:sz w:val="16"/>
              </w:rPr>
            </w:pPr>
            <w:r>
              <w:rPr>
                <w:sz w:val="16"/>
              </w:rPr>
              <w:t>0.31</w:t>
            </w:r>
          </w:p>
        </w:tc>
        <w:tc>
          <w:tcPr>
            <w:tcW w:w="806" w:type="dxa"/>
          </w:tcPr>
          <w:p w14:paraId="4F174C00" w14:textId="77777777" w:rsidR="00054221" w:rsidRDefault="00BD4E74">
            <w:pPr>
              <w:pStyle w:val="TableParagraph"/>
              <w:ind w:right="251"/>
              <w:jc w:val="right"/>
              <w:rPr>
                <w:sz w:val="16"/>
              </w:rPr>
            </w:pPr>
            <w:r>
              <w:rPr>
                <w:sz w:val="16"/>
              </w:rPr>
              <w:t>0.29</w:t>
            </w:r>
          </w:p>
        </w:tc>
        <w:tc>
          <w:tcPr>
            <w:tcW w:w="673" w:type="dxa"/>
          </w:tcPr>
          <w:p w14:paraId="4BCB69A0" w14:textId="77777777" w:rsidR="00054221" w:rsidRDefault="00BD4E74">
            <w:pPr>
              <w:pStyle w:val="TableParagraph"/>
              <w:ind w:left="90" w:right="91"/>
              <w:rPr>
                <w:sz w:val="16"/>
              </w:rPr>
            </w:pPr>
            <w:r>
              <w:rPr>
                <w:sz w:val="16"/>
              </w:rPr>
              <w:t>-0.02</w:t>
            </w:r>
          </w:p>
        </w:tc>
      </w:tr>
      <w:tr w:rsidR="00054221" w14:paraId="0E9D90EF" w14:textId="77777777">
        <w:trPr>
          <w:trHeight w:val="189"/>
        </w:trPr>
        <w:tc>
          <w:tcPr>
            <w:tcW w:w="2843" w:type="dxa"/>
          </w:tcPr>
          <w:p w14:paraId="76276180" w14:textId="77777777" w:rsidR="00054221" w:rsidRDefault="00BD4E74">
            <w:pPr>
              <w:pStyle w:val="TableParagraph"/>
              <w:ind w:right="117"/>
              <w:jc w:val="right"/>
              <w:rPr>
                <w:sz w:val="16"/>
              </w:rPr>
            </w:pPr>
            <w:r>
              <w:rPr>
                <w:sz w:val="16"/>
              </w:rPr>
              <w:t>(0.50)</w:t>
            </w:r>
          </w:p>
        </w:tc>
        <w:tc>
          <w:tcPr>
            <w:tcW w:w="806" w:type="dxa"/>
          </w:tcPr>
          <w:p w14:paraId="5FD46FBF" w14:textId="77777777" w:rsidR="00054221" w:rsidRDefault="00BD4E74">
            <w:pPr>
              <w:pStyle w:val="TableParagraph"/>
              <w:ind w:left="155" w:right="155"/>
              <w:rPr>
                <w:sz w:val="16"/>
              </w:rPr>
            </w:pPr>
            <w:r>
              <w:rPr>
                <w:sz w:val="16"/>
              </w:rPr>
              <w:t>(0.48)</w:t>
            </w:r>
          </w:p>
        </w:tc>
        <w:tc>
          <w:tcPr>
            <w:tcW w:w="851" w:type="dxa"/>
          </w:tcPr>
          <w:p w14:paraId="73CFE327" w14:textId="77777777" w:rsidR="00054221" w:rsidRDefault="00BD4E74">
            <w:pPr>
              <w:pStyle w:val="TableParagraph"/>
              <w:ind w:left="93" w:right="93"/>
              <w:rPr>
                <w:sz w:val="16"/>
              </w:rPr>
            </w:pPr>
            <w:r>
              <w:rPr>
                <w:sz w:val="16"/>
              </w:rPr>
              <w:t>(0.01)</w:t>
            </w:r>
          </w:p>
        </w:tc>
        <w:tc>
          <w:tcPr>
            <w:tcW w:w="672" w:type="dxa"/>
          </w:tcPr>
          <w:p w14:paraId="094A372C" w14:textId="77777777" w:rsidR="00054221" w:rsidRDefault="00BD4E74">
            <w:pPr>
              <w:pStyle w:val="TableParagraph"/>
              <w:ind w:left="88" w:right="88"/>
              <w:rPr>
                <w:sz w:val="16"/>
              </w:rPr>
            </w:pPr>
            <w:r>
              <w:rPr>
                <w:sz w:val="16"/>
              </w:rPr>
              <w:t>(0.42)</w:t>
            </w:r>
          </w:p>
        </w:tc>
        <w:tc>
          <w:tcPr>
            <w:tcW w:w="806" w:type="dxa"/>
          </w:tcPr>
          <w:p w14:paraId="7F334AF4" w14:textId="77777777" w:rsidR="00054221" w:rsidRDefault="00BD4E74">
            <w:pPr>
              <w:pStyle w:val="TableParagraph"/>
              <w:ind w:left="155" w:right="156"/>
              <w:rPr>
                <w:sz w:val="16"/>
              </w:rPr>
            </w:pPr>
            <w:r>
              <w:rPr>
                <w:sz w:val="16"/>
              </w:rPr>
              <w:t>(0.26)</w:t>
            </w:r>
          </w:p>
        </w:tc>
        <w:tc>
          <w:tcPr>
            <w:tcW w:w="851" w:type="dxa"/>
          </w:tcPr>
          <w:p w14:paraId="6DCF66C7" w14:textId="77777777" w:rsidR="00054221" w:rsidRDefault="00BD4E74">
            <w:pPr>
              <w:pStyle w:val="TableParagraph"/>
              <w:ind w:left="92" w:right="93"/>
              <w:rPr>
                <w:sz w:val="16"/>
              </w:rPr>
            </w:pPr>
            <w:r>
              <w:rPr>
                <w:sz w:val="16"/>
              </w:rPr>
              <w:t>(0.00)</w:t>
            </w:r>
          </w:p>
        </w:tc>
        <w:tc>
          <w:tcPr>
            <w:tcW w:w="672" w:type="dxa"/>
          </w:tcPr>
          <w:p w14:paraId="48A6CF1D" w14:textId="77777777" w:rsidR="00054221" w:rsidRDefault="00BD4E74">
            <w:pPr>
              <w:pStyle w:val="TableParagraph"/>
              <w:ind w:left="88" w:right="89"/>
              <w:rPr>
                <w:sz w:val="16"/>
              </w:rPr>
            </w:pPr>
            <w:r>
              <w:rPr>
                <w:sz w:val="16"/>
              </w:rPr>
              <w:t>(0.46)</w:t>
            </w:r>
          </w:p>
        </w:tc>
        <w:tc>
          <w:tcPr>
            <w:tcW w:w="806" w:type="dxa"/>
          </w:tcPr>
          <w:p w14:paraId="426457E3" w14:textId="77777777" w:rsidR="00054221" w:rsidRDefault="00BD4E74">
            <w:pPr>
              <w:pStyle w:val="TableParagraph"/>
              <w:ind w:right="185"/>
              <w:jc w:val="right"/>
              <w:rPr>
                <w:sz w:val="16"/>
              </w:rPr>
            </w:pPr>
            <w:r>
              <w:rPr>
                <w:sz w:val="16"/>
              </w:rPr>
              <w:t>(0.45)</w:t>
            </w:r>
          </w:p>
        </w:tc>
        <w:tc>
          <w:tcPr>
            <w:tcW w:w="673" w:type="dxa"/>
          </w:tcPr>
          <w:p w14:paraId="1E8C7CD4" w14:textId="77777777" w:rsidR="00054221" w:rsidRDefault="00BD4E74">
            <w:pPr>
              <w:pStyle w:val="TableParagraph"/>
              <w:ind w:left="90" w:right="91"/>
              <w:rPr>
                <w:sz w:val="16"/>
              </w:rPr>
            </w:pPr>
            <w:r>
              <w:rPr>
                <w:w w:val="105"/>
                <w:sz w:val="16"/>
              </w:rPr>
              <w:t>(0.61)</w:t>
            </w:r>
          </w:p>
        </w:tc>
      </w:tr>
      <w:tr w:rsidR="00054221" w14:paraId="34F420A5" w14:textId="77777777">
        <w:trPr>
          <w:trHeight w:val="189"/>
        </w:trPr>
        <w:tc>
          <w:tcPr>
            <w:tcW w:w="2843" w:type="dxa"/>
          </w:tcPr>
          <w:p w14:paraId="4DCDD1FA" w14:textId="77777777" w:rsidR="00054221" w:rsidRDefault="00BD4E74">
            <w:pPr>
              <w:pStyle w:val="TableParagraph"/>
              <w:tabs>
                <w:tab w:val="left" w:pos="2355"/>
              </w:tabs>
              <w:ind w:left="119"/>
              <w:jc w:val="left"/>
              <w:rPr>
                <w:sz w:val="16"/>
              </w:rPr>
            </w:pPr>
            <w:r>
              <w:rPr>
                <w:sz w:val="16"/>
              </w:rPr>
              <w:t>Moderately</w:t>
            </w:r>
            <w:r>
              <w:rPr>
                <w:spacing w:val="25"/>
                <w:sz w:val="16"/>
              </w:rPr>
              <w:t xml:space="preserve"> </w:t>
            </w:r>
            <w:r>
              <w:rPr>
                <w:sz w:val="16"/>
              </w:rPr>
              <w:t>Food</w:t>
            </w:r>
            <w:r>
              <w:rPr>
                <w:spacing w:val="25"/>
                <w:sz w:val="16"/>
              </w:rPr>
              <w:t xml:space="preserve"> </w:t>
            </w:r>
            <w:r>
              <w:rPr>
                <w:sz w:val="16"/>
              </w:rPr>
              <w:t>Insecure</w:t>
            </w:r>
            <w:r>
              <w:rPr>
                <w:sz w:val="16"/>
              </w:rPr>
              <w:tab/>
              <w:t>0.44</w:t>
            </w:r>
          </w:p>
        </w:tc>
        <w:tc>
          <w:tcPr>
            <w:tcW w:w="806" w:type="dxa"/>
          </w:tcPr>
          <w:p w14:paraId="6BFD43A7" w14:textId="77777777" w:rsidR="00054221" w:rsidRDefault="00BD4E74">
            <w:pPr>
              <w:pStyle w:val="TableParagraph"/>
              <w:ind w:left="155" w:right="156"/>
              <w:rPr>
                <w:sz w:val="16"/>
              </w:rPr>
            </w:pPr>
            <w:r>
              <w:rPr>
                <w:sz w:val="16"/>
              </w:rPr>
              <w:t>0.57</w:t>
            </w:r>
          </w:p>
        </w:tc>
        <w:tc>
          <w:tcPr>
            <w:tcW w:w="851" w:type="dxa"/>
          </w:tcPr>
          <w:p w14:paraId="6E1943B8" w14:textId="77777777" w:rsidR="00054221" w:rsidRDefault="00BD4E74">
            <w:pPr>
              <w:pStyle w:val="TableParagraph"/>
              <w:ind w:left="92" w:right="93"/>
              <w:rPr>
                <w:sz w:val="16"/>
              </w:rPr>
            </w:pPr>
            <w:r>
              <w:rPr>
                <w:w w:val="105"/>
                <w:sz w:val="16"/>
              </w:rPr>
              <w:t>0.13***</w:t>
            </w:r>
          </w:p>
        </w:tc>
        <w:tc>
          <w:tcPr>
            <w:tcW w:w="672" w:type="dxa"/>
          </w:tcPr>
          <w:p w14:paraId="5A47D2F8" w14:textId="77777777" w:rsidR="00054221" w:rsidRDefault="00BD4E74">
            <w:pPr>
              <w:pStyle w:val="TableParagraph"/>
              <w:ind w:left="88" w:right="89"/>
              <w:rPr>
                <w:sz w:val="16"/>
              </w:rPr>
            </w:pPr>
            <w:r>
              <w:rPr>
                <w:sz w:val="16"/>
              </w:rPr>
              <w:t>0.59</w:t>
            </w:r>
          </w:p>
        </w:tc>
        <w:tc>
          <w:tcPr>
            <w:tcW w:w="806" w:type="dxa"/>
          </w:tcPr>
          <w:p w14:paraId="107547F1" w14:textId="77777777" w:rsidR="00054221" w:rsidRDefault="00BD4E74">
            <w:pPr>
              <w:pStyle w:val="TableParagraph"/>
              <w:ind w:left="155" w:right="156"/>
              <w:rPr>
                <w:sz w:val="16"/>
              </w:rPr>
            </w:pPr>
            <w:r>
              <w:rPr>
                <w:sz w:val="16"/>
              </w:rPr>
              <w:t>0.69</w:t>
            </w:r>
          </w:p>
        </w:tc>
        <w:tc>
          <w:tcPr>
            <w:tcW w:w="851" w:type="dxa"/>
          </w:tcPr>
          <w:p w14:paraId="7E55A5D7" w14:textId="77777777" w:rsidR="00054221" w:rsidRDefault="00BD4E74">
            <w:pPr>
              <w:pStyle w:val="TableParagraph"/>
              <w:ind w:left="93" w:right="93"/>
              <w:rPr>
                <w:sz w:val="16"/>
              </w:rPr>
            </w:pPr>
            <w:r>
              <w:rPr>
                <w:w w:val="105"/>
                <w:sz w:val="16"/>
              </w:rPr>
              <w:t>0.10***</w:t>
            </w:r>
          </w:p>
        </w:tc>
        <w:tc>
          <w:tcPr>
            <w:tcW w:w="672" w:type="dxa"/>
          </w:tcPr>
          <w:p w14:paraId="36C81946" w14:textId="77777777" w:rsidR="00054221" w:rsidRDefault="00BD4E74">
            <w:pPr>
              <w:pStyle w:val="TableParagraph"/>
              <w:ind w:left="88" w:right="88"/>
              <w:rPr>
                <w:sz w:val="16"/>
              </w:rPr>
            </w:pPr>
            <w:r>
              <w:rPr>
                <w:sz w:val="16"/>
              </w:rPr>
              <w:t>0.60</w:t>
            </w:r>
          </w:p>
        </w:tc>
        <w:tc>
          <w:tcPr>
            <w:tcW w:w="806" w:type="dxa"/>
          </w:tcPr>
          <w:p w14:paraId="357E691F" w14:textId="77777777" w:rsidR="00054221" w:rsidRDefault="00BD4E74">
            <w:pPr>
              <w:pStyle w:val="TableParagraph"/>
              <w:ind w:right="251"/>
              <w:jc w:val="right"/>
              <w:rPr>
                <w:sz w:val="16"/>
              </w:rPr>
            </w:pPr>
            <w:r>
              <w:rPr>
                <w:sz w:val="16"/>
              </w:rPr>
              <w:t>0.58</w:t>
            </w:r>
          </w:p>
        </w:tc>
        <w:tc>
          <w:tcPr>
            <w:tcW w:w="673" w:type="dxa"/>
          </w:tcPr>
          <w:p w14:paraId="4D93AA2B" w14:textId="77777777" w:rsidR="00054221" w:rsidRDefault="00BD4E74">
            <w:pPr>
              <w:pStyle w:val="TableParagraph"/>
              <w:ind w:left="90" w:right="91"/>
              <w:rPr>
                <w:sz w:val="16"/>
              </w:rPr>
            </w:pPr>
            <w:r>
              <w:rPr>
                <w:sz w:val="16"/>
              </w:rPr>
              <w:t>-0.02</w:t>
            </w:r>
          </w:p>
        </w:tc>
      </w:tr>
      <w:tr w:rsidR="00054221" w14:paraId="115316CB" w14:textId="77777777">
        <w:trPr>
          <w:trHeight w:val="189"/>
        </w:trPr>
        <w:tc>
          <w:tcPr>
            <w:tcW w:w="2843" w:type="dxa"/>
          </w:tcPr>
          <w:p w14:paraId="1495186F" w14:textId="77777777" w:rsidR="00054221" w:rsidRDefault="00BD4E74">
            <w:pPr>
              <w:pStyle w:val="TableParagraph"/>
              <w:ind w:right="117"/>
              <w:jc w:val="right"/>
              <w:rPr>
                <w:sz w:val="16"/>
              </w:rPr>
            </w:pPr>
            <w:r>
              <w:rPr>
                <w:sz w:val="16"/>
              </w:rPr>
              <w:t>(0.50)</w:t>
            </w:r>
          </w:p>
        </w:tc>
        <w:tc>
          <w:tcPr>
            <w:tcW w:w="806" w:type="dxa"/>
          </w:tcPr>
          <w:p w14:paraId="36D72088" w14:textId="77777777" w:rsidR="00054221" w:rsidRDefault="00BD4E74">
            <w:pPr>
              <w:pStyle w:val="TableParagraph"/>
              <w:ind w:left="155" w:right="155"/>
              <w:rPr>
                <w:sz w:val="16"/>
              </w:rPr>
            </w:pPr>
            <w:r>
              <w:rPr>
                <w:sz w:val="16"/>
              </w:rPr>
              <w:t>(0.50)</w:t>
            </w:r>
          </w:p>
        </w:tc>
        <w:tc>
          <w:tcPr>
            <w:tcW w:w="851" w:type="dxa"/>
          </w:tcPr>
          <w:p w14:paraId="7607E2CF" w14:textId="77777777" w:rsidR="00054221" w:rsidRDefault="00BD4E74">
            <w:pPr>
              <w:pStyle w:val="TableParagraph"/>
              <w:ind w:left="93" w:right="93"/>
              <w:rPr>
                <w:sz w:val="16"/>
              </w:rPr>
            </w:pPr>
            <w:r>
              <w:rPr>
                <w:sz w:val="16"/>
              </w:rPr>
              <w:t>(0.00)</w:t>
            </w:r>
          </w:p>
        </w:tc>
        <w:tc>
          <w:tcPr>
            <w:tcW w:w="672" w:type="dxa"/>
          </w:tcPr>
          <w:p w14:paraId="27952480" w14:textId="77777777" w:rsidR="00054221" w:rsidRDefault="00BD4E74">
            <w:pPr>
              <w:pStyle w:val="TableParagraph"/>
              <w:ind w:left="88" w:right="88"/>
              <w:rPr>
                <w:sz w:val="16"/>
              </w:rPr>
            </w:pPr>
            <w:r>
              <w:rPr>
                <w:sz w:val="16"/>
              </w:rPr>
              <w:t>(0.49)</w:t>
            </w:r>
          </w:p>
        </w:tc>
        <w:tc>
          <w:tcPr>
            <w:tcW w:w="806" w:type="dxa"/>
          </w:tcPr>
          <w:p w14:paraId="1FA5FB5F" w14:textId="77777777" w:rsidR="00054221" w:rsidRDefault="00BD4E74">
            <w:pPr>
              <w:pStyle w:val="TableParagraph"/>
              <w:ind w:left="155" w:right="156"/>
              <w:rPr>
                <w:sz w:val="16"/>
              </w:rPr>
            </w:pPr>
            <w:r>
              <w:rPr>
                <w:sz w:val="16"/>
              </w:rPr>
              <w:t>(0.46)</w:t>
            </w:r>
          </w:p>
        </w:tc>
        <w:tc>
          <w:tcPr>
            <w:tcW w:w="851" w:type="dxa"/>
          </w:tcPr>
          <w:p w14:paraId="3DA9402E" w14:textId="77777777" w:rsidR="00054221" w:rsidRDefault="00BD4E74">
            <w:pPr>
              <w:pStyle w:val="TableParagraph"/>
              <w:ind w:left="92" w:right="93"/>
              <w:rPr>
                <w:sz w:val="16"/>
              </w:rPr>
            </w:pPr>
            <w:r>
              <w:rPr>
                <w:sz w:val="16"/>
              </w:rPr>
              <w:t>(0.00)</w:t>
            </w:r>
          </w:p>
        </w:tc>
        <w:tc>
          <w:tcPr>
            <w:tcW w:w="672" w:type="dxa"/>
          </w:tcPr>
          <w:p w14:paraId="2110084B" w14:textId="77777777" w:rsidR="00054221" w:rsidRDefault="00BD4E74">
            <w:pPr>
              <w:pStyle w:val="TableParagraph"/>
              <w:ind w:left="88" w:right="89"/>
              <w:rPr>
                <w:sz w:val="16"/>
              </w:rPr>
            </w:pPr>
            <w:r>
              <w:rPr>
                <w:sz w:val="16"/>
              </w:rPr>
              <w:t>(0.49)</w:t>
            </w:r>
          </w:p>
        </w:tc>
        <w:tc>
          <w:tcPr>
            <w:tcW w:w="806" w:type="dxa"/>
          </w:tcPr>
          <w:p w14:paraId="7F1AE814" w14:textId="77777777" w:rsidR="00054221" w:rsidRDefault="00BD4E74">
            <w:pPr>
              <w:pStyle w:val="TableParagraph"/>
              <w:ind w:right="185"/>
              <w:jc w:val="right"/>
              <w:rPr>
                <w:sz w:val="16"/>
              </w:rPr>
            </w:pPr>
            <w:r>
              <w:rPr>
                <w:sz w:val="16"/>
              </w:rPr>
              <w:t>(0.50)</w:t>
            </w:r>
          </w:p>
        </w:tc>
        <w:tc>
          <w:tcPr>
            <w:tcW w:w="673" w:type="dxa"/>
          </w:tcPr>
          <w:p w14:paraId="4646485E" w14:textId="77777777" w:rsidR="00054221" w:rsidRDefault="00BD4E74">
            <w:pPr>
              <w:pStyle w:val="TableParagraph"/>
              <w:ind w:left="90" w:right="91"/>
              <w:rPr>
                <w:sz w:val="16"/>
              </w:rPr>
            </w:pPr>
            <w:r>
              <w:rPr>
                <w:sz w:val="16"/>
              </w:rPr>
              <w:t>(0.65)</w:t>
            </w:r>
          </w:p>
        </w:tc>
      </w:tr>
      <w:tr w:rsidR="00054221" w14:paraId="0E0DB774" w14:textId="77777777">
        <w:trPr>
          <w:trHeight w:val="189"/>
        </w:trPr>
        <w:tc>
          <w:tcPr>
            <w:tcW w:w="2843" w:type="dxa"/>
          </w:tcPr>
          <w:p w14:paraId="3B9E18A7" w14:textId="77777777" w:rsidR="00054221" w:rsidRDefault="00BD4E74">
            <w:pPr>
              <w:pStyle w:val="TableParagraph"/>
              <w:tabs>
                <w:tab w:val="right" w:pos="2657"/>
              </w:tabs>
              <w:ind w:left="119"/>
              <w:jc w:val="left"/>
              <w:rPr>
                <w:sz w:val="16"/>
              </w:rPr>
            </w:pPr>
            <w:r>
              <w:rPr>
                <w:sz w:val="16"/>
              </w:rPr>
              <w:t>Severely</w:t>
            </w:r>
            <w:r>
              <w:rPr>
                <w:spacing w:val="15"/>
                <w:sz w:val="16"/>
              </w:rPr>
              <w:t xml:space="preserve"> </w:t>
            </w:r>
            <w:r>
              <w:rPr>
                <w:sz w:val="16"/>
              </w:rPr>
              <w:t>Food</w:t>
            </w:r>
            <w:r>
              <w:rPr>
                <w:spacing w:val="16"/>
                <w:sz w:val="16"/>
              </w:rPr>
              <w:t xml:space="preserve"> </w:t>
            </w:r>
            <w:r>
              <w:rPr>
                <w:sz w:val="16"/>
              </w:rPr>
              <w:t>Insecure</w:t>
            </w:r>
            <w:r>
              <w:rPr>
                <w:rFonts w:ascii="Times New Roman"/>
                <w:sz w:val="16"/>
              </w:rPr>
              <w:tab/>
            </w:r>
            <w:r>
              <w:rPr>
                <w:sz w:val="16"/>
              </w:rPr>
              <w:t>0.03</w:t>
            </w:r>
          </w:p>
        </w:tc>
        <w:tc>
          <w:tcPr>
            <w:tcW w:w="806" w:type="dxa"/>
          </w:tcPr>
          <w:p w14:paraId="3B248D45" w14:textId="77777777" w:rsidR="00054221" w:rsidRDefault="00BD4E74">
            <w:pPr>
              <w:pStyle w:val="TableParagraph"/>
              <w:ind w:left="155" w:right="155"/>
              <w:rPr>
                <w:sz w:val="16"/>
              </w:rPr>
            </w:pPr>
            <w:r>
              <w:rPr>
                <w:sz w:val="16"/>
              </w:rPr>
              <w:t>0.06</w:t>
            </w:r>
          </w:p>
        </w:tc>
        <w:tc>
          <w:tcPr>
            <w:tcW w:w="851" w:type="dxa"/>
          </w:tcPr>
          <w:p w14:paraId="044C584D" w14:textId="77777777" w:rsidR="00054221" w:rsidRDefault="00BD4E74">
            <w:pPr>
              <w:pStyle w:val="TableParagraph"/>
              <w:ind w:left="93" w:right="93"/>
              <w:rPr>
                <w:sz w:val="16"/>
              </w:rPr>
            </w:pPr>
            <w:r>
              <w:rPr>
                <w:sz w:val="16"/>
              </w:rPr>
              <w:t>0.02</w:t>
            </w:r>
          </w:p>
        </w:tc>
        <w:tc>
          <w:tcPr>
            <w:tcW w:w="672" w:type="dxa"/>
          </w:tcPr>
          <w:p w14:paraId="7FE43957" w14:textId="77777777" w:rsidR="00054221" w:rsidRDefault="00BD4E74">
            <w:pPr>
              <w:pStyle w:val="TableParagraph"/>
              <w:ind w:left="88" w:right="88"/>
              <w:rPr>
                <w:sz w:val="16"/>
              </w:rPr>
            </w:pPr>
            <w:r>
              <w:rPr>
                <w:w w:val="105"/>
                <w:sz w:val="16"/>
              </w:rPr>
              <w:t>0.16</w:t>
            </w:r>
          </w:p>
        </w:tc>
        <w:tc>
          <w:tcPr>
            <w:tcW w:w="806" w:type="dxa"/>
          </w:tcPr>
          <w:p w14:paraId="7178C7B9" w14:textId="77777777" w:rsidR="00054221" w:rsidRDefault="00BD4E74">
            <w:pPr>
              <w:pStyle w:val="TableParagraph"/>
              <w:ind w:left="155" w:right="155"/>
              <w:rPr>
                <w:sz w:val="16"/>
              </w:rPr>
            </w:pPr>
            <w:r>
              <w:rPr>
                <w:sz w:val="16"/>
              </w:rPr>
              <w:t>0.23</w:t>
            </w:r>
          </w:p>
        </w:tc>
        <w:tc>
          <w:tcPr>
            <w:tcW w:w="851" w:type="dxa"/>
          </w:tcPr>
          <w:p w14:paraId="4192EDA2" w14:textId="77777777" w:rsidR="00054221" w:rsidRDefault="00BD4E74">
            <w:pPr>
              <w:pStyle w:val="TableParagraph"/>
              <w:ind w:left="92" w:right="93"/>
              <w:rPr>
                <w:sz w:val="16"/>
              </w:rPr>
            </w:pPr>
            <w:r>
              <w:rPr>
                <w:sz w:val="16"/>
              </w:rPr>
              <w:t>0.07**</w:t>
            </w:r>
          </w:p>
        </w:tc>
        <w:tc>
          <w:tcPr>
            <w:tcW w:w="672" w:type="dxa"/>
          </w:tcPr>
          <w:p w14:paraId="3CB32935" w14:textId="77777777" w:rsidR="00054221" w:rsidRDefault="00BD4E74">
            <w:pPr>
              <w:pStyle w:val="TableParagraph"/>
              <w:ind w:left="88" w:right="89"/>
              <w:rPr>
                <w:sz w:val="16"/>
              </w:rPr>
            </w:pPr>
            <w:r>
              <w:rPr>
                <w:sz w:val="16"/>
              </w:rPr>
              <w:t>0.08</w:t>
            </w:r>
          </w:p>
        </w:tc>
        <w:tc>
          <w:tcPr>
            <w:tcW w:w="806" w:type="dxa"/>
          </w:tcPr>
          <w:p w14:paraId="4040A96D" w14:textId="77777777" w:rsidR="00054221" w:rsidRDefault="00BD4E74">
            <w:pPr>
              <w:pStyle w:val="TableParagraph"/>
              <w:ind w:right="251"/>
              <w:jc w:val="right"/>
              <w:rPr>
                <w:sz w:val="16"/>
              </w:rPr>
            </w:pPr>
            <w:r>
              <w:rPr>
                <w:sz w:val="16"/>
              </w:rPr>
              <w:t>0.13</w:t>
            </w:r>
          </w:p>
        </w:tc>
        <w:tc>
          <w:tcPr>
            <w:tcW w:w="673" w:type="dxa"/>
          </w:tcPr>
          <w:p w14:paraId="0BB085E7" w14:textId="77777777" w:rsidR="00054221" w:rsidRDefault="00BD4E74">
            <w:pPr>
              <w:pStyle w:val="TableParagraph"/>
              <w:ind w:left="91" w:right="91"/>
              <w:rPr>
                <w:sz w:val="16"/>
              </w:rPr>
            </w:pPr>
            <w:r>
              <w:rPr>
                <w:sz w:val="16"/>
              </w:rPr>
              <w:t>0.05</w:t>
            </w:r>
          </w:p>
        </w:tc>
      </w:tr>
      <w:tr w:rsidR="00054221" w14:paraId="37B577FD" w14:textId="77777777">
        <w:trPr>
          <w:trHeight w:val="189"/>
        </w:trPr>
        <w:tc>
          <w:tcPr>
            <w:tcW w:w="2843" w:type="dxa"/>
          </w:tcPr>
          <w:p w14:paraId="3F438A06" w14:textId="77777777" w:rsidR="00054221" w:rsidRDefault="00BD4E74">
            <w:pPr>
              <w:pStyle w:val="TableParagraph"/>
              <w:ind w:right="117"/>
              <w:jc w:val="right"/>
              <w:rPr>
                <w:sz w:val="16"/>
              </w:rPr>
            </w:pPr>
            <w:r>
              <w:rPr>
                <w:sz w:val="16"/>
              </w:rPr>
              <w:t>(0.18)</w:t>
            </w:r>
          </w:p>
        </w:tc>
        <w:tc>
          <w:tcPr>
            <w:tcW w:w="806" w:type="dxa"/>
          </w:tcPr>
          <w:p w14:paraId="1D12DA74" w14:textId="77777777" w:rsidR="00054221" w:rsidRDefault="00BD4E74">
            <w:pPr>
              <w:pStyle w:val="TableParagraph"/>
              <w:ind w:left="155" w:right="155"/>
              <w:rPr>
                <w:sz w:val="16"/>
              </w:rPr>
            </w:pPr>
            <w:r>
              <w:rPr>
                <w:sz w:val="16"/>
              </w:rPr>
              <w:t>(0.23)</w:t>
            </w:r>
          </w:p>
        </w:tc>
        <w:tc>
          <w:tcPr>
            <w:tcW w:w="851" w:type="dxa"/>
          </w:tcPr>
          <w:p w14:paraId="7753588C" w14:textId="77777777" w:rsidR="00054221" w:rsidRDefault="00BD4E74">
            <w:pPr>
              <w:pStyle w:val="TableParagraph"/>
              <w:ind w:left="93" w:right="93"/>
              <w:rPr>
                <w:sz w:val="16"/>
              </w:rPr>
            </w:pPr>
            <w:r>
              <w:rPr>
                <w:w w:val="105"/>
                <w:sz w:val="16"/>
              </w:rPr>
              <w:t>(0.17)</w:t>
            </w:r>
          </w:p>
        </w:tc>
        <w:tc>
          <w:tcPr>
            <w:tcW w:w="672" w:type="dxa"/>
          </w:tcPr>
          <w:p w14:paraId="5378ECD7" w14:textId="77777777" w:rsidR="00054221" w:rsidRDefault="00BD4E74">
            <w:pPr>
              <w:pStyle w:val="TableParagraph"/>
              <w:ind w:left="88" w:right="88"/>
              <w:rPr>
                <w:sz w:val="16"/>
              </w:rPr>
            </w:pPr>
            <w:r>
              <w:rPr>
                <w:sz w:val="16"/>
              </w:rPr>
              <w:t>(0.37)</w:t>
            </w:r>
          </w:p>
        </w:tc>
        <w:tc>
          <w:tcPr>
            <w:tcW w:w="806" w:type="dxa"/>
          </w:tcPr>
          <w:p w14:paraId="6122E937" w14:textId="77777777" w:rsidR="00054221" w:rsidRDefault="00BD4E74">
            <w:pPr>
              <w:pStyle w:val="TableParagraph"/>
              <w:ind w:left="155" w:right="156"/>
              <w:rPr>
                <w:sz w:val="16"/>
              </w:rPr>
            </w:pPr>
            <w:r>
              <w:rPr>
                <w:sz w:val="16"/>
              </w:rPr>
              <w:t>(0.42)</w:t>
            </w:r>
          </w:p>
        </w:tc>
        <w:tc>
          <w:tcPr>
            <w:tcW w:w="851" w:type="dxa"/>
          </w:tcPr>
          <w:p w14:paraId="1359DF84" w14:textId="77777777" w:rsidR="00054221" w:rsidRDefault="00BD4E74">
            <w:pPr>
              <w:pStyle w:val="TableParagraph"/>
              <w:ind w:left="92" w:right="93"/>
              <w:rPr>
                <w:sz w:val="16"/>
              </w:rPr>
            </w:pPr>
            <w:r>
              <w:rPr>
                <w:sz w:val="16"/>
              </w:rPr>
              <w:t>(0.00)</w:t>
            </w:r>
          </w:p>
        </w:tc>
        <w:tc>
          <w:tcPr>
            <w:tcW w:w="672" w:type="dxa"/>
          </w:tcPr>
          <w:p w14:paraId="79E07A14" w14:textId="77777777" w:rsidR="00054221" w:rsidRDefault="00BD4E74">
            <w:pPr>
              <w:pStyle w:val="TableParagraph"/>
              <w:ind w:left="88" w:right="89"/>
              <w:rPr>
                <w:sz w:val="16"/>
              </w:rPr>
            </w:pPr>
            <w:r>
              <w:rPr>
                <w:sz w:val="16"/>
              </w:rPr>
              <w:t>(0.27)</w:t>
            </w:r>
          </w:p>
        </w:tc>
        <w:tc>
          <w:tcPr>
            <w:tcW w:w="806" w:type="dxa"/>
          </w:tcPr>
          <w:p w14:paraId="33B85B22" w14:textId="77777777" w:rsidR="00054221" w:rsidRDefault="00BD4E74">
            <w:pPr>
              <w:pStyle w:val="TableParagraph"/>
              <w:ind w:right="185"/>
              <w:jc w:val="right"/>
              <w:rPr>
                <w:sz w:val="16"/>
              </w:rPr>
            </w:pPr>
            <w:r>
              <w:rPr>
                <w:sz w:val="16"/>
              </w:rPr>
              <w:t>(0.33)</w:t>
            </w:r>
          </w:p>
        </w:tc>
        <w:tc>
          <w:tcPr>
            <w:tcW w:w="673" w:type="dxa"/>
          </w:tcPr>
          <w:p w14:paraId="428D0995" w14:textId="77777777" w:rsidR="00054221" w:rsidRDefault="00BD4E74">
            <w:pPr>
              <w:pStyle w:val="TableParagraph"/>
              <w:ind w:left="90" w:right="91"/>
              <w:rPr>
                <w:sz w:val="16"/>
              </w:rPr>
            </w:pPr>
            <w:r>
              <w:rPr>
                <w:w w:val="105"/>
                <w:sz w:val="16"/>
              </w:rPr>
              <w:t>(0.14)</w:t>
            </w:r>
          </w:p>
        </w:tc>
      </w:tr>
      <w:tr w:rsidR="00054221" w14:paraId="574E8326" w14:textId="77777777">
        <w:trPr>
          <w:trHeight w:val="189"/>
        </w:trPr>
        <w:tc>
          <w:tcPr>
            <w:tcW w:w="2843" w:type="dxa"/>
          </w:tcPr>
          <w:p w14:paraId="47C8FD1A" w14:textId="77777777" w:rsidR="00054221" w:rsidRDefault="00BD4E74">
            <w:pPr>
              <w:pStyle w:val="TableParagraph"/>
              <w:tabs>
                <w:tab w:val="right" w:pos="2656"/>
              </w:tabs>
              <w:ind w:left="119"/>
              <w:jc w:val="left"/>
              <w:rPr>
                <w:sz w:val="16"/>
              </w:rPr>
            </w:pPr>
            <w:r>
              <w:rPr>
                <w:sz w:val="16"/>
              </w:rPr>
              <w:t>Food</w:t>
            </w:r>
            <w:r>
              <w:rPr>
                <w:spacing w:val="17"/>
                <w:sz w:val="16"/>
              </w:rPr>
              <w:t xml:space="preserve"> </w:t>
            </w:r>
            <w:r>
              <w:rPr>
                <w:sz w:val="16"/>
              </w:rPr>
              <w:t>Insecure</w:t>
            </w:r>
            <w:r>
              <w:rPr>
                <w:spacing w:val="17"/>
                <w:sz w:val="16"/>
              </w:rPr>
              <w:t xml:space="preserve"> </w:t>
            </w:r>
            <w:r>
              <w:rPr>
                <w:sz w:val="16"/>
              </w:rPr>
              <w:t>Group</w:t>
            </w:r>
            <w:r>
              <w:rPr>
                <w:rFonts w:ascii="Times New Roman"/>
                <w:sz w:val="16"/>
              </w:rPr>
              <w:tab/>
            </w:r>
            <w:r>
              <w:rPr>
                <w:sz w:val="16"/>
              </w:rPr>
              <w:t>0.47</w:t>
            </w:r>
          </w:p>
        </w:tc>
        <w:tc>
          <w:tcPr>
            <w:tcW w:w="806" w:type="dxa"/>
          </w:tcPr>
          <w:p w14:paraId="04A2A045" w14:textId="77777777" w:rsidR="00054221" w:rsidRDefault="00BD4E74">
            <w:pPr>
              <w:pStyle w:val="TableParagraph"/>
              <w:ind w:left="155" w:right="156"/>
              <w:rPr>
                <w:sz w:val="16"/>
              </w:rPr>
            </w:pPr>
            <w:r>
              <w:rPr>
                <w:sz w:val="16"/>
              </w:rPr>
              <w:t>0.63</w:t>
            </w:r>
          </w:p>
        </w:tc>
        <w:tc>
          <w:tcPr>
            <w:tcW w:w="851" w:type="dxa"/>
          </w:tcPr>
          <w:p w14:paraId="6DEB3807" w14:textId="77777777" w:rsidR="00054221" w:rsidRDefault="00BD4E74">
            <w:pPr>
              <w:pStyle w:val="TableParagraph"/>
              <w:ind w:left="92" w:right="93"/>
              <w:rPr>
                <w:sz w:val="16"/>
              </w:rPr>
            </w:pPr>
            <w:r>
              <w:rPr>
                <w:w w:val="105"/>
                <w:sz w:val="16"/>
              </w:rPr>
              <w:t>0.16***</w:t>
            </w:r>
          </w:p>
        </w:tc>
        <w:tc>
          <w:tcPr>
            <w:tcW w:w="672" w:type="dxa"/>
          </w:tcPr>
          <w:p w14:paraId="73D150E3" w14:textId="77777777" w:rsidR="00054221" w:rsidRDefault="00BD4E74">
            <w:pPr>
              <w:pStyle w:val="TableParagraph"/>
              <w:ind w:left="88" w:right="89"/>
              <w:rPr>
                <w:sz w:val="16"/>
              </w:rPr>
            </w:pPr>
            <w:r>
              <w:rPr>
                <w:sz w:val="16"/>
              </w:rPr>
              <w:t>0.76</w:t>
            </w:r>
          </w:p>
        </w:tc>
        <w:tc>
          <w:tcPr>
            <w:tcW w:w="806" w:type="dxa"/>
          </w:tcPr>
          <w:p w14:paraId="4019077B" w14:textId="77777777" w:rsidR="00054221" w:rsidRDefault="00BD4E74">
            <w:pPr>
              <w:pStyle w:val="TableParagraph"/>
              <w:ind w:left="155" w:right="156"/>
              <w:rPr>
                <w:sz w:val="16"/>
              </w:rPr>
            </w:pPr>
            <w:r>
              <w:rPr>
                <w:sz w:val="16"/>
              </w:rPr>
              <w:t>0.92</w:t>
            </w:r>
          </w:p>
        </w:tc>
        <w:tc>
          <w:tcPr>
            <w:tcW w:w="851" w:type="dxa"/>
          </w:tcPr>
          <w:p w14:paraId="1B40CCA2" w14:textId="77777777" w:rsidR="00054221" w:rsidRDefault="00BD4E74">
            <w:pPr>
              <w:pStyle w:val="TableParagraph"/>
              <w:ind w:left="92" w:right="93"/>
              <w:rPr>
                <w:sz w:val="16"/>
              </w:rPr>
            </w:pPr>
            <w:r>
              <w:rPr>
                <w:w w:val="105"/>
                <w:sz w:val="16"/>
              </w:rPr>
              <w:t>0.17***</w:t>
            </w:r>
          </w:p>
        </w:tc>
        <w:tc>
          <w:tcPr>
            <w:tcW w:w="672" w:type="dxa"/>
          </w:tcPr>
          <w:p w14:paraId="1FF71940" w14:textId="77777777" w:rsidR="00054221" w:rsidRDefault="00BD4E74">
            <w:pPr>
              <w:pStyle w:val="TableParagraph"/>
              <w:ind w:left="88" w:right="88"/>
              <w:rPr>
                <w:sz w:val="16"/>
              </w:rPr>
            </w:pPr>
            <w:r>
              <w:rPr>
                <w:sz w:val="16"/>
              </w:rPr>
              <w:t>0.68</w:t>
            </w:r>
          </w:p>
        </w:tc>
        <w:tc>
          <w:tcPr>
            <w:tcW w:w="806" w:type="dxa"/>
          </w:tcPr>
          <w:p w14:paraId="65908124" w14:textId="77777777" w:rsidR="00054221" w:rsidRDefault="00BD4E74">
            <w:pPr>
              <w:pStyle w:val="TableParagraph"/>
              <w:ind w:right="251"/>
              <w:jc w:val="right"/>
              <w:rPr>
                <w:sz w:val="16"/>
              </w:rPr>
            </w:pPr>
            <w:r>
              <w:rPr>
                <w:w w:val="105"/>
                <w:sz w:val="16"/>
              </w:rPr>
              <w:t>0.71</w:t>
            </w:r>
          </w:p>
        </w:tc>
        <w:tc>
          <w:tcPr>
            <w:tcW w:w="673" w:type="dxa"/>
          </w:tcPr>
          <w:p w14:paraId="73B73A8F" w14:textId="77777777" w:rsidR="00054221" w:rsidRDefault="00BD4E74">
            <w:pPr>
              <w:pStyle w:val="TableParagraph"/>
              <w:ind w:left="90" w:right="91"/>
              <w:rPr>
                <w:sz w:val="16"/>
              </w:rPr>
            </w:pPr>
            <w:r>
              <w:rPr>
                <w:sz w:val="16"/>
              </w:rPr>
              <w:t>0.02</w:t>
            </w:r>
          </w:p>
        </w:tc>
      </w:tr>
      <w:tr w:rsidR="00054221" w14:paraId="7CB8AE8D" w14:textId="77777777">
        <w:trPr>
          <w:trHeight w:val="193"/>
        </w:trPr>
        <w:tc>
          <w:tcPr>
            <w:tcW w:w="2843" w:type="dxa"/>
          </w:tcPr>
          <w:p w14:paraId="7A0A24BD" w14:textId="77777777" w:rsidR="00054221" w:rsidRDefault="00BD4E74">
            <w:pPr>
              <w:pStyle w:val="TableParagraph"/>
              <w:spacing w:line="159" w:lineRule="exact"/>
              <w:ind w:right="117"/>
              <w:jc w:val="right"/>
              <w:rPr>
                <w:sz w:val="16"/>
              </w:rPr>
            </w:pPr>
            <w:r>
              <w:rPr>
                <w:sz w:val="16"/>
              </w:rPr>
              <w:t>(0.50)</w:t>
            </w:r>
          </w:p>
        </w:tc>
        <w:tc>
          <w:tcPr>
            <w:tcW w:w="806" w:type="dxa"/>
          </w:tcPr>
          <w:p w14:paraId="723061FD" w14:textId="77777777" w:rsidR="00054221" w:rsidRDefault="00BD4E74">
            <w:pPr>
              <w:pStyle w:val="TableParagraph"/>
              <w:spacing w:line="159" w:lineRule="exact"/>
              <w:ind w:left="155" w:right="155"/>
              <w:rPr>
                <w:sz w:val="16"/>
              </w:rPr>
            </w:pPr>
            <w:r>
              <w:rPr>
                <w:sz w:val="16"/>
              </w:rPr>
              <w:t>(0.48)</w:t>
            </w:r>
          </w:p>
        </w:tc>
        <w:tc>
          <w:tcPr>
            <w:tcW w:w="851" w:type="dxa"/>
          </w:tcPr>
          <w:p w14:paraId="452C2683" w14:textId="77777777" w:rsidR="00054221" w:rsidRDefault="00BD4E74">
            <w:pPr>
              <w:pStyle w:val="TableParagraph"/>
              <w:spacing w:line="159" w:lineRule="exact"/>
              <w:ind w:left="93" w:right="93"/>
              <w:rPr>
                <w:sz w:val="16"/>
              </w:rPr>
            </w:pPr>
            <w:r>
              <w:rPr>
                <w:sz w:val="16"/>
              </w:rPr>
              <w:t>(0.00)</w:t>
            </w:r>
          </w:p>
        </w:tc>
        <w:tc>
          <w:tcPr>
            <w:tcW w:w="672" w:type="dxa"/>
          </w:tcPr>
          <w:p w14:paraId="49CE5651" w14:textId="77777777" w:rsidR="00054221" w:rsidRDefault="00BD4E74">
            <w:pPr>
              <w:pStyle w:val="TableParagraph"/>
              <w:spacing w:line="159" w:lineRule="exact"/>
              <w:ind w:left="88" w:right="88"/>
              <w:rPr>
                <w:sz w:val="16"/>
              </w:rPr>
            </w:pPr>
            <w:r>
              <w:rPr>
                <w:sz w:val="16"/>
              </w:rPr>
              <w:t>(0.43)</w:t>
            </w:r>
          </w:p>
        </w:tc>
        <w:tc>
          <w:tcPr>
            <w:tcW w:w="806" w:type="dxa"/>
          </w:tcPr>
          <w:p w14:paraId="0BD23C64" w14:textId="77777777" w:rsidR="00054221" w:rsidRDefault="00BD4E74">
            <w:pPr>
              <w:pStyle w:val="TableParagraph"/>
              <w:spacing w:line="159" w:lineRule="exact"/>
              <w:ind w:left="155" w:right="156"/>
              <w:rPr>
                <w:sz w:val="16"/>
              </w:rPr>
            </w:pPr>
            <w:r>
              <w:rPr>
                <w:sz w:val="16"/>
              </w:rPr>
              <w:t>(0.27)</w:t>
            </w:r>
          </w:p>
        </w:tc>
        <w:tc>
          <w:tcPr>
            <w:tcW w:w="851" w:type="dxa"/>
          </w:tcPr>
          <w:p w14:paraId="1B638F70" w14:textId="77777777" w:rsidR="00054221" w:rsidRDefault="00BD4E74">
            <w:pPr>
              <w:pStyle w:val="TableParagraph"/>
              <w:spacing w:line="159" w:lineRule="exact"/>
              <w:ind w:left="92" w:right="93"/>
              <w:rPr>
                <w:sz w:val="16"/>
              </w:rPr>
            </w:pPr>
            <w:r>
              <w:rPr>
                <w:sz w:val="16"/>
              </w:rPr>
              <w:t>(0.00)</w:t>
            </w:r>
          </w:p>
        </w:tc>
        <w:tc>
          <w:tcPr>
            <w:tcW w:w="672" w:type="dxa"/>
          </w:tcPr>
          <w:p w14:paraId="55827DA0" w14:textId="77777777" w:rsidR="00054221" w:rsidRDefault="00BD4E74">
            <w:pPr>
              <w:pStyle w:val="TableParagraph"/>
              <w:spacing w:line="159" w:lineRule="exact"/>
              <w:ind w:left="88" w:right="89"/>
              <w:rPr>
                <w:sz w:val="16"/>
              </w:rPr>
            </w:pPr>
            <w:r>
              <w:rPr>
                <w:sz w:val="16"/>
              </w:rPr>
              <w:t>(0.47)</w:t>
            </w:r>
          </w:p>
        </w:tc>
        <w:tc>
          <w:tcPr>
            <w:tcW w:w="806" w:type="dxa"/>
          </w:tcPr>
          <w:p w14:paraId="0A1A36F9" w14:textId="77777777" w:rsidR="00054221" w:rsidRDefault="00BD4E74">
            <w:pPr>
              <w:pStyle w:val="TableParagraph"/>
              <w:spacing w:line="159" w:lineRule="exact"/>
              <w:ind w:right="185"/>
              <w:jc w:val="right"/>
              <w:rPr>
                <w:sz w:val="16"/>
              </w:rPr>
            </w:pPr>
            <w:r>
              <w:rPr>
                <w:sz w:val="16"/>
              </w:rPr>
              <w:t>(0.46)</w:t>
            </w:r>
          </w:p>
        </w:tc>
        <w:tc>
          <w:tcPr>
            <w:tcW w:w="673" w:type="dxa"/>
          </w:tcPr>
          <w:p w14:paraId="2ABBABC0" w14:textId="77777777" w:rsidR="00054221" w:rsidRDefault="00BD4E74">
            <w:pPr>
              <w:pStyle w:val="TableParagraph"/>
              <w:spacing w:line="159" w:lineRule="exact"/>
              <w:ind w:left="90" w:right="91"/>
              <w:rPr>
                <w:sz w:val="16"/>
              </w:rPr>
            </w:pPr>
            <w:r>
              <w:rPr>
                <w:w w:val="105"/>
                <w:sz w:val="16"/>
              </w:rPr>
              <w:t>(0.61)</w:t>
            </w:r>
          </w:p>
        </w:tc>
      </w:tr>
      <w:tr w:rsidR="00054221" w14:paraId="370E6475" w14:textId="77777777">
        <w:trPr>
          <w:trHeight w:val="234"/>
        </w:trPr>
        <w:tc>
          <w:tcPr>
            <w:tcW w:w="2843" w:type="dxa"/>
            <w:tcBorders>
              <w:bottom w:val="double" w:sz="1" w:space="0" w:color="000000"/>
            </w:tcBorders>
          </w:tcPr>
          <w:p w14:paraId="540D5434" w14:textId="77777777" w:rsidR="00054221" w:rsidRDefault="00BD4E74">
            <w:pPr>
              <w:pStyle w:val="TableParagraph"/>
              <w:tabs>
                <w:tab w:val="right" w:pos="2634"/>
              </w:tabs>
              <w:spacing w:before="18" w:line="240" w:lineRule="auto"/>
              <w:ind w:left="119"/>
              <w:jc w:val="left"/>
              <w:rPr>
                <w:sz w:val="16"/>
              </w:rPr>
            </w:pPr>
            <w:r>
              <w:rPr>
                <w:sz w:val="16"/>
              </w:rPr>
              <w:t>Observations</w:t>
            </w:r>
            <w:r>
              <w:rPr>
                <w:rFonts w:ascii="Times New Roman"/>
                <w:sz w:val="16"/>
              </w:rPr>
              <w:tab/>
            </w:r>
            <w:r>
              <w:rPr>
                <w:sz w:val="16"/>
              </w:rPr>
              <w:t>610</w:t>
            </w:r>
          </w:p>
        </w:tc>
        <w:tc>
          <w:tcPr>
            <w:tcW w:w="806" w:type="dxa"/>
            <w:tcBorders>
              <w:bottom w:val="double" w:sz="1" w:space="0" w:color="000000"/>
            </w:tcBorders>
          </w:tcPr>
          <w:p w14:paraId="1E6427D5" w14:textId="77777777" w:rsidR="00054221" w:rsidRDefault="00BD4E74">
            <w:pPr>
              <w:pStyle w:val="TableParagraph"/>
              <w:spacing w:before="18" w:line="240" w:lineRule="auto"/>
              <w:ind w:left="155" w:right="155"/>
              <w:rPr>
                <w:sz w:val="16"/>
              </w:rPr>
            </w:pPr>
            <w:r>
              <w:rPr>
                <w:sz w:val="16"/>
              </w:rPr>
              <w:t>232</w:t>
            </w:r>
          </w:p>
        </w:tc>
        <w:tc>
          <w:tcPr>
            <w:tcW w:w="851" w:type="dxa"/>
            <w:tcBorders>
              <w:bottom w:val="double" w:sz="1" w:space="0" w:color="000000"/>
            </w:tcBorders>
          </w:tcPr>
          <w:p w14:paraId="0358E129" w14:textId="77777777" w:rsidR="00054221" w:rsidRDefault="00BD4E74">
            <w:pPr>
              <w:pStyle w:val="TableParagraph"/>
              <w:spacing w:before="18" w:line="240" w:lineRule="auto"/>
              <w:ind w:left="93" w:right="93"/>
              <w:rPr>
                <w:sz w:val="16"/>
              </w:rPr>
            </w:pPr>
            <w:r>
              <w:rPr>
                <w:sz w:val="16"/>
              </w:rPr>
              <w:t>842</w:t>
            </w:r>
          </w:p>
        </w:tc>
        <w:tc>
          <w:tcPr>
            <w:tcW w:w="672" w:type="dxa"/>
            <w:tcBorders>
              <w:bottom w:val="double" w:sz="1" w:space="0" w:color="000000"/>
            </w:tcBorders>
          </w:tcPr>
          <w:p w14:paraId="03C2A004" w14:textId="77777777" w:rsidR="00054221" w:rsidRDefault="00BD4E74">
            <w:pPr>
              <w:pStyle w:val="TableParagraph"/>
              <w:spacing w:before="18" w:line="240" w:lineRule="auto"/>
              <w:ind w:left="88" w:right="88"/>
              <w:rPr>
                <w:sz w:val="16"/>
              </w:rPr>
            </w:pPr>
            <w:r>
              <w:rPr>
                <w:sz w:val="16"/>
              </w:rPr>
              <w:t>760</w:t>
            </w:r>
          </w:p>
        </w:tc>
        <w:tc>
          <w:tcPr>
            <w:tcW w:w="806" w:type="dxa"/>
            <w:tcBorders>
              <w:bottom w:val="double" w:sz="1" w:space="0" w:color="000000"/>
            </w:tcBorders>
          </w:tcPr>
          <w:p w14:paraId="5C815CD1" w14:textId="77777777" w:rsidR="00054221" w:rsidRDefault="00BD4E74">
            <w:pPr>
              <w:pStyle w:val="TableParagraph"/>
              <w:spacing w:before="18" w:line="240" w:lineRule="auto"/>
              <w:ind w:left="155" w:right="155"/>
              <w:rPr>
                <w:sz w:val="16"/>
              </w:rPr>
            </w:pPr>
            <w:r>
              <w:rPr>
                <w:sz w:val="16"/>
              </w:rPr>
              <w:t>656</w:t>
            </w:r>
          </w:p>
        </w:tc>
        <w:tc>
          <w:tcPr>
            <w:tcW w:w="851" w:type="dxa"/>
            <w:tcBorders>
              <w:bottom w:val="double" w:sz="1" w:space="0" w:color="000000"/>
            </w:tcBorders>
          </w:tcPr>
          <w:p w14:paraId="69D2B3F0" w14:textId="77777777" w:rsidR="00054221" w:rsidRDefault="00BD4E74">
            <w:pPr>
              <w:pStyle w:val="TableParagraph"/>
              <w:spacing w:before="18" w:line="240" w:lineRule="auto"/>
              <w:ind w:left="93" w:right="93"/>
              <w:rPr>
                <w:sz w:val="16"/>
              </w:rPr>
            </w:pPr>
            <w:r>
              <w:rPr>
                <w:w w:val="105"/>
                <w:sz w:val="16"/>
              </w:rPr>
              <w:t>1,416</w:t>
            </w:r>
          </w:p>
        </w:tc>
        <w:tc>
          <w:tcPr>
            <w:tcW w:w="672" w:type="dxa"/>
            <w:tcBorders>
              <w:bottom w:val="double" w:sz="1" w:space="0" w:color="000000"/>
            </w:tcBorders>
          </w:tcPr>
          <w:p w14:paraId="534DDB3F" w14:textId="77777777" w:rsidR="00054221" w:rsidRDefault="00BD4E74">
            <w:pPr>
              <w:pStyle w:val="TableParagraph"/>
              <w:spacing w:before="18" w:line="240" w:lineRule="auto"/>
              <w:ind w:left="88" w:right="88"/>
              <w:rPr>
                <w:sz w:val="16"/>
              </w:rPr>
            </w:pPr>
            <w:r>
              <w:rPr>
                <w:sz w:val="16"/>
              </w:rPr>
              <w:t>294</w:t>
            </w:r>
          </w:p>
        </w:tc>
        <w:tc>
          <w:tcPr>
            <w:tcW w:w="806" w:type="dxa"/>
            <w:tcBorders>
              <w:bottom w:val="double" w:sz="1" w:space="0" w:color="000000"/>
            </w:tcBorders>
          </w:tcPr>
          <w:p w14:paraId="6CE0F0A7" w14:textId="77777777" w:rsidR="00054221" w:rsidRDefault="00BD4E74">
            <w:pPr>
              <w:pStyle w:val="TableParagraph"/>
              <w:spacing w:before="18" w:line="240" w:lineRule="auto"/>
              <w:ind w:right="274"/>
              <w:jc w:val="right"/>
              <w:rPr>
                <w:sz w:val="16"/>
              </w:rPr>
            </w:pPr>
            <w:r>
              <w:rPr>
                <w:w w:val="110"/>
                <w:sz w:val="16"/>
              </w:rPr>
              <w:t>157</w:t>
            </w:r>
          </w:p>
        </w:tc>
        <w:tc>
          <w:tcPr>
            <w:tcW w:w="673" w:type="dxa"/>
            <w:tcBorders>
              <w:bottom w:val="double" w:sz="1" w:space="0" w:color="000000"/>
            </w:tcBorders>
          </w:tcPr>
          <w:p w14:paraId="0C7D1EAC" w14:textId="77777777" w:rsidR="00054221" w:rsidRDefault="00BD4E74">
            <w:pPr>
              <w:pStyle w:val="TableParagraph"/>
              <w:spacing w:before="18" w:line="240" w:lineRule="auto"/>
              <w:ind w:left="91" w:right="91"/>
              <w:rPr>
                <w:sz w:val="16"/>
              </w:rPr>
            </w:pPr>
            <w:r>
              <w:rPr>
                <w:w w:val="105"/>
                <w:sz w:val="16"/>
              </w:rPr>
              <w:t>451</w:t>
            </w:r>
          </w:p>
        </w:tc>
      </w:tr>
    </w:tbl>
    <w:p w14:paraId="3E30AA48" w14:textId="11E3E439" w:rsidR="00054221" w:rsidRDefault="00BD4E74">
      <w:pPr>
        <w:spacing w:before="48"/>
        <w:ind w:left="349"/>
        <w:rPr>
          <w:sz w:val="16"/>
        </w:rPr>
      </w:pPr>
      <w:r>
        <w:rPr>
          <w:noProof/>
          <w:color w:val="2B579A"/>
          <w:shd w:val="clear" w:color="auto" w:fill="E6E6E6"/>
        </w:rPr>
        <mc:AlternateContent>
          <mc:Choice Requires="wps">
            <w:drawing>
              <wp:anchor distT="0" distB="0" distL="114300" distR="114300" simplePos="0" relativeHeight="251658250" behindDoc="1" locked="0" layoutInCell="1" allowOverlap="1" wp14:anchorId="50B83DF6" wp14:editId="4D214F16">
                <wp:simplePos x="0" y="0"/>
                <wp:positionH relativeFrom="page">
                  <wp:posOffset>1035685</wp:posOffset>
                </wp:positionH>
                <wp:positionV relativeFrom="paragraph">
                  <wp:posOffset>-146050</wp:posOffset>
                </wp:positionV>
                <wp:extent cx="5701030" cy="0"/>
                <wp:effectExtent l="0" t="0" r="0" b="0"/>
                <wp:wrapNone/>
                <wp:docPr id="53"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103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3F80BA7">
              <v:line id="Line 49" style="position:absolute;z-index:-20178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81.55pt,-11.5pt" to="530.45pt,-11.5pt" w14:anchorId="712313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">
                <w10:wrap anchorx="page"/>
              </v:line>
            </w:pict>
          </mc:Fallback>
        </mc:AlternateContent>
      </w:r>
      <w:r>
        <w:rPr>
          <w:sz w:val="16"/>
        </w:rPr>
        <w:t>Note:</w:t>
      </w:r>
      <w:r>
        <w:rPr>
          <w:spacing w:val="6"/>
          <w:sz w:val="16"/>
        </w:rPr>
        <w:t xml:space="preserve"> </w:t>
      </w:r>
      <w:r>
        <w:rPr>
          <w:sz w:val="16"/>
        </w:rPr>
        <w:t>Robust</w:t>
      </w:r>
      <w:r>
        <w:rPr>
          <w:spacing w:val="22"/>
          <w:sz w:val="16"/>
        </w:rPr>
        <w:t xml:space="preserve"> </w:t>
      </w:r>
      <w:r>
        <w:rPr>
          <w:sz w:val="16"/>
        </w:rPr>
        <w:t>standard</w:t>
      </w:r>
      <w:r>
        <w:rPr>
          <w:spacing w:val="22"/>
          <w:sz w:val="16"/>
        </w:rPr>
        <w:t xml:space="preserve"> </w:t>
      </w:r>
      <w:r>
        <w:rPr>
          <w:sz w:val="16"/>
        </w:rPr>
        <w:t>errors</w:t>
      </w:r>
      <w:r>
        <w:rPr>
          <w:spacing w:val="23"/>
          <w:sz w:val="16"/>
        </w:rPr>
        <w:t xml:space="preserve"> </w:t>
      </w:r>
      <w:r>
        <w:rPr>
          <w:sz w:val="16"/>
        </w:rPr>
        <w:t>in</w:t>
      </w:r>
      <w:r>
        <w:rPr>
          <w:spacing w:val="22"/>
          <w:sz w:val="16"/>
        </w:rPr>
        <w:t xml:space="preserve"> </w:t>
      </w:r>
      <w:r>
        <w:rPr>
          <w:sz w:val="16"/>
        </w:rPr>
        <w:t>parentheses;</w:t>
      </w:r>
      <w:r>
        <w:rPr>
          <w:spacing w:val="24"/>
          <w:sz w:val="16"/>
        </w:rPr>
        <w:t xml:space="preserve"> </w:t>
      </w:r>
      <w:r>
        <w:rPr>
          <w:sz w:val="16"/>
        </w:rPr>
        <w:t>*</w:t>
      </w:r>
      <w:r>
        <w:rPr>
          <w:spacing w:val="22"/>
          <w:sz w:val="16"/>
        </w:rPr>
        <w:t xml:space="preserve"> </w:t>
      </w:r>
      <w:r>
        <w:rPr>
          <w:sz w:val="16"/>
        </w:rPr>
        <w:t>p</w:t>
      </w:r>
      <w:r>
        <w:rPr>
          <w:rFonts w:ascii="Verdana"/>
          <w:i/>
          <w:sz w:val="16"/>
        </w:rPr>
        <w:t>&lt;</w:t>
      </w:r>
      <w:r>
        <w:rPr>
          <w:sz w:val="16"/>
        </w:rPr>
        <w:t>0.05,</w:t>
      </w:r>
      <w:r>
        <w:rPr>
          <w:spacing w:val="22"/>
          <w:sz w:val="16"/>
        </w:rPr>
        <w:t xml:space="preserve"> </w:t>
      </w:r>
      <w:r>
        <w:rPr>
          <w:sz w:val="16"/>
        </w:rPr>
        <w:t>**</w:t>
      </w:r>
      <w:r>
        <w:rPr>
          <w:spacing w:val="22"/>
          <w:sz w:val="16"/>
        </w:rPr>
        <w:t xml:space="preserve"> </w:t>
      </w:r>
      <w:r>
        <w:rPr>
          <w:sz w:val="16"/>
        </w:rPr>
        <w:t>p</w:t>
      </w:r>
      <w:r>
        <w:rPr>
          <w:rFonts w:ascii="Verdana"/>
          <w:i/>
          <w:sz w:val="16"/>
        </w:rPr>
        <w:t>&lt;</w:t>
      </w:r>
      <w:r>
        <w:rPr>
          <w:sz w:val="16"/>
        </w:rPr>
        <w:t>0.01,</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0.001.</w:t>
      </w:r>
    </w:p>
    <w:p w14:paraId="6C015476" w14:textId="77777777" w:rsidR="00054221" w:rsidRDefault="00054221">
      <w:pPr>
        <w:pStyle w:val="BodyText"/>
        <w:spacing w:before="1"/>
        <w:rPr>
          <w:sz w:val="28"/>
        </w:rPr>
      </w:pPr>
    </w:p>
    <w:p w14:paraId="0A121793" w14:textId="5BD2535B" w:rsidR="00054221" w:rsidRDefault="00BD4E74">
      <w:pPr>
        <w:pStyle w:val="BodyText"/>
        <w:spacing w:line="314" w:lineRule="auto"/>
        <w:ind w:left="120" w:right="576"/>
        <w:jc w:val="both"/>
      </w:pPr>
      <w:r>
        <w:rPr>
          <w:spacing w:val="-1"/>
        </w:rPr>
        <w:t xml:space="preserve">The CARI results calculated using the </w:t>
      </w:r>
      <w:r>
        <w:t xml:space="preserve">income and income change modules implemented </w:t>
      </w:r>
      <w:r w:rsidR="65E82F6D">
        <w:t>by</w:t>
      </w:r>
      <w:r>
        <w:rPr>
          <w:spacing w:val="-52"/>
        </w:rPr>
        <w:t xml:space="preserve"> </w:t>
      </w:r>
      <w:r>
        <w:rPr>
          <w:w w:val="95"/>
        </w:rPr>
        <w:t>phone (rCARI-Inc) and in F2F interviews (CARI-Inc) are presented in Table 5.</w:t>
      </w:r>
      <w:r>
        <w:rPr>
          <w:spacing w:val="1"/>
          <w:w w:val="95"/>
        </w:rPr>
        <w:t xml:space="preserve"> </w:t>
      </w:r>
      <w:r>
        <w:rPr>
          <w:w w:val="95"/>
        </w:rPr>
        <w:t>Results are different</w:t>
      </w:r>
      <w:r>
        <w:rPr>
          <w:spacing w:val="1"/>
          <w:w w:val="95"/>
        </w:rPr>
        <w:t xml:space="preserve"> </w:t>
      </w:r>
      <w:r>
        <w:t>across the 3 pilot countries.</w:t>
      </w:r>
      <w:r>
        <w:rPr>
          <w:spacing w:val="1"/>
        </w:rPr>
        <w:t xml:space="preserve"> </w:t>
      </w:r>
      <w:r>
        <w:t>The results show that rCARI-Inc significantly over-estimates the</w:t>
      </w:r>
      <w:r>
        <w:rPr>
          <w:spacing w:val="1"/>
        </w:rPr>
        <w:t xml:space="preserve"> </w:t>
      </w:r>
      <w:r>
        <w:t>number</w:t>
      </w:r>
      <w:r>
        <w:rPr>
          <w:spacing w:val="-10"/>
        </w:rPr>
        <w:t xml:space="preserve"> </w:t>
      </w:r>
      <w:r>
        <w:t>of</w:t>
      </w:r>
      <w:r>
        <w:rPr>
          <w:spacing w:val="-10"/>
        </w:rPr>
        <w:t xml:space="preserve"> </w:t>
      </w:r>
      <w:r>
        <w:t>food</w:t>
      </w:r>
      <w:r>
        <w:rPr>
          <w:spacing w:val="-9"/>
        </w:rPr>
        <w:t xml:space="preserve"> </w:t>
      </w:r>
      <w:r>
        <w:t>insecur</w:t>
      </w:r>
      <w:r w:rsidR="78D53F29">
        <w:t>e</w:t>
      </w:r>
      <w:r>
        <w:rPr>
          <w:spacing w:val="-10"/>
        </w:rPr>
        <w:t xml:space="preserve"> </w:t>
      </w:r>
      <w:r>
        <w:t>compared</w:t>
      </w:r>
      <w:r>
        <w:rPr>
          <w:spacing w:val="-9"/>
        </w:rPr>
        <w:t xml:space="preserve"> </w:t>
      </w:r>
      <w:r>
        <w:t>to</w:t>
      </w:r>
      <w:r>
        <w:rPr>
          <w:spacing w:val="-10"/>
        </w:rPr>
        <w:t xml:space="preserve"> </w:t>
      </w:r>
      <w:r>
        <w:t>CARI-Inc</w:t>
      </w:r>
      <w:r>
        <w:rPr>
          <w:spacing w:val="-10"/>
        </w:rPr>
        <w:t xml:space="preserve"> </w:t>
      </w:r>
      <w:r>
        <w:t>by</w:t>
      </w:r>
      <w:r>
        <w:rPr>
          <w:spacing w:val="-9"/>
        </w:rPr>
        <w:t xml:space="preserve"> </w:t>
      </w:r>
      <w:r>
        <w:t>between</w:t>
      </w:r>
      <w:r>
        <w:rPr>
          <w:spacing w:val="-10"/>
        </w:rPr>
        <w:t xml:space="preserve"> </w:t>
      </w:r>
      <w:r>
        <w:t>9</w:t>
      </w:r>
      <w:r w:rsidR="30B5AE1A">
        <w:t>-</w:t>
      </w:r>
      <w:r>
        <w:t>10</w:t>
      </w:r>
      <w:r w:rsidR="08CCBE16">
        <w:t xml:space="preserve"> percentage</w:t>
      </w:r>
      <w:r>
        <w:rPr>
          <w:spacing w:val="-10"/>
        </w:rPr>
        <w:t xml:space="preserve"> </w:t>
      </w:r>
      <w:r>
        <w:t>points</w:t>
      </w:r>
      <w:r>
        <w:rPr>
          <w:spacing w:val="-9"/>
        </w:rPr>
        <w:t xml:space="preserve"> </w:t>
      </w:r>
      <w:r>
        <w:t>in</w:t>
      </w:r>
      <w:r>
        <w:rPr>
          <w:spacing w:val="-10"/>
        </w:rPr>
        <w:t xml:space="preserve"> </w:t>
      </w:r>
      <w:r>
        <w:t>Myanmar</w:t>
      </w:r>
      <w:r>
        <w:rPr>
          <w:spacing w:val="-9"/>
        </w:rPr>
        <w:t xml:space="preserve"> </w:t>
      </w:r>
      <w:r>
        <w:t>and</w:t>
      </w:r>
      <w:r>
        <w:rPr>
          <w:spacing w:val="-51"/>
        </w:rPr>
        <w:t xml:space="preserve"> </w:t>
      </w:r>
      <w:r>
        <w:t>Ecuador.</w:t>
      </w:r>
    </w:p>
    <w:p w14:paraId="731F1AAC" w14:textId="2ECB9E4A" w:rsidR="00054221" w:rsidRDefault="00BD4E74">
      <w:pPr>
        <w:pStyle w:val="BodyText"/>
        <w:spacing w:before="166"/>
        <w:ind w:left="120"/>
        <w:jc w:val="both"/>
      </w:pPr>
      <w:r>
        <w:t>Next,</w:t>
      </w:r>
      <w:r>
        <w:rPr>
          <w:spacing w:val="7"/>
        </w:rPr>
        <w:t xml:space="preserve"> </w:t>
      </w:r>
      <w:r>
        <w:t>a</w:t>
      </w:r>
      <w:r>
        <w:rPr>
          <w:spacing w:val="6"/>
        </w:rPr>
        <w:t xml:space="preserve"> </w:t>
      </w:r>
      <w:r>
        <w:t>comparison</w:t>
      </w:r>
      <w:r>
        <w:rPr>
          <w:spacing w:val="6"/>
        </w:rPr>
        <w:t xml:space="preserve"> </w:t>
      </w:r>
      <w:r>
        <w:t>of</w:t>
      </w:r>
      <w:r>
        <w:rPr>
          <w:spacing w:val="6"/>
        </w:rPr>
        <w:t xml:space="preserve"> </w:t>
      </w:r>
      <w:r>
        <w:t>CARI</w:t>
      </w:r>
      <w:r>
        <w:rPr>
          <w:spacing w:val="6"/>
        </w:rPr>
        <w:t xml:space="preserve"> </w:t>
      </w:r>
      <w:r w:rsidR="5649B8FE">
        <w:rPr>
          <w:spacing w:val="6"/>
        </w:rPr>
        <w:t xml:space="preserve">computed </w:t>
      </w:r>
      <w:r>
        <w:t>using</w:t>
      </w:r>
      <w:r>
        <w:rPr>
          <w:spacing w:val="6"/>
        </w:rPr>
        <w:t xml:space="preserve"> </w:t>
      </w:r>
      <w:r>
        <w:t>FES</w:t>
      </w:r>
      <w:r>
        <w:rPr>
          <w:spacing w:val="6"/>
        </w:rPr>
        <w:t xml:space="preserve"> </w:t>
      </w:r>
      <w:r>
        <w:t>is</w:t>
      </w:r>
      <w:r>
        <w:rPr>
          <w:spacing w:val="6"/>
        </w:rPr>
        <w:t xml:space="preserve"> </w:t>
      </w:r>
      <w:r>
        <w:t>compared</w:t>
      </w:r>
      <w:r>
        <w:rPr>
          <w:spacing w:val="6"/>
        </w:rPr>
        <w:t xml:space="preserve"> </w:t>
      </w:r>
      <w:r>
        <w:t>with</w:t>
      </w:r>
      <w:r>
        <w:rPr>
          <w:spacing w:val="6"/>
        </w:rPr>
        <w:t xml:space="preserve"> </w:t>
      </w:r>
      <w:r>
        <w:t>income</w:t>
      </w:r>
      <w:r>
        <w:rPr>
          <w:spacing w:val="6"/>
        </w:rPr>
        <w:t xml:space="preserve"> </w:t>
      </w:r>
      <w:r>
        <w:t>and</w:t>
      </w:r>
      <w:r>
        <w:rPr>
          <w:spacing w:val="6"/>
        </w:rPr>
        <w:t xml:space="preserve"> </w:t>
      </w:r>
      <w:r>
        <w:t>income</w:t>
      </w:r>
      <w:r>
        <w:rPr>
          <w:spacing w:val="6"/>
        </w:rPr>
        <w:t xml:space="preserve"> </w:t>
      </w:r>
      <w:proofErr w:type="gramStart"/>
      <w:r>
        <w:t>change</w:t>
      </w:r>
      <w:proofErr w:type="gramEnd"/>
    </w:p>
    <w:p w14:paraId="0B4F2223" w14:textId="77777777" w:rsidR="00054221" w:rsidRDefault="00054221">
      <w:pPr>
        <w:jc w:val="both"/>
        <w:sectPr w:rsidR="00054221">
          <w:pgSz w:w="12240" w:h="15840"/>
          <w:pgMar w:top="1340" w:right="860" w:bottom="1080" w:left="1320" w:header="0" w:footer="888" w:gutter="0"/>
          <w:cols w:space="720"/>
        </w:sectPr>
      </w:pPr>
    </w:p>
    <w:p w14:paraId="75DD50AF" w14:textId="29B014E4" w:rsidR="00054221" w:rsidRDefault="00BD4E74">
      <w:pPr>
        <w:pStyle w:val="BodyText"/>
        <w:spacing w:before="128"/>
        <w:ind w:left="257" w:right="715"/>
        <w:jc w:val="center"/>
      </w:pPr>
      <w:r>
        <w:rPr>
          <w:noProof/>
          <w:color w:val="2B579A"/>
          <w:shd w:val="clear" w:color="auto" w:fill="E6E6E6"/>
        </w:rPr>
        <w:lastRenderedPageBreak/>
        <mc:AlternateContent>
          <mc:Choice Requires="wps">
            <w:drawing>
              <wp:anchor distT="0" distB="0" distL="114300" distR="114300" simplePos="0" relativeHeight="251658251" behindDoc="1" locked="0" layoutInCell="1" allowOverlap="1" wp14:anchorId="472DE36E" wp14:editId="74A644F3">
                <wp:simplePos x="0" y="0"/>
                <wp:positionH relativeFrom="page">
                  <wp:posOffset>1035685</wp:posOffset>
                </wp:positionH>
                <wp:positionV relativeFrom="paragraph">
                  <wp:posOffset>666115</wp:posOffset>
                </wp:positionV>
                <wp:extent cx="5701030" cy="0"/>
                <wp:effectExtent l="0" t="0" r="0" b="0"/>
                <wp:wrapNone/>
                <wp:docPr id="52"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103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87B6F6B">
              <v:line id="Line 48" style="position:absolute;z-index:-20178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81.55pt,52.45pt" to="530.45pt,52.45pt" w14:anchorId="4ECA7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">
                <w10:wrap anchorx="page"/>
              </v:line>
            </w:pict>
          </mc:Fallback>
        </mc:AlternateContent>
      </w:r>
      <w:r>
        <w:t>Table</w:t>
      </w:r>
      <w:r>
        <w:rPr>
          <w:spacing w:val="7"/>
        </w:rPr>
        <w:t xml:space="preserve"> </w:t>
      </w:r>
      <w:r>
        <w:t>5:</w:t>
      </w:r>
      <w:r>
        <w:rPr>
          <w:spacing w:val="28"/>
        </w:rPr>
        <w:t xml:space="preserve"> </w:t>
      </w:r>
      <w:r>
        <w:t>Impact</w:t>
      </w:r>
      <w:r>
        <w:rPr>
          <w:spacing w:val="8"/>
        </w:rPr>
        <w:t xml:space="preserve"> </w:t>
      </w:r>
      <w:r>
        <w:t>of</w:t>
      </w:r>
      <w:r>
        <w:rPr>
          <w:spacing w:val="7"/>
        </w:rPr>
        <w:t xml:space="preserve"> </w:t>
      </w:r>
      <w:r>
        <w:t>Survey</w:t>
      </w:r>
      <w:r>
        <w:rPr>
          <w:spacing w:val="8"/>
        </w:rPr>
        <w:t xml:space="preserve"> </w:t>
      </w:r>
      <w:r>
        <w:t>Modality:</w:t>
      </w:r>
      <w:r>
        <w:rPr>
          <w:spacing w:val="28"/>
        </w:rPr>
        <w:t xml:space="preserve"> </w:t>
      </w:r>
      <w:r>
        <w:t>CARI-Inc</w:t>
      </w:r>
      <w:r>
        <w:rPr>
          <w:spacing w:val="8"/>
        </w:rPr>
        <w:t xml:space="preserve"> </w:t>
      </w:r>
      <w:r>
        <w:t>vs.</w:t>
      </w:r>
      <w:r>
        <w:rPr>
          <w:spacing w:val="28"/>
        </w:rPr>
        <w:t xml:space="preserve"> </w:t>
      </w:r>
      <w:r>
        <w:t>rCARI-Inc</w:t>
      </w:r>
    </w:p>
    <w:p w14:paraId="466D3DB7" w14:textId="77777777" w:rsidR="00054221" w:rsidRDefault="00054221">
      <w:pPr>
        <w:pStyle w:val="BodyText"/>
        <w:spacing w:before="10"/>
      </w:pPr>
    </w:p>
    <w:tbl>
      <w:tblPr>
        <w:tblW w:w="0" w:type="auto"/>
        <w:tblInd w:w="318" w:type="dxa"/>
        <w:tblLayout w:type="fixed"/>
        <w:tblCellMar>
          <w:left w:w="0" w:type="dxa"/>
          <w:right w:w="0" w:type="dxa"/>
        </w:tblCellMar>
        <w:tblLook w:val="01E0" w:firstRow="1" w:lastRow="1" w:firstColumn="1" w:lastColumn="1" w:noHBand="0" w:noVBand="0"/>
      </w:tblPr>
      <w:tblGrid>
        <w:gridCol w:w="2843"/>
        <w:gridCol w:w="806"/>
        <w:gridCol w:w="851"/>
        <w:gridCol w:w="672"/>
        <w:gridCol w:w="806"/>
        <w:gridCol w:w="851"/>
        <w:gridCol w:w="671"/>
        <w:gridCol w:w="805"/>
        <w:gridCol w:w="672"/>
      </w:tblGrid>
      <w:tr w:rsidR="00054221" w14:paraId="6FE5BD98" w14:textId="77777777">
        <w:trPr>
          <w:trHeight w:val="366"/>
        </w:trPr>
        <w:tc>
          <w:tcPr>
            <w:tcW w:w="2843" w:type="dxa"/>
            <w:tcBorders>
              <w:top w:val="double" w:sz="1" w:space="0" w:color="000000"/>
            </w:tcBorders>
          </w:tcPr>
          <w:p w14:paraId="67E55DEF" w14:textId="77777777" w:rsidR="00054221" w:rsidRDefault="00BD4E74">
            <w:pPr>
              <w:pStyle w:val="TableParagraph"/>
              <w:tabs>
                <w:tab w:val="left" w:pos="2354"/>
              </w:tabs>
              <w:spacing w:before="188" w:line="159" w:lineRule="exact"/>
              <w:ind w:left="119"/>
              <w:jc w:val="left"/>
              <w:rPr>
                <w:sz w:val="16"/>
              </w:rPr>
            </w:pPr>
            <w:r>
              <w:rPr>
                <w:w w:val="105"/>
                <w:sz w:val="16"/>
              </w:rPr>
              <w:t>Variable</w:t>
            </w:r>
            <w:r>
              <w:rPr>
                <w:w w:val="105"/>
                <w:sz w:val="16"/>
              </w:rPr>
              <w:tab/>
              <w:t>F2F</w:t>
            </w:r>
          </w:p>
        </w:tc>
        <w:tc>
          <w:tcPr>
            <w:tcW w:w="806" w:type="dxa"/>
            <w:tcBorders>
              <w:top w:val="double" w:sz="1" w:space="0" w:color="000000"/>
            </w:tcBorders>
          </w:tcPr>
          <w:p w14:paraId="65518C76" w14:textId="77777777" w:rsidR="00054221" w:rsidRDefault="00BD4E74">
            <w:pPr>
              <w:pStyle w:val="TableParagraph"/>
              <w:spacing w:before="0" w:line="180" w:lineRule="exact"/>
              <w:ind w:left="137"/>
              <w:jc w:val="left"/>
              <w:rPr>
                <w:sz w:val="16"/>
              </w:rPr>
            </w:pPr>
            <w:proofErr w:type="spellStart"/>
            <w:r>
              <w:rPr>
                <w:w w:val="105"/>
                <w:sz w:val="16"/>
              </w:rPr>
              <w:t>Myanma</w:t>
            </w:r>
            <w:proofErr w:type="spellEnd"/>
          </w:p>
          <w:p w14:paraId="048687A0" w14:textId="77777777" w:rsidR="00054221" w:rsidRDefault="00BD4E74">
            <w:pPr>
              <w:pStyle w:val="TableParagraph"/>
              <w:spacing w:before="7" w:line="159" w:lineRule="exact"/>
              <w:ind w:left="119"/>
              <w:jc w:val="left"/>
              <w:rPr>
                <w:sz w:val="16"/>
              </w:rPr>
            </w:pPr>
            <w:r>
              <w:rPr>
                <w:w w:val="105"/>
                <w:sz w:val="16"/>
              </w:rPr>
              <w:t>Remote</w:t>
            </w:r>
          </w:p>
        </w:tc>
        <w:tc>
          <w:tcPr>
            <w:tcW w:w="851" w:type="dxa"/>
            <w:tcBorders>
              <w:top w:val="double" w:sz="1" w:space="0" w:color="000000"/>
            </w:tcBorders>
          </w:tcPr>
          <w:p w14:paraId="380DC929" w14:textId="77777777" w:rsidR="00054221" w:rsidRDefault="00BD4E74">
            <w:pPr>
              <w:pStyle w:val="TableParagraph"/>
              <w:spacing w:before="0" w:line="180" w:lineRule="exact"/>
              <w:ind w:left="-25" w:right="807"/>
              <w:rPr>
                <w:sz w:val="16"/>
              </w:rPr>
            </w:pPr>
            <w:r>
              <w:rPr>
                <w:sz w:val="16"/>
              </w:rPr>
              <w:t>r</w:t>
            </w:r>
          </w:p>
          <w:p w14:paraId="03EB010A" w14:textId="77777777" w:rsidR="00054221" w:rsidRDefault="00BD4E74">
            <w:pPr>
              <w:pStyle w:val="TableParagraph"/>
              <w:spacing w:before="7" w:line="159" w:lineRule="exact"/>
              <w:ind w:left="93" w:right="93"/>
              <w:rPr>
                <w:sz w:val="16"/>
              </w:rPr>
            </w:pPr>
            <w:r>
              <w:rPr>
                <w:sz w:val="16"/>
              </w:rPr>
              <w:t>Diff</w:t>
            </w:r>
          </w:p>
        </w:tc>
        <w:tc>
          <w:tcPr>
            <w:tcW w:w="672" w:type="dxa"/>
            <w:tcBorders>
              <w:top w:val="double" w:sz="1" w:space="0" w:color="000000"/>
            </w:tcBorders>
          </w:tcPr>
          <w:p w14:paraId="6993999F" w14:textId="77777777" w:rsidR="00054221" w:rsidRDefault="00BD4E74">
            <w:pPr>
              <w:pStyle w:val="TableParagraph"/>
              <w:spacing w:before="188" w:line="159" w:lineRule="exact"/>
              <w:ind w:left="88" w:right="89"/>
              <w:rPr>
                <w:sz w:val="16"/>
              </w:rPr>
            </w:pPr>
            <w:r>
              <w:rPr>
                <w:w w:val="110"/>
                <w:sz w:val="16"/>
              </w:rPr>
              <w:t>F2F</w:t>
            </w:r>
          </w:p>
        </w:tc>
        <w:tc>
          <w:tcPr>
            <w:tcW w:w="806" w:type="dxa"/>
            <w:tcBorders>
              <w:top w:val="double" w:sz="1" w:space="0" w:color="000000"/>
            </w:tcBorders>
          </w:tcPr>
          <w:p w14:paraId="5E79636B" w14:textId="77777777" w:rsidR="00054221" w:rsidRDefault="00BD4E74">
            <w:pPr>
              <w:pStyle w:val="TableParagraph"/>
              <w:spacing w:before="0" w:line="180" w:lineRule="exact"/>
              <w:ind w:left="184"/>
              <w:jc w:val="left"/>
              <w:rPr>
                <w:sz w:val="16"/>
              </w:rPr>
            </w:pPr>
            <w:r>
              <w:rPr>
                <w:spacing w:val="-1"/>
                <w:w w:val="105"/>
                <w:sz w:val="16"/>
              </w:rPr>
              <w:t>Ecuador</w:t>
            </w:r>
          </w:p>
          <w:p w14:paraId="71E7E6F8" w14:textId="77777777" w:rsidR="00054221" w:rsidRDefault="00BD4E74">
            <w:pPr>
              <w:pStyle w:val="TableParagraph"/>
              <w:spacing w:before="7" w:line="159" w:lineRule="exact"/>
              <w:ind w:left="118"/>
              <w:jc w:val="left"/>
              <w:rPr>
                <w:sz w:val="16"/>
              </w:rPr>
            </w:pPr>
            <w:r>
              <w:rPr>
                <w:w w:val="105"/>
                <w:sz w:val="16"/>
              </w:rPr>
              <w:t>Remote</w:t>
            </w:r>
          </w:p>
        </w:tc>
        <w:tc>
          <w:tcPr>
            <w:tcW w:w="851" w:type="dxa"/>
            <w:tcBorders>
              <w:top w:val="double" w:sz="1" w:space="0" w:color="000000"/>
            </w:tcBorders>
          </w:tcPr>
          <w:p w14:paraId="6894B5E5" w14:textId="77777777" w:rsidR="00054221" w:rsidRDefault="00BD4E74">
            <w:pPr>
              <w:pStyle w:val="TableParagraph"/>
              <w:spacing w:before="188" w:line="159" w:lineRule="exact"/>
              <w:ind w:left="92" w:right="93"/>
              <w:rPr>
                <w:sz w:val="16"/>
              </w:rPr>
            </w:pPr>
            <w:r>
              <w:rPr>
                <w:sz w:val="16"/>
              </w:rPr>
              <w:t>Diff</w:t>
            </w:r>
          </w:p>
        </w:tc>
        <w:tc>
          <w:tcPr>
            <w:tcW w:w="671" w:type="dxa"/>
            <w:tcBorders>
              <w:top w:val="double" w:sz="1" w:space="0" w:color="000000"/>
            </w:tcBorders>
          </w:tcPr>
          <w:p w14:paraId="2C13117F" w14:textId="77777777" w:rsidR="00054221" w:rsidRDefault="00BD4E74">
            <w:pPr>
              <w:pStyle w:val="TableParagraph"/>
              <w:spacing w:before="188" w:line="159" w:lineRule="exact"/>
              <w:ind w:left="82" w:right="82"/>
              <w:rPr>
                <w:sz w:val="16"/>
              </w:rPr>
            </w:pPr>
            <w:r>
              <w:rPr>
                <w:w w:val="110"/>
                <w:sz w:val="16"/>
              </w:rPr>
              <w:t>F2F</w:t>
            </w:r>
          </w:p>
        </w:tc>
        <w:tc>
          <w:tcPr>
            <w:tcW w:w="805" w:type="dxa"/>
            <w:tcBorders>
              <w:top w:val="double" w:sz="1" w:space="0" w:color="000000"/>
            </w:tcBorders>
          </w:tcPr>
          <w:p w14:paraId="7292FFEA" w14:textId="77777777" w:rsidR="00054221" w:rsidRDefault="00BD4E74">
            <w:pPr>
              <w:pStyle w:val="TableParagraph"/>
              <w:spacing w:before="0" w:line="180" w:lineRule="exact"/>
              <w:ind w:left="215"/>
              <w:jc w:val="left"/>
              <w:rPr>
                <w:sz w:val="16"/>
              </w:rPr>
            </w:pPr>
            <w:r>
              <w:rPr>
                <w:w w:val="115"/>
                <w:sz w:val="16"/>
              </w:rPr>
              <w:t>CAR</w:t>
            </w:r>
          </w:p>
          <w:p w14:paraId="0C70987D" w14:textId="77777777" w:rsidR="00054221" w:rsidRDefault="00BD4E74">
            <w:pPr>
              <w:pStyle w:val="TableParagraph"/>
              <w:spacing w:before="7" w:line="159" w:lineRule="exact"/>
              <w:ind w:left="118"/>
              <w:jc w:val="left"/>
              <w:rPr>
                <w:sz w:val="16"/>
              </w:rPr>
            </w:pPr>
            <w:r>
              <w:rPr>
                <w:w w:val="105"/>
                <w:sz w:val="16"/>
              </w:rPr>
              <w:t>Remote</w:t>
            </w:r>
          </w:p>
        </w:tc>
        <w:tc>
          <w:tcPr>
            <w:tcW w:w="672" w:type="dxa"/>
            <w:tcBorders>
              <w:top w:val="double" w:sz="1" w:space="0" w:color="000000"/>
            </w:tcBorders>
          </w:tcPr>
          <w:p w14:paraId="5696BD37" w14:textId="77777777" w:rsidR="00054221" w:rsidRDefault="00BD4E74">
            <w:pPr>
              <w:pStyle w:val="TableParagraph"/>
              <w:spacing w:before="188" w:line="159" w:lineRule="exact"/>
              <w:ind w:left="88" w:right="88"/>
              <w:rPr>
                <w:sz w:val="16"/>
              </w:rPr>
            </w:pPr>
            <w:r>
              <w:rPr>
                <w:sz w:val="16"/>
              </w:rPr>
              <w:t>Diff</w:t>
            </w:r>
          </w:p>
        </w:tc>
      </w:tr>
      <w:tr w:rsidR="00054221" w14:paraId="7553A981" w14:textId="77777777">
        <w:trPr>
          <w:trHeight w:val="193"/>
        </w:trPr>
        <w:tc>
          <w:tcPr>
            <w:tcW w:w="2843" w:type="dxa"/>
          </w:tcPr>
          <w:p w14:paraId="5BA76F85" w14:textId="77777777" w:rsidR="00054221" w:rsidRDefault="00BD4E74">
            <w:pPr>
              <w:pStyle w:val="TableParagraph"/>
              <w:tabs>
                <w:tab w:val="right" w:pos="2657"/>
              </w:tabs>
              <w:spacing w:before="18"/>
              <w:ind w:left="119"/>
              <w:jc w:val="left"/>
              <w:rPr>
                <w:sz w:val="16"/>
              </w:rPr>
            </w:pPr>
            <w:r>
              <w:rPr>
                <w:sz w:val="16"/>
              </w:rPr>
              <w:t>Food</w:t>
            </w:r>
            <w:r>
              <w:rPr>
                <w:spacing w:val="17"/>
                <w:sz w:val="16"/>
              </w:rPr>
              <w:t xml:space="preserve"> </w:t>
            </w:r>
            <w:r>
              <w:rPr>
                <w:sz w:val="16"/>
              </w:rPr>
              <w:t>Secure</w:t>
            </w:r>
            <w:r>
              <w:rPr>
                <w:rFonts w:ascii="Times New Roman"/>
                <w:sz w:val="16"/>
              </w:rPr>
              <w:tab/>
            </w:r>
            <w:r>
              <w:rPr>
                <w:sz w:val="16"/>
              </w:rPr>
              <w:t>0.16</w:t>
            </w:r>
          </w:p>
        </w:tc>
        <w:tc>
          <w:tcPr>
            <w:tcW w:w="806" w:type="dxa"/>
          </w:tcPr>
          <w:p w14:paraId="416E3289" w14:textId="77777777" w:rsidR="00054221" w:rsidRDefault="00BD4E74">
            <w:pPr>
              <w:pStyle w:val="TableParagraph"/>
              <w:spacing w:before="18"/>
              <w:ind w:left="155" w:right="155"/>
              <w:rPr>
                <w:sz w:val="16"/>
              </w:rPr>
            </w:pPr>
            <w:r>
              <w:rPr>
                <w:sz w:val="16"/>
              </w:rPr>
              <w:t>0.07</w:t>
            </w:r>
          </w:p>
        </w:tc>
        <w:tc>
          <w:tcPr>
            <w:tcW w:w="851" w:type="dxa"/>
          </w:tcPr>
          <w:p w14:paraId="3B9576DB" w14:textId="77777777" w:rsidR="00054221" w:rsidRDefault="00BD4E74">
            <w:pPr>
              <w:pStyle w:val="TableParagraph"/>
              <w:spacing w:before="18"/>
              <w:ind w:left="93" w:right="93"/>
              <w:rPr>
                <w:sz w:val="16"/>
              </w:rPr>
            </w:pPr>
            <w:r>
              <w:rPr>
                <w:sz w:val="16"/>
              </w:rPr>
              <w:t>-0.09***</w:t>
            </w:r>
          </w:p>
        </w:tc>
        <w:tc>
          <w:tcPr>
            <w:tcW w:w="672" w:type="dxa"/>
          </w:tcPr>
          <w:p w14:paraId="6FFD752A" w14:textId="77777777" w:rsidR="00054221" w:rsidRDefault="00BD4E74">
            <w:pPr>
              <w:pStyle w:val="TableParagraph"/>
              <w:spacing w:before="18"/>
              <w:ind w:left="88" w:right="88"/>
              <w:rPr>
                <w:sz w:val="16"/>
              </w:rPr>
            </w:pPr>
            <w:r>
              <w:rPr>
                <w:sz w:val="16"/>
              </w:rPr>
              <w:t>0.03</w:t>
            </w:r>
          </w:p>
        </w:tc>
        <w:tc>
          <w:tcPr>
            <w:tcW w:w="806" w:type="dxa"/>
          </w:tcPr>
          <w:p w14:paraId="6984C2A4" w14:textId="77777777" w:rsidR="00054221" w:rsidRDefault="00BD4E74">
            <w:pPr>
              <w:pStyle w:val="TableParagraph"/>
              <w:spacing w:before="18"/>
              <w:ind w:left="155" w:right="155"/>
              <w:rPr>
                <w:sz w:val="16"/>
              </w:rPr>
            </w:pPr>
            <w:r>
              <w:rPr>
                <w:sz w:val="16"/>
              </w:rPr>
              <w:t>0.00</w:t>
            </w:r>
          </w:p>
        </w:tc>
        <w:tc>
          <w:tcPr>
            <w:tcW w:w="851" w:type="dxa"/>
          </w:tcPr>
          <w:p w14:paraId="252C0D7C" w14:textId="77777777" w:rsidR="00054221" w:rsidRDefault="00BD4E74">
            <w:pPr>
              <w:pStyle w:val="TableParagraph"/>
              <w:spacing w:before="18"/>
              <w:ind w:left="93" w:right="93"/>
              <w:rPr>
                <w:sz w:val="16"/>
              </w:rPr>
            </w:pPr>
            <w:r>
              <w:rPr>
                <w:sz w:val="16"/>
              </w:rPr>
              <w:t>-0.02***</w:t>
            </w:r>
          </w:p>
        </w:tc>
        <w:tc>
          <w:tcPr>
            <w:tcW w:w="671" w:type="dxa"/>
          </w:tcPr>
          <w:p w14:paraId="260E03D9" w14:textId="77777777" w:rsidR="00054221" w:rsidRDefault="00BD4E74">
            <w:pPr>
              <w:pStyle w:val="TableParagraph"/>
              <w:spacing w:before="18"/>
              <w:ind w:left="82" w:right="82"/>
              <w:rPr>
                <w:sz w:val="16"/>
              </w:rPr>
            </w:pPr>
            <w:r>
              <w:rPr>
                <w:sz w:val="16"/>
              </w:rPr>
              <w:t>0.02</w:t>
            </w:r>
          </w:p>
        </w:tc>
        <w:tc>
          <w:tcPr>
            <w:tcW w:w="805" w:type="dxa"/>
          </w:tcPr>
          <w:p w14:paraId="02B65F59" w14:textId="77777777" w:rsidR="00054221" w:rsidRDefault="00BD4E74">
            <w:pPr>
              <w:pStyle w:val="TableParagraph"/>
              <w:spacing w:before="18"/>
              <w:ind w:right="249"/>
              <w:jc w:val="right"/>
              <w:rPr>
                <w:sz w:val="16"/>
              </w:rPr>
            </w:pPr>
            <w:r>
              <w:rPr>
                <w:sz w:val="16"/>
              </w:rPr>
              <w:t>0.01</w:t>
            </w:r>
          </w:p>
        </w:tc>
        <w:tc>
          <w:tcPr>
            <w:tcW w:w="672" w:type="dxa"/>
          </w:tcPr>
          <w:p w14:paraId="29747FB2" w14:textId="77777777" w:rsidR="00054221" w:rsidRDefault="00BD4E74">
            <w:pPr>
              <w:pStyle w:val="TableParagraph"/>
              <w:spacing w:before="18"/>
              <w:ind w:left="88" w:right="86"/>
              <w:rPr>
                <w:sz w:val="16"/>
              </w:rPr>
            </w:pPr>
            <w:r>
              <w:rPr>
                <w:sz w:val="16"/>
              </w:rPr>
              <w:t>-0.01</w:t>
            </w:r>
          </w:p>
        </w:tc>
      </w:tr>
      <w:tr w:rsidR="00054221" w14:paraId="296B79C6" w14:textId="77777777">
        <w:trPr>
          <w:trHeight w:val="189"/>
        </w:trPr>
        <w:tc>
          <w:tcPr>
            <w:tcW w:w="2843" w:type="dxa"/>
          </w:tcPr>
          <w:p w14:paraId="259AA28A" w14:textId="77777777" w:rsidR="00054221" w:rsidRDefault="00BD4E74">
            <w:pPr>
              <w:pStyle w:val="TableParagraph"/>
              <w:ind w:right="117"/>
              <w:jc w:val="right"/>
              <w:rPr>
                <w:sz w:val="16"/>
              </w:rPr>
            </w:pPr>
            <w:r>
              <w:rPr>
                <w:sz w:val="16"/>
              </w:rPr>
              <w:t>(0.37)</w:t>
            </w:r>
          </w:p>
        </w:tc>
        <w:tc>
          <w:tcPr>
            <w:tcW w:w="806" w:type="dxa"/>
          </w:tcPr>
          <w:p w14:paraId="385A5888" w14:textId="77777777" w:rsidR="00054221" w:rsidRDefault="00BD4E74">
            <w:pPr>
              <w:pStyle w:val="TableParagraph"/>
              <w:ind w:left="155" w:right="155"/>
              <w:rPr>
                <w:sz w:val="16"/>
              </w:rPr>
            </w:pPr>
            <w:r>
              <w:rPr>
                <w:sz w:val="16"/>
              </w:rPr>
              <w:t>(0.26)</w:t>
            </w:r>
          </w:p>
        </w:tc>
        <w:tc>
          <w:tcPr>
            <w:tcW w:w="851" w:type="dxa"/>
          </w:tcPr>
          <w:p w14:paraId="7D032F6C" w14:textId="77777777" w:rsidR="00054221" w:rsidRDefault="00BD4E74">
            <w:pPr>
              <w:pStyle w:val="TableParagraph"/>
              <w:ind w:left="93" w:right="93"/>
              <w:rPr>
                <w:sz w:val="16"/>
              </w:rPr>
            </w:pPr>
            <w:r>
              <w:rPr>
                <w:sz w:val="16"/>
              </w:rPr>
              <w:t>(0.00)</w:t>
            </w:r>
          </w:p>
        </w:tc>
        <w:tc>
          <w:tcPr>
            <w:tcW w:w="672" w:type="dxa"/>
          </w:tcPr>
          <w:p w14:paraId="7E3F3027" w14:textId="77777777" w:rsidR="00054221" w:rsidRDefault="00BD4E74">
            <w:pPr>
              <w:pStyle w:val="TableParagraph"/>
              <w:ind w:left="88" w:right="88"/>
              <w:rPr>
                <w:sz w:val="16"/>
              </w:rPr>
            </w:pPr>
            <w:r>
              <w:rPr>
                <w:w w:val="105"/>
                <w:sz w:val="16"/>
              </w:rPr>
              <w:t>(0.17)</w:t>
            </w:r>
          </w:p>
        </w:tc>
        <w:tc>
          <w:tcPr>
            <w:tcW w:w="806" w:type="dxa"/>
          </w:tcPr>
          <w:p w14:paraId="592733FD" w14:textId="77777777" w:rsidR="00054221" w:rsidRDefault="00BD4E74">
            <w:pPr>
              <w:pStyle w:val="TableParagraph"/>
              <w:ind w:left="155" w:right="156"/>
              <w:rPr>
                <w:sz w:val="16"/>
              </w:rPr>
            </w:pPr>
            <w:r>
              <w:rPr>
                <w:sz w:val="16"/>
              </w:rPr>
              <w:t>(0.07)</w:t>
            </w:r>
          </w:p>
        </w:tc>
        <w:tc>
          <w:tcPr>
            <w:tcW w:w="851" w:type="dxa"/>
          </w:tcPr>
          <w:p w14:paraId="5002596F" w14:textId="77777777" w:rsidR="00054221" w:rsidRDefault="00BD4E74">
            <w:pPr>
              <w:pStyle w:val="TableParagraph"/>
              <w:ind w:left="92" w:right="93"/>
              <w:rPr>
                <w:sz w:val="16"/>
              </w:rPr>
            </w:pPr>
            <w:r>
              <w:rPr>
                <w:sz w:val="16"/>
              </w:rPr>
              <w:t>(0.00)</w:t>
            </w:r>
          </w:p>
        </w:tc>
        <w:tc>
          <w:tcPr>
            <w:tcW w:w="671" w:type="dxa"/>
          </w:tcPr>
          <w:p w14:paraId="052DE014" w14:textId="77777777" w:rsidR="00054221" w:rsidRDefault="00BD4E74">
            <w:pPr>
              <w:pStyle w:val="TableParagraph"/>
              <w:ind w:left="82" w:right="82"/>
              <w:rPr>
                <w:sz w:val="16"/>
              </w:rPr>
            </w:pPr>
            <w:r>
              <w:rPr>
                <w:w w:val="105"/>
                <w:sz w:val="16"/>
              </w:rPr>
              <w:t>(0.14)</w:t>
            </w:r>
          </w:p>
        </w:tc>
        <w:tc>
          <w:tcPr>
            <w:tcW w:w="805" w:type="dxa"/>
          </w:tcPr>
          <w:p w14:paraId="4BFA1032" w14:textId="77777777" w:rsidR="00054221" w:rsidRDefault="00BD4E74">
            <w:pPr>
              <w:pStyle w:val="TableParagraph"/>
              <w:ind w:right="183"/>
              <w:jc w:val="right"/>
              <w:rPr>
                <w:sz w:val="16"/>
              </w:rPr>
            </w:pPr>
            <w:r>
              <w:rPr>
                <w:sz w:val="16"/>
              </w:rPr>
              <w:t>(0.08)</w:t>
            </w:r>
          </w:p>
        </w:tc>
        <w:tc>
          <w:tcPr>
            <w:tcW w:w="672" w:type="dxa"/>
          </w:tcPr>
          <w:p w14:paraId="534C1917" w14:textId="77777777" w:rsidR="00054221" w:rsidRDefault="00BD4E74">
            <w:pPr>
              <w:pStyle w:val="TableParagraph"/>
              <w:ind w:left="88" w:right="87"/>
              <w:rPr>
                <w:sz w:val="16"/>
              </w:rPr>
            </w:pPr>
            <w:r>
              <w:rPr>
                <w:sz w:val="16"/>
              </w:rPr>
              <w:t>(0.18)</w:t>
            </w:r>
          </w:p>
        </w:tc>
      </w:tr>
      <w:tr w:rsidR="00054221" w14:paraId="746AA85B" w14:textId="77777777">
        <w:trPr>
          <w:trHeight w:val="189"/>
        </w:trPr>
        <w:tc>
          <w:tcPr>
            <w:tcW w:w="2843" w:type="dxa"/>
          </w:tcPr>
          <w:p w14:paraId="1B2B626B" w14:textId="77777777" w:rsidR="00054221" w:rsidRDefault="00BD4E74">
            <w:pPr>
              <w:pStyle w:val="TableParagraph"/>
              <w:tabs>
                <w:tab w:val="right" w:pos="2657"/>
              </w:tabs>
              <w:ind w:left="119"/>
              <w:jc w:val="left"/>
              <w:rPr>
                <w:sz w:val="16"/>
              </w:rPr>
            </w:pPr>
            <w:r>
              <w:rPr>
                <w:sz w:val="16"/>
              </w:rPr>
              <w:t>Marginally</w:t>
            </w:r>
            <w:r>
              <w:rPr>
                <w:spacing w:val="18"/>
                <w:sz w:val="16"/>
              </w:rPr>
              <w:t xml:space="preserve"> </w:t>
            </w:r>
            <w:r>
              <w:rPr>
                <w:sz w:val="16"/>
              </w:rPr>
              <w:t>Food</w:t>
            </w:r>
            <w:r>
              <w:rPr>
                <w:spacing w:val="19"/>
                <w:sz w:val="16"/>
              </w:rPr>
              <w:t xml:space="preserve"> </w:t>
            </w:r>
            <w:r>
              <w:rPr>
                <w:sz w:val="16"/>
              </w:rPr>
              <w:t>Secure</w:t>
            </w:r>
            <w:r>
              <w:rPr>
                <w:rFonts w:ascii="Times New Roman"/>
                <w:sz w:val="16"/>
              </w:rPr>
              <w:tab/>
            </w:r>
            <w:r>
              <w:rPr>
                <w:sz w:val="16"/>
              </w:rPr>
              <w:t>0.43</w:t>
            </w:r>
          </w:p>
        </w:tc>
        <w:tc>
          <w:tcPr>
            <w:tcW w:w="806" w:type="dxa"/>
          </w:tcPr>
          <w:p w14:paraId="6A6B7344" w14:textId="77777777" w:rsidR="00054221" w:rsidRDefault="00BD4E74">
            <w:pPr>
              <w:pStyle w:val="TableParagraph"/>
              <w:ind w:left="155" w:right="155"/>
              <w:rPr>
                <w:sz w:val="16"/>
              </w:rPr>
            </w:pPr>
            <w:r>
              <w:rPr>
                <w:sz w:val="16"/>
              </w:rPr>
              <w:t>0.41</w:t>
            </w:r>
          </w:p>
        </w:tc>
        <w:tc>
          <w:tcPr>
            <w:tcW w:w="851" w:type="dxa"/>
          </w:tcPr>
          <w:p w14:paraId="3731F416" w14:textId="77777777" w:rsidR="00054221" w:rsidRDefault="00BD4E74">
            <w:pPr>
              <w:pStyle w:val="TableParagraph"/>
              <w:ind w:left="93" w:right="93"/>
              <w:rPr>
                <w:sz w:val="16"/>
              </w:rPr>
            </w:pPr>
            <w:r>
              <w:rPr>
                <w:sz w:val="16"/>
              </w:rPr>
              <w:t>-0.02</w:t>
            </w:r>
          </w:p>
        </w:tc>
        <w:tc>
          <w:tcPr>
            <w:tcW w:w="672" w:type="dxa"/>
          </w:tcPr>
          <w:p w14:paraId="126DB78D" w14:textId="77777777" w:rsidR="00054221" w:rsidRDefault="00BD4E74">
            <w:pPr>
              <w:pStyle w:val="TableParagraph"/>
              <w:ind w:left="88" w:right="89"/>
              <w:rPr>
                <w:sz w:val="16"/>
              </w:rPr>
            </w:pPr>
            <w:r>
              <w:rPr>
                <w:sz w:val="16"/>
              </w:rPr>
              <w:t>0.33</w:t>
            </w:r>
          </w:p>
        </w:tc>
        <w:tc>
          <w:tcPr>
            <w:tcW w:w="806" w:type="dxa"/>
          </w:tcPr>
          <w:p w14:paraId="1627619C" w14:textId="77777777" w:rsidR="00054221" w:rsidRDefault="00BD4E74">
            <w:pPr>
              <w:pStyle w:val="TableParagraph"/>
              <w:ind w:left="155" w:right="156"/>
              <w:rPr>
                <w:sz w:val="16"/>
              </w:rPr>
            </w:pPr>
            <w:r>
              <w:rPr>
                <w:sz w:val="16"/>
              </w:rPr>
              <w:t>0.27</w:t>
            </w:r>
          </w:p>
        </w:tc>
        <w:tc>
          <w:tcPr>
            <w:tcW w:w="851" w:type="dxa"/>
          </w:tcPr>
          <w:p w14:paraId="7FD858C9" w14:textId="77777777" w:rsidR="00054221" w:rsidRDefault="00BD4E74">
            <w:pPr>
              <w:pStyle w:val="TableParagraph"/>
              <w:ind w:left="92" w:right="93"/>
              <w:rPr>
                <w:sz w:val="16"/>
              </w:rPr>
            </w:pPr>
            <w:r>
              <w:rPr>
                <w:sz w:val="16"/>
              </w:rPr>
              <w:t>-0.07**</w:t>
            </w:r>
          </w:p>
        </w:tc>
        <w:tc>
          <w:tcPr>
            <w:tcW w:w="671" w:type="dxa"/>
          </w:tcPr>
          <w:p w14:paraId="29D32349" w14:textId="77777777" w:rsidR="00054221" w:rsidRDefault="00BD4E74">
            <w:pPr>
              <w:pStyle w:val="TableParagraph"/>
              <w:ind w:left="82" w:right="82"/>
              <w:rPr>
                <w:sz w:val="16"/>
              </w:rPr>
            </w:pPr>
            <w:r>
              <w:rPr>
                <w:sz w:val="16"/>
              </w:rPr>
              <w:t>0.51</w:t>
            </w:r>
          </w:p>
        </w:tc>
        <w:tc>
          <w:tcPr>
            <w:tcW w:w="805" w:type="dxa"/>
          </w:tcPr>
          <w:p w14:paraId="23FD828F" w14:textId="77777777" w:rsidR="00054221" w:rsidRDefault="00BD4E74">
            <w:pPr>
              <w:pStyle w:val="TableParagraph"/>
              <w:ind w:right="249"/>
              <w:jc w:val="right"/>
              <w:rPr>
                <w:sz w:val="16"/>
              </w:rPr>
            </w:pPr>
            <w:r>
              <w:rPr>
                <w:sz w:val="16"/>
              </w:rPr>
              <w:t>0.52</w:t>
            </w:r>
          </w:p>
        </w:tc>
        <w:tc>
          <w:tcPr>
            <w:tcW w:w="672" w:type="dxa"/>
          </w:tcPr>
          <w:p w14:paraId="4F867606" w14:textId="77777777" w:rsidR="00054221" w:rsidRDefault="00BD4E74">
            <w:pPr>
              <w:pStyle w:val="TableParagraph"/>
              <w:ind w:left="88" w:right="87"/>
              <w:rPr>
                <w:sz w:val="16"/>
              </w:rPr>
            </w:pPr>
            <w:r>
              <w:rPr>
                <w:sz w:val="16"/>
              </w:rPr>
              <w:t>0.01</w:t>
            </w:r>
          </w:p>
        </w:tc>
      </w:tr>
      <w:tr w:rsidR="00054221" w14:paraId="5802D4BC" w14:textId="77777777">
        <w:trPr>
          <w:trHeight w:val="189"/>
        </w:trPr>
        <w:tc>
          <w:tcPr>
            <w:tcW w:w="2843" w:type="dxa"/>
          </w:tcPr>
          <w:p w14:paraId="3AC9A5A4" w14:textId="77777777" w:rsidR="00054221" w:rsidRDefault="00BD4E74">
            <w:pPr>
              <w:pStyle w:val="TableParagraph"/>
              <w:ind w:right="117"/>
              <w:jc w:val="right"/>
              <w:rPr>
                <w:sz w:val="16"/>
              </w:rPr>
            </w:pPr>
            <w:r>
              <w:rPr>
                <w:sz w:val="16"/>
              </w:rPr>
              <w:t>(0.50)</w:t>
            </w:r>
          </w:p>
        </w:tc>
        <w:tc>
          <w:tcPr>
            <w:tcW w:w="806" w:type="dxa"/>
          </w:tcPr>
          <w:p w14:paraId="64E464B6" w14:textId="77777777" w:rsidR="00054221" w:rsidRDefault="00BD4E74">
            <w:pPr>
              <w:pStyle w:val="TableParagraph"/>
              <w:ind w:left="155" w:right="155"/>
              <w:rPr>
                <w:sz w:val="16"/>
              </w:rPr>
            </w:pPr>
            <w:r>
              <w:rPr>
                <w:sz w:val="16"/>
              </w:rPr>
              <w:t>(0.49)</w:t>
            </w:r>
          </w:p>
        </w:tc>
        <w:tc>
          <w:tcPr>
            <w:tcW w:w="851" w:type="dxa"/>
          </w:tcPr>
          <w:p w14:paraId="28F875AE" w14:textId="77777777" w:rsidR="00054221" w:rsidRDefault="00BD4E74">
            <w:pPr>
              <w:pStyle w:val="TableParagraph"/>
              <w:ind w:left="93" w:right="93"/>
              <w:rPr>
                <w:sz w:val="16"/>
              </w:rPr>
            </w:pPr>
            <w:r>
              <w:rPr>
                <w:sz w:val="16"/>
              </w:rPr>
              <w:t>(0.68)</w:t>
            </w:r>
          </w:p>
        </w:tc>
        <w:tc>
          <w:tcPr>
            <w:tcW w:w="672" w:type="dxa"/>
          </w:tcPr>
          <w:p w14:paraId="5EC76CB3" w14:textId="77777777" w:rsidR="00054221" w:rsidRDefault="00BD4E74">
            <w:pPr>
              <w:pStyle w:val="TableParagraph"/>
              <w:ind w:left="88" w:right="88"/>
              <w:rPr>
                <w:sz w:val="16"/>
              </w:rPr>
            </w:pPr>
            <w:r>
              <w:rPr>
                <w:sz w:val="16"/>
              </w:rPr>
              <w:t>(0.47)</w:t>
            </w:r>
          </w:p>
        </w:tc>
        <w:tc>
          <w:tcPr>
            <w:tcW w:w="806" w:type="dxa"/>
          </w:tcPr>
          <w:p w14:paraId="23A1FCB9" w14:textId="77777777" w:rsidR="00054221" w:rsidRDefault="00BD4E74">
            <w:pPr>
              <w:pStyle w:val="TableParagraph"/>
              <w:ind w:left="155" w:right="156"/>
              <w:rPr>
                <w:sz w:val="16"/>
              </w:rPr>
            </w:pPr>
            <w:r>
              <w:rPr>
                <w:sz w:val="16"/>
              </w:rPr>
              <w:t>(0.44)</w:t>
            </w:r>
          </w:p>
        </w:tc>
        <w:tc>
          <w:tcPr>
            <w:tcW w:w="851" w:type="dxa"/>
          </w:tcPr>
          <w:p w14:paraId="18691C0D" w14:textId="77777777" w:rsidR="00054221" w:rsidRDefault="00BD4E74">
            <w:pPr>
              <w:pStyle w:val="TableParagraph"/>
              <w:ind w:left="92" w:right="93"/>
              <w:rPr>
                <w:sz w:val="16"/>
              </w:rPr>
            </w:pPr>
            <w:r>
              <w:rPr>
                <w:sz w:val="16"/>
              </w:rPr>
              <w:t>(0.01)</w:t>
            </w:r>
          </w:p>
        </w:tc>
        <w:tc>
          <w:tcPr>
            <w:tcW w:w="671" w:type="dxa"/>
          </w:tcPr>
          <w:p w14:paraId="1365E635" w14:textId="77777777" w:rsidR="00054221" w:rsidRDefault="00BD4E74">
            <w:pPr>
              <w:pStyle w:val="TableParagraph"/>
              <w:ind w:left="82" w:right="82"/>
              <w:rPr>
                <w:sz w:val="16"/>
              </w:rPr>
            </w:pPr>
            <w:r>
              <w:rPr>
                <w:sz w:val="16"/>
              </w:rPr>
              <w:t>(0.50)</w:t>
            </w:r>
          </w:p>
        </w:tc>
        <w:tc>
          <w:tcPr>
            <w:tcW w:w="805" w:type="dxa"/>
          </w:tcPr>
          <w:p w14:paraId="473D3DAB" w14:textId="77777777" w:rsidR="00054221" w:rsidRDefault="00BD4E74">
            <w:pPr>
              <w:pStyle w:val="TableParagraph"/>
              <w:ind w:right="183"/>
              <w:jc w:val="right"/>
              <w:rPr>
                <w:sz w:val="16"/>
              </w:rPr>
            </w:pPr>
            <w:r>
              <w:rPr>
                <w:sz w:val="16"/>
              </w:rPr>
              <w:t>(0.50)</w:t>
            </w:r>
          </w:p>
        </w:tc>
        <w:tc>
          <w:tcPr>
            <w:tcW w:w="672" w:type="dxa"/>
          </w:tcPr>
          <w:p w14:paraId="1373AEBA" w14:textId="77777777" w:rsidR="00054221" w:rsidRDefault="00BD4E74">
            <w:pPr>
              <w:pStyle w:val="TableParagraph"/>
              <w:ind w:left="88" w:right="87"/>
              <w:rPr>
                <w:sz w:val="16"/>
              </w:rPr>
            </w:pPr>
            <w:r>
              <w:rPr>
                <w:sz w:val="16"/>
              </w:rPr>
              <w:t>(0.86)</w:t>
            </w:r>
          </w:p>
        </w:tc>
      </w:tr>
      <w:tr w:rsidR="00054221" w14:paraId="0D3CC03B" w14:textId="77777777">
        <w:trPr>
          <w:trHeight w:val="189"/>
        </w:trPr>
        <w:tc>
          <w:tcPr>
            <w:tcW w:w="2843" w:type="dxa"/>
          </w:tcPr>
          <w:p w14:paraId="7FA80EDA" w14:textId="77777777" w:rsidR="00054221" w:rsidRDefault="00BD4E74">
            <w:pPr>
              <w:pStyle w:val="TableParagraph"/>
              <w:tabs>
                <w:tab w:val="left" w:pos="2355"/>
              </w:tabs>
              <w:ind w:left="119"/>
              <w:jc w:val="left"/>
              <w:rPr>
                <w:sz w:val="16"/>
              </w:rPr>
            </w:pPr>
            <w:r>
              <w:rPr>
                <w:sz w:val="16"/>
              </w:rPr>
              <w:t>Moderately</w:t>
            </w:r>
            <w:r>
              <w:rPr>
                <w:spacing w:val="25"/>
                <w:sz w:val="16"/>
              </w:rPr>
              <w:t xml:space="preserve"> </w:t>
            </w:r>
            <w:r>
              <w:rPr>
                <w:sz w:val="16"/>
              </w:rPr>
              <w:t>Food</w:t>
            </w:r>
            <w:r>
              <w:rPr>
                <w:spacing w:val="25"/>
                <w:sz w:val="16"/>
              </w:rPr>
              <w:t xml:space="preserve"> </w:t>
            </w:r>
            <w:r>
              <w:rPr>
                <w:sz w:val="16"/>
              </w:rPr>
              <w:t>Insecure</w:t>
            </w:r>
            <w:r>
              <w:rPr>
                <w:sz w:val="16"/>
              </w:rPr>
              <w:tab/>
              <w:t>0.39</w:t>
            </w:r>
          </w:p>
        </w:tc>
        <w:tc>
          <w:tcPr>
            <w:tcW w:w="806" w:type="dxa"/>
          </w:tcPr>
          <w:p w14:paraId="6D4ECA3D" w14:textId="77777777" w:rsidR="00054221" w:rsidRDefault="00BD4E74">
            <w:pPr>
              <w:pStyle w:val="TableParagraph"/>
              <w:ind w:left="155" w:right="156"/>
              <w:rPr>
                <w:sz w:val="16"/>
              </w:rPr>
            </w:pPr>
            <w:r>
              <w:rPr>
                <w:sz w:val="16"/>
              </w:rPr>
              <w:t>0.49</w:t>
            </w:r>
          </w:p>
        </w:tc>
        <w:tc>
          <w:tcPr>
            <w:tcW w:w="851" w:type="dxa"/>
          </w:tcPr>
          <w:p w14:paraId="02B1688C" w14:textId="77777777" w:rsidR="00054221" w:rsidRDefault="00BD4E74">
            <w:pPr>
              <w:pStyle w:val="TableParagraph"/>
              <w:ind w:left="92" w:right="93"/>
              <w:rPr>
                <w:sz w:val="16"/>
              </w:rPr>
            </w:pPr>
            <w:r>
              <w:rPr>
                <w:sz w:val="16"/>
              </w:rPr>
              <w:t>0.10**</w:t>
            </w:r>
          </w:p>
        </w:tc>
        <w:tc>
          <w:tcPr>
            <w:tcW w:w="672" w:type="dxa"/>
          </w:tcPr>
          <w:p w14:paraId="6B046300" w14:textId="77777777" w:rsidR="00054221" w:rsidRDefault="00BD4E74">
            <w:pPr>
              <w:pStyle w:val="TableParagraph"/>
              <w:ind w:left="88" w:right="89"/>
              <w:rPr>
                <w:sz w:val="16"/>
              </w:rPr>
            </w:pPr>
            <w:r>
              <w:rPr>
                <w:sz w:val="16"/>
              </w:rPr>
              <w:t>0.53</w:t>
            </w:r>
          </w:p>
        </w:tc>
        <w:tc>
          <w:tcPr>
            <w:tcW w:w="806" w:type="dxa"/>
          </w:tcPr>
          <w:p w14:paraId="2256F449" w14:textId="77777777" w:rsidR="00054221" w:rsidRDefault="00BD4E74">
            <w:pPr>
              <w:pStyle w:val="TableParagraph"/>
              <w:ind w:left="155" w:right="156"/>
              <w:rPr>
                <w:sz w:val="16"/>
              </w:rPr>
            </w:pPr>
            <w:r>
              <w:rPr>
                <w:sz w:val="16"/>
              </w:rPr>
              <w:t>0.62</w:t>
            </w:r>
          </w:p>
        </w:tc>
        <w:tc>
          <w:tcPr>
            <w:tcW w:w="851" w:type="dxa"/>
          </w:tcPr>
          <w:p w14:paraId="7CE653AE" w14:textId="77777777" w:rsidR="00054221" w:rsidRDefault="00BD4E74">
            <w:pPr>
              <w:pStyle w:val="TableParagraph"/>
              <w:ind w:left="93" w:right="93"/>
              <w:rPr>
                <w:sz w:val="16"/>
              </w:rPr>
            </w:pPr>
            <w:r>
              <w:rPr>
                <w:sz w:val="16"/>
              </w:rPr>
              <w:t>0.09***</w:t>
            </w:r>
          </w:p>
        </w:tc>
        <w:tc>
          <w:tcPr>
            <w:tcW w:w="671" w:type="dxa"/>
          </w:tcPr>
          <w:p w14:paraId="2B253F23" w14:textId="77777777" w:rsidR="00054221" w:rsidRDefault="00BD4E74">
            <w:pPr>
              <w:pStyle w:val="TableParagraph"/>
              <w:ind w:left="81" w:right="82"/>
              <w:rPr>
                <w:sz w:val="16"/>
              </w:rPr>
            </w:pPr>
            <w:r>
              <w:rPr>
                <w:sz w:val="16"/>
              </w:rPr>
              <w:t>0.45</w:t>
            </w:r>
          </w:p>
        </w:tc>
        <w:tc>
          <w:tcPr>
            <w:tcW w:w="805" w:type="dxa"/>
          </w:tcPr>
          <w:p w14:paraId="4EF3DE2E" w14:textId="77777777" w:rsidR="00054221" w:rsidRDefault="00BD4E74">
            <w:pPr>
              <w:pStyle w:val="TableParagraph"/>
              <w:ind w:right="249"/>
              <w:jc w:val="right"/>
              <w:rPr>
                <w:sz w:val="16"/>
              </w:rPr>
            </w:pPr>
            <w:r>
              <w:rPr>
                <w:sz w:val="16"/>
              </w:rPr>
              <w:t>0.45</w:t>
            </w:r>
          </w:p>
        </w:tc>
        <w:tc>
          <w:tcPr>
            <w:tcW w:w="672" w:type="dxa"/>
          </w:tcPr>
          <w:p w14:paraId="7C9F7AF3" w14:textId="77777777" w:rsidR="00054221" w:rsidRDefault="00BD4E74">
            <w:pPr>
              <w:pStyle w:val="TableParagraph"/>
              <w:ind w:left="88" w:right="87"/>
              <w:rPr>
                <w:sz w:val="16"/>
              </w:rPr>
            </w:pPr>
            <w:r>
              <w:rPr>
                <w:sz w:val="16"/>
              </w:rPr>
              <w:t>0.01</w:t>
            </w:r>
          </w:p>
        </w:tc>
      </w:tr>
      <w:tr w:rsidR="00054221" w14:paraId="07E4B752" w14:textId="77777777">
        <w:trPr>
          <w:trHeight w:val="189"/>
        </w:trPr>
        <w:tc>
          <w:tcPr>
            <w:tcW w:w="2843" w:type="dxa"/>
          </w:tcPr>
          <w:p w14:paraId="6EA745F6" w14:textId="77777777" w:rsidR="00054221" w:rsidRDefault="00BD4E74">
            <w:pPr>
              <w:pStyle w:val="TableParagraph"/>
              <w:ind w:right="117"/>
              <w:jc w:val="right"/>
              <w:rPr>
                <w:sz w:val="16"/>
              </w:rPr>
            </w:pPr>
            <w:r>
              <w:rPr>
                <w:sz w:val="16"/>
              </w:rPr>
              <w:t>(0.49)</w:t>
            </w:r>
          </w:p>
        </w:tc>
        <w:tc>
          <w:tcPr>
            <w:tcW w:w="806" w:type="dxa"/>
          </w:tcPr>
          <w:p w14:paraId="2233E6DB" w14:textId="77777777" w:rsidR="00054221" w:rsidRDefault="00BD4E74">
            <w:pPr>
              <w:pStyle w:val="TableParagraph"/>
              <w:ind w:left="155" w:right="155"/>
              <w:rPr>
                <w:sz w:val="16"/>
              </w:rPr>
            </w:pPr>
            <w:r>
              <w:rPr>
                <w:sz w:val="16"/>
              </w:rPr>
              <w:t>(0.50)</w:t>
            </w:r>
          </w:p>
        </w:tc>
        <w:tc>
          <w:tcPr>
            <w:tcW w:w="851" w:type="dxa"/>
          </w:tcPr>
          <w:p w14:paraId="3C2C1608" w14:textId="77777777" w:rsidR="00054221" w:rsidRDefault="00BD4E74">
            <w:pPr>
              <w:pStyle w:val="TableParagraph"/>
              <w:ind w:left="93" w:right="93"/>
              <w:rPr>
                <w:sz w:val="16"/>
              </w:rPr>
            </w:pPr>
            <w:r>
              <w:rPr>
                <w:sz w:val="16"/>
              </w:rPr>
              <w:t>(0.01)</w:t>
            </w:r>
          </w:p>
        </w:tc>
        <w:tc>
          <w:tcPr>
            <w:tcW w:w="672" w:type="dxa"/>
          </w:tcPr>
          <w:p w14:paraId="02560CC6" w14:textId="77777777" w:rsidR="00054221" w:rsidRDefault="00BD4E74">
            <w:pPr>
              <w:pStyle w:val="TableParagraph"/>
              <w:ind w:left="88" w:right="88"/>
              <w:rPr>
                <w:sz w:val="16"/>
              </w:rPr>
            </w:pPr>
            <w:r>
              <w:rPr>
                <w:sz w:val="16"/>
              </w:rPr>
              <w:t>(0.50)</w:t>
            </w:r>
          </w:p>
        </w:tc>
        <w:tc>
          <w:tcPr>
            <w:tcW w:w="806" w:type="dxa"/>
          </w:tcPr>
          <w:p w14:paraId="3A34AF91" w14:textId="77777777" w:rsidR="00054221" w:rsidRDefault="00BD4E74">
            <w:pPr>
              <w:pStyle w:val="TableParagraph"/>
              <w:ind w:left="155" w:right="156"/>
              <w:rPr>
                <w:sz w:val="16"/>
              </w:rPr>
            </w:pPr>
            <w:r>
              <w:rPr>
                <w:sz w:val="16"/>
              </w:rPr>
              <w:t>(0.48)</w:t>
            </w:r>
          </w:p>
        </w:tc>
        <w:tc>
          <w:tcPr>
            <w:tcW w:w="851" w:type="dxa"/>
          </w:tcPr>
          <w:p w14:paraId="12402AE4" w14:textId="77777777" w:rsidR="00054221" w:rsidRDefault="00BD4E74">
            <w:pPr>
              <w:pStyle w:val="TableParagraph"/>
              <w:ind w:left="92" w:right="93"/>
              <w:rPr>
                <w:sz w:val="16"/>
              </w:rPr>
            </w:pPr>
            <w:r>
              <w:rPr>
                <w:sz w:val="16"/>
              </w:rPr>
              <w:t>(0.00)</w:t>
            </w:r>
          </w:p>
        </w:tc>
        <w:tc>
          <w:tcPr>
            <w:tcW w:w="671" w:type="dxa"/>
          </w:tcPr>
          <w:p w14:paraId="42BA35CF" w14:textId="77777777" w:rsidR="00054221" w:rsidRDefault="00BD4E74">
            <w:pPr>
              <w:pStyle w:val="TableParagraph"/>
              <w:ind w:left="82" w:right="82"/>
              <w:rPr>
                <w:sz w:val="16"/>
              </w:rPr>
            </w:pPr>
            <w:r>
              <w:rPr>
                <w:sz w:val="16"/>
              </w:rPr>
              <w:t>(0.50)</w:t>
            </w:r>
          </w:p>
        </w:tc>
        <w:tc>
          <w:tcPr>
            <w:tcW w:w="805" w:type="dxa"/>
          </w:tcPr>
          <w:p w14:paraId="7CAF1CE3" w14:textId="77777777" w:rsidR="00054221" w:rsidRDefault="00BD4E74">
            <w:pPr>
              <w:pStyle w:val="TableParagraph"/>
              <w:ind w:right="183"/>
              <w:jc w:val="right"/>
              <w:rPr>
                <w:sz w:val="16"/>
              </w:rPr>
            </w:pPr>
            <w:r>
              <w:rPr>
                <w:sz w:val="16"/>
              </w:rPr>
              <w:t>(0.50)</w:t>
            </w:r>
          </w:p>
        </w:tc>
        <w:tc>
          <w:tcPr>
            <w:tcW w:w="672" w:type="dxa"/>
          </w:tcPr>
          <w:p w14:paraId="64F436BC" w14:textId="77777777" w:rsidR="00054221" w:rsidRDefault="00BD4E74">
            <w:pPr>
              <w:pStyle w:val="TableParagraph"/>
              <w:ind w:left="88" w:right="87"/>
              <w:rPr>
                <w:sz w:val="16"/>
              </w:rPr>
            </w:pPr>
            <w:r>
              <w:rPr>
                <w:sz w:val="16"/>
              </w:rPr>
              <w:t>(0.89)</w:t>
            </w:r>
          </w:p>
        </w:tc>
      </w:tr>
      <w:tr w:rsidR="00054221" w14:paraId="07AEEE95" w14:textId="77777777">
        <w:trPr>
          <w:trHeight w:val="189"/>
        </w:trPr>
        <w:tc>
          <w:tcPr>
            <w:tcW w:w="2843" w:type="dxa"/>
          </w:tcPr>
          <w:p w14:paraId="6C598347" w14:textId="77777777" w:rsidR="00054221" w:rsidRDefault="00BD4E74">
            <w:pPr>
              <w:pStyle w:val="TableParagraph"/>
              <w:tabs>
                <w:tab w:val="right" w:pos="2657"/>
              </w:tabs>
              <w:ind w:left="119"/>
              <w:jc w:val="left"/>
              <w:rPr>
                <w:sz w:val="16"/>
              </w:rPr>
            </w:pPr>
            <w:r>
              <w:rPr>
                <w:sz w:val="16"/>
              </w:rPr>
              <w:t>Severely</w:t>
            </w:r>
            <w:r>
              <w:rPr>
                <w:spacing w:val="15"/>
                <w:sz w:val="16"/>
              </w:rPr>
              <w:t xml:space="preserve"> </w:t>
            </w:r>
            <w:r>
              <w:rPr>
                <w:sz w:val="16"/>
              </w:rPr>
              <w:t>Food</w:t>
            </w:r>
            <w:r>
              <w:rPr>
                <w:spacing w:val="16"/>
                <w:sz w:val="16"/>
              </w:rPr>
              <w:t xml:space="preserve"> </w:t>
            </w:r>
            <w:r>
              <w:rPr>
                <w:sz w:val="16"/>
              </w:rPr>
              <w:t>Insecure</w:t>
            </w:r>
            <w:r>
              <w:rPr>
                <w:rFonts w:ascii="Times New Roman"/>
                <w:sz w:val="16"/>
              </w:rPr>
              <w:tab/>
            </w:r>
            <w:r>
              <w:rPr>
                <w:sz w:val="16"/>
              </w:rPr>
              <w:t>0.02</w:t>
            </w:r>
          </w:p>
        </w:tc>
        <w:tc>
          <w:tcPr>
            <w:tcW w:w="806" w:type="dxa"/>
          </w:tcPr>
          <w:p w14:paraId="410E275D" w14:textId="77777777" w:rsidR="00054221" w:rsidRDefault="00BD4E74">
            <w:pPr>
              <w:pStyle w:val="TableParagraph"/>
              <w:ind w:left="155" w:right="155"/>
              <w:rPr>
                <w:sz w:val="16"/>
              </w:rPr>
            </w:pPr>
            <w:r>
              <w:rPr>
                <w:sz w:val="16"/>
              </w:rPr>
              <w:t>0.03</w:t>
            </w:r>
          </w:p>
        </w:tc>
        <w:tc>
          <w:tcPr>
            <w:tcW w:w="851" w:type="dxa"/>
          </w:tcPr>
          <w:p w14:paraId="5708FC44" w14:textId="77777777" w:rsidR="00054221" w:rsidRDefault="00BD4E74">
            <w:pPr>
              <w:pStyle w:val="TableParagraph"/>
              <w:ind w:left="93" w:right="93"/>
              <w:rPr>
                <w:sz w:val="16"/>
              </w:rPr>
            </w:pPr>
            <w:r>
              <w:rPr>
                <w:sz w:val="16"/>
              </w:rPr>
              <w:t>0.00</w:t>
            </w:r>
          </w:p>
        </w:tc>
        <w:tc>
          <w:tcPr>
            <w:tcW w:w="672" w:type="dxa"/>
          </w:tcPr>
          <w:p w14:paraId="0EC2A29C" w14:textId="77777777" w:rsidR="00054221" w:rsidRDefault="00BD4E74">
            <w:pPr>
              <w:pStyle w:val="TableParagraph"/>
              <w:ind w:left="88" w:right="88"/>
              <w:rPr>
                <w:sz w:val="16"/>
              </w:rPr>
            </w:pPr>
            <w:r>
              <w:rPr>
                <w:w w:val="110"/>
                <w:sz w:val="16"/>
              </w:rPr>
              <w:t>0.11</w:t>
            </w:r>
          </w:p>
        </w:tc>
        <w:tc>
          <w:tcPr>
            <w:tcW w:w="806" w:type="dxa"/>
          </w:tcPr>
          <w:p w14:paraId="5BE4EF58" w14:textId="77777777" w:rsidR="00054221" w:rsidRDefault="00BD4E74">
            <w:pPr>
              <w:pStyle w:val="TableParagraph"/>
              <w:ind w:left="155" w:right="155"/>
              <w:rPr>
                <w:sz w:val="16"/>
              </w:rPr>
            </w:pPr>
            <w:r>
              <w:rPr>
                <w:w w:val="110"/>
                <w:sz w:val="16"/>
              </w:rPr>
              <w:t>0.11</w:t>
            </w:r>
          </w:p>
        </w:tc>
        <w:tc>
          <w:tcPr>
            <w:tcW w:w="851" w:type="dxa"/>
          </w:tcPr>
          <w:p w14:paraId="78BEF767" w14:textId="77777777" w:rsidR="00054221" w:rsidRDefault="00BD4E74">
            <w:pPr>
              <w:pStyle w:val="TableParagraph"/>
              <w:ind w:left="92" w:right="93"/>
              <w:rPr>
                <w:sz w:val="16"/>
              </w:rPr>
            </w:pPr>
            <w:r>
              <w:rPr>
                <w:sz w:val="16"/>
              </w:rPr>
              <w:t>-0.00</w:t>
            </w:r>
          </w:p>
        </w:tc>
        <w:tc>
          <w:tcPr>
            <w:tcW w:w="671" w:type="dxa"/>
          </w:tcPr>
          <w:p w14:paraId="512634F6" w14:textId="77777777" w:rsidR="00054221" w:rsidRDefault="00BD4E74">
            <w:pPr>
              <w:pStyle w:val="TableParagraph"/>
              <w:ind w:left="82" w:right="82"/>
              <w:rPr>
                <w:sz w:val="16"/>
              </w:rPr>
            </w:pPr>
            <w:r>
              <w:rPr>
                <w:sz w:val="16"/>
              </w:rPr>
              <w:t>0.02</w:t>
            </w:r>
          </w:p>
        </w:tc>
        <w:tc>
          <w:tcPr>
            <w:tcW w:w="805" w:type="dxa"/>
          </w:tcPr>
          <w:p w14:paraId="41CA95A9" w14:textId="77777777" w:rsidR="00054221" w:rsidRDefault="00BD4E74">
            <w:pPr>
              <w:pStyle w:val="TableParagraph"/>
              <w:ind w:right="249"/>
              <w:jc w:val="right"/>
              <w:rPr>
                <w:sz w:val="16"/>
              </w:rPr>
            </w:pPr>
            <w:r>
              <w:rPr>
                <w:sz w:val="16"/>
              </w:rPr>
              <w:t>0.02</w:t>
            </w:r>
          </w:p>
        </w:tc>
        <w:tc>
          <w:tcPr>
            <w:tcW w:w="672" w:type="dxa"/>
          </w:tcPr>
          <w:p w14:paraId="13DC5B80" w14:textId="77777777" w:rsidR="00054221" w:rsidRDefault="00BD4E74">
            <w:pPr>
              <w:pStyle w:val="TableParagraph"/>
              <w:ind w:left="88" w:right="86"/>
              <w:rPr>
                <w:sz w:val="16"/>
              </w:rPr>
            </w:pPr>
            <w:r>
              <w:rPr>
                <w:sz w:val="16"/>
              </w:rPr>
              <w:t>-0.00</w:t>
            </w:r>
          </w:p>
        </w:tc>
      </w:tr>
      <w:tr w:rsidR="00054221" w14:paraId="30686644" w14:textId="77777777">
        <w:trPr>
          <w:trHeight w:val="189"/>
        </w:trPr>
        <w:tc>
          <w:tcPr>
            <w:tcW w:w="2843" w:type="dxa"/>
          </w:tcPr>
          <w:p w14:paraId="5D037CA1" w14:textId="77777777" w:rsidR="00054221" w:rsidRDefault="00BD4E74">
            <w:pPr>
              <w:pStyle w:val="TableParagraph"/>
              <w:ind w:right="117"/>
              <w:jc w:val="right"/>
              <w:rPr>
                <w:sz w:val="16"/>
              </w:rPr>
            </w:pPr>
            <w:r>
              <w:rPr>
                <w:w w:val="105"/>
                <w:sz w:val="16"/>
              </w:rPr>
              <w:t>(0.15)</w:t>
            </w:r>
          </w:p>
        </w:tc>
        <w:tc>
          <w:tcPr>
            <w:tcW w:w="806" w:type="dxa"/>
          </w:tcPr>
          <w:p w14:paraId="69D116A9" w14:textId="77777777" w:rsidR="00054221" w:rsidRDefault="00BD4E74">
            <w:pPr>
              <w:pStyle w:val="TableParagraph"/>
              <w:ind w:left="155" w:right="155"/>
              <w:rPr>
                <w:sz w:val="16"/>
              </w:rPr>
            </w:pPr>
            <w:r>
              <w:rPr>
                <w:w w:val="105"/>
                <w:sz w:val="16"/>
              </w:rPr>
              <w:t>(0.16)</w:t>
            </w:r>
          </w:p>
        </w:tc>
        <w:tc>
          <w:tcPr>
            <w:tcW w:w="851" w:type="dxa"/>
          </w:tcPr>
          <w:p w14:paraId="155F39FF" w14:textId="77777777" w:rsidR="00054221" w:rsidRDefault="00BD4E74">
            <w:pPr>
              <w:pStyle w:val="TableParagraph"/>
              <w:ind w:left="93" w:right="93"/>
              <w:rPr>
                <w:sz w:val="16"/>
              </w:rPr>
            </w:pPr>
            <w:r>
              <w:rPr>
                <w:sz w:val="16"/>
              </w:rPr>
              <w:t>(0.81)</w:t>
            </w:r>
          </w:p>
        </w:tc>
        <w:tc>
          <w:tcPr>
            <w:tcW w:w="672" w:type="dxa"/>
          </w:tcPr>
          <w:p w14:paraId="0140B4FF" w14:textId="77777777" w:rsidR="00054221" w:rsidRDefault="00BD4E74">
            <w:pPr>
              <w:pStyle w:val="TableParagraph"/>
              <w:ind w:left="88" w:right="88"/>
              <w:rPr>
                <w:sz w:val="16"/>
              </w:rPr>
            </w:pPr>
            <w:r>
              <w:rPr>
                <w:w w:val="105"/>
                <w:sz w:val="16"/>
              </w:rPr>
              <w:t>(0.31)</w:t>
            </w:r>
          </w:p>
        </w:tc>
        <w:tc>
          <w:tcPr>
            <w:tcW w:w="806" w:type="dxa"/>
          </w:tcPr>
          <w:p w14:paraId="2A6C4772" w14:textId="77777777" w:rsidR="00054221" w:rsidRDefault="00BD4E74">
            <w:pPr>
              <w:pStyle w:val="TableParagraph"/>
              <w:ind w:left="155" w:right="156"/>
              <w:rPr>
                <w:sz w:val="16"/>
              </w:rPr>
            </w:pPr>
            <w:r>
              <w:rPr>
                <w:w w:val="105"/>
                <w:sz w:val="16"/>
              </w:rPr>
              <w:t>(0.31)</w:t>
            </w:r>
          </w:p>
        </w:tc>
        <w:tc>
          <w:tcPr>
            <w:tcW w:w="851" w:type="dxa"/>
          </w:tcPr>
          <w:p w14:paraId="16FDABB9" w14:textId="77777777" w:rsidR="00054221" w:rsidRDefault="00BD4E74">
            <w:pPr>
              <w:pStyle w:val="TableParagraph"/>
              <w:ind w:left="92" w:right="93"/>
              <w:rPr>
                <w:sz w:val="16"/>
              </w:rPr>
            </w:pPr>
            <w:r>
              <w:rPr>
                <w:sz w:val="16"/>
              </w:rPr>
              <w:t>(0.93)</w:t>
            </w:r>
          </w:p>
        </w:tc>
        <w:tc>
          <w:tcPr>
            <w:tcW w:w="671" w:type="dxa"/>
          </w:tcPr>
          <w:p w14:paraId="1CB185E1" w14:textId="77777777" w:rsidR="00054221" w:rsidRDefault="00BD4E74">
            <w:pPr>
              <w:pStyle w:val="TableParagraph"/>
              <w:ind w:left="82" w:right="82"/>
              <w:rPr>
                <w:sz w:val="16"/>
              </w:rPr>
            </w:pPr>
            <w:r>
              <w:rPr>
                <w:w w:val="105"/>
                <w:sz w:val="16"/>
              </w:rPr>
              <w:t>(0.14)</w:t>
            </w:r>
          </w:p>
        </w:tc>
        <w:tc>
          <w:tcPr>
            <w:tcW w:w="805" w:type="dxa"/>
          </w:tcPr>
          <w:p w14:paraId="6169C444" w14:textId="77777777" w:rsidR="00054221" w:rsidRDefault="00BD4E74">
            <w:pPr>
              <w:pStyle w:val="TableParagraph"/>
              <w:ind w:right="183"/>
              <w:jc w:val="right"/>
              <w:rPr>
                <w:sz w:val="16"/>
              </w:rPr>
            </w:pPr>
            <w:r>
              <w:rPr>
                <w:w w:val="105"/>
                <w:sz w:val="16"/>
              </w:rPr>
              <w:t>(0.14)</w:t>
            </w:r>
          </w:p>
        </w:tc>
        <w:tc>
          <w:tcPr>
            <w:tcW w:w="672" w:type="dxa"/>
          </w:tcPr>
          <w:p w14:paraId="319B5DC0" w14:textId="77777777" w:rsidR="00054221" w:rsidRDefault="00BD4E74">
            <w:pPr>
              <w:pStyle w:val="TableParagraph"/>
              <w:ind w:left="88" w:right="87"/>
              <w:rPr>
                <w:sz w:val="16"/>
              </w:rPr>
            </w:pPr>
            <w:r>
              <w:rPr>
                <w:sz w:val="16"/>
              </w:rPr>
              <w:t>(0.92)</w:t>
            </w:r>
          </w:p>
        </w:tc>
      </w:tr>
      <w:tr w:rsidR="00054221" w14:paraId="0C770858" w14:textId="77777777">
        <w:trPr>
          <w:trHeight w:val="189"/>
        </w:trPr>
        <w:tc>
          <w:tcPr>
            <w:tcW w:w="2843" w:type="dxa"/>
          </w:tcPr>
          <w:p w14:paraId="30281E8A" w14:textId="77777777" w:rsidR="00054221" w:rsidRDefault="00BD4E74">
            <w:pPr>
              <w:pStyle w:val="TableParagraph"/>
              <w:tabs>
                <w:tab w:val="right" w:pos="2656"/>
              </w:tabs>
              <w:ind w:left="119"/>
              <w:jc w:val="left"/>
              <w:rPr>
                <w:sz w:val="16"/>
              </w:rPr>
            </w:pPr>
            <w:r>
              <w:rPr>
                <w:sz w:val="16"/>
              </w:rPr>
              <w:t>Food</w:t>
            </w:r>
            <w:r>
              <w:rPr>
                <w:spacing w:val="18"/>
                <w:sz w:val="16"/>
              </w:rPr>
              <w:t xml:space="preserve"> </w:t>
            </w:r>
            <w:r>
              <w:rPr>
                <w:sz w:val="16"/>
              </w:rPr>
              <w:t>Insecure</w:t>
            </w:r>
            <w:r>
              <w:rPr>
                <w:spacing w:val="18"/>
                <w:sz w:val="16"/>
              </w:rPr>
              <w:t xml:space="preserve"> </w:t>
            </w:r>
            <w:r>
              <w:rPr>
                <w:sz w:val="16"/>
              </w:rPr>
              <w:t>Group</w:t>
            </w:r>
            <w:r>
              <w:rPr>
                <w:rFonts w:ascii="Times New Roman"/>
                <w:sz w:val="16"/>
              </w:rPr>
              <w:tab/>
            </w:r>
            <w:r>
              <w:rPr>
                <w:sz w:val="16"/>
              </w:rPr>
              <w:t>0.41</w:t>
            </w:r>
          </w:p>
        </w:tc>
        <w:tc>
          <w:tcPr>
            <w:tcW w:w="806" w:type="dxa"/>
          </w:tcPr>
          <w:p w14:paraId="0E2853D3" w14:textId="77777777" w:rsidR="00054221" w:rsidRDefault="00BD4E74">
            <w:pPr>
              <w:pStyle w:val="TableParagraph"/>
              <w:ind w:left="155" w:right="156"/>
              <w:rPr>
                <w:sz w:val="16"/>
              </w:rPr>
            </w:pPr>
            <w:r>
              <w:rPr>
                <w:sz w:val="16"/>
              </w:rPr>
              <w:t>0.51</w:t>
            </w:r>
          </w:p>
        </w:tc>
        <w:tc>
          <w:tcPr>
            <w:tcW w:w="851" w:type="dxa"/>
          </w:tcPr>
          <w:p w14:paraId="3C248844" w14:textId="77777777" w:rsidR="00054221" w:rsidRDefault="00BD4E74">
            <w:pPr>
              <w:pStyle w:val="TableParagraph"/>
              <w:ind w:left="92" w:right="93"/>
              <w:rPr>
                <w:sz w:val="16"/>
              </w:rPr>
            </w:pPr>
            <w:r>
              <w:rPr>
                <w:sz w:val="16"/>
              </w:rPr>
              <w:t>0.10**</w:t>
            </w:r>
          </w:p>
        </w:tc>
        <w:tc>
          <w:tcPr>
            <w:tcW w:w="672" w:type="dxa"/>
          </w:tcPr>
          <w:p w14:paraId="608C5E89" w14:textId="77777777" w:rsidR="00054221" w:rsidRDefault="00BD4E74">
            <w:pPr>
              <w:pStyle w:val="TableParagraph"/>
              <w:ind w:left="88" w:right="89"/>
              <w:rPr>
                <w:sz w:val="16"/>
              </w:rPr>
            </w:pPr>
            <w:r>
              <w:rPr>
                <w:sz w:val="16"/>
              </w:rPr>
              <w:t>0.64</w:t>
            </w:r>
          </w:p>
        </w:tc>
        <w:tc>
          <w:tcPr>
            <w:tcW w:w="806" w:type="dxa"/>
          </w:tcPr>
          <w:p w14:paraId="041392B4" w14:textId="77777777" w:rsidR="00054221" w:rsidRDefault="00BD4E74">
            <w:pPr>
              <w:pStyle w:val="TableParagraph"/>
              <w:ind w:left="155" w:right="156"/>
              <w:rPr>
                <w:sz w:val="16"/>
              </w:rPr>
            </w:pPr>
            <w:r>
              <w:rPr>
                <w:sz w:val="16"/>
              </w:rPr>
              <w:t>0.73</w:t>
            </w:r>
          </w:p>
        </w:tc>
        <w:tc>
          <w:tcPr>
            <w:tcW w:w="851" w:type="dxa"/>
          </w:tcPr>
          <w:p w14:paraId="7DEFAA33" w14:textId="77777777" w:rsidR="00054221" w:rsidRDefault="00BD4E74">
            <w:pPr>
              <w:pStyle w:val="TableParagraph"/>
              <w:ind w:left="93" w:right="93"/>
              <w:rPr>
                <w:sz w:val="16"/>
              </w:rPr>
            </w:pPr>
            <w:r>
              <w:rPr>
                <w:sz w:val="16"/>
              </w:rPr>
              <w:t>0.09***</w:t>
            </w:r>
          </w:p>
        </w:tc>
        <w:tc>
          <w:tcPr>
            <w:tcW w:w="671" w:type="dxa"/>
          </w:tcPr>
          <w:p w14:paraId="6E616A2D" w14:textId="77777777" w:rsidR="00054221" w:rsidRDefault="00BD4E74">
            <w:pPr>
              <w:pStyle w:val="TableParagraph"/>
              <w:ind w:left="81" w:right="82"/>
              <w:rPr>
                <w:sz w:val="16"/>
              </w:rPr>
            </w:pPr>
            <w:r>
              <w:rPr>
                <w:sz w:val="16"/>
              </w:rPr>
              <w:t>0.47</w:t>
            </w:r>
          </w:p>
        </w:tc>
        <w:tc>
          <w:tcPr>
            <w:tcW w:w="805" w:type="dxa"/>
          </w:tcPr>
          <w:p w14:paraId="2A331FBC" w14:textId="77777777" w:rsidR="00054221" w:rsidRDefault="00BD4E74">
            <w:pPr>
              <w:pStyle w:val="TableParagraph"/>
              <w:ind w:right="249"/>
              <w:jc w:val="right"/>
              <w:rPr>
                <w:sz w:val="16"/>
              </w:rPr>
            </w:pPr>
            <w:r>
              <w:rPr>
                <w:sz w:val="16"/>
              </w:rPr>
              <w:t>0.47</w:t>
            </w:r>
          </w:p>
        </w:tc>
        <w:tc>
          <w:tcPr>
            <w:tcW w:w="672" w:type="dxa"/>
          </w:tcPr>
          <w:p w14:paraId="06552B9E" w14:textId="77777777" w:rsidR="00054221" w:rsidRDefault="00BD4E74">
            <w:pPr>
              <w:pStyle w:val="TableParagraph"/>
              <w:ind w:left="88" w:right="87"/>
              <w:rPr>
                <w:sz w:val="16"/>
              </w:rPr>
            </w:pPr>
            <w:r>
              <w:rPr>
                <w:sz w:val="16"/>
              </w:rPr>
              <w:t>0.01</w:t>
            </w:r>
          </w:p>
        </w:tc>
      </w:tr>
      <w:tr w:rsidR="00054221" w14:paraId="4412E78F" w14:textId="77777777">
        <w:trPr>
          <w:trHeight w:val="193"/>
        </w:trPr>
        <w:tc>
          <w:tcPr>
            <w:tcW w:w="2843" w:type="dxa"/>
          </w:tcPr>
          <w:p w14:paraId="4D87D76F" w14:textId="77777777" w:rsidR="00054221" w:rsidRDefault="00BD4E74">
            <w:pPr>
              <w:pStyle w:val="TableParagraph"/>
              <w:spacing w:line="159" w:lineRule="exact"/>
              <w:ind w:right="117"/>
              <w:jc w:val="right"/>
              <w:rPr>
                <w:sz w:val="16"/>
              </w:rPr>
            </w:pPr>
            <w:r>
              <w:rPr>
                <w:sz w:val="16"/>
              </w:rPr>
              <w:t>(0.49)</w:t>
            </w:r>
          </w:p>
        </w:tc>
        <w:tc>
          <w:tcPr>
            <w:tcW w:w="806" w:type="dxa"/>
          </w:tcPr>
          <w:p w14:paraId="6F609164" w14:textId="77777777" w:rsidR="00054221" w:rsidRDefault="00BD4E74">
            <w:pPr>
              <w:pStyle w:val="TableParagraph"/>
              <w:spacing w:line="159" w:lineRule="exact"/>
              <w:ind w:left="155" w:right="155"/>
              <w:rPr>
                <w:sz w:val="16"/>
              </w:rPr>
            </w:pPr>
            <w:r>
              <w:rPr>
                <w:sz w:val="16"/>
              </w:rPr>
              <w:t>(0.50)</w:t>
            </w:r>
          </w:p>
        </w:tc>
        <w:tc>
          <w:tcPr>
            <w:tcW w:w="851" w:type="dxa"/>
          </w:tcPr>
          <w:p w14:paraId="66B6A1E3" w14:textId="77777777" w:rsidR="00054221" w:rsidRDefault="00BD4E74">
            <w:pPr>
              <w:pStyle w:val="TableParagraph"/>
              <w:spacing w:line="159" w:lineRule="exact"/>
              <w:ind w:left="93" w:right="93"/>
              <w:rPr>
                <w:sz w:val="16"/>
              </w:rPr>
            </w:pPr>
            <w:r>
              <w:rPr>
                <w:sz w:val="16"/>
              </w:rPr>
              <w:t>(0.01)</w:t>
            </w:r>
          </w:p>
        </w:tc>
        <w:tc>
          <w:tcPr>
            <w:tcW w:w="672" w:type="dxa"/>
          </w:tcPr>
          <w:p w14:paraId="076D6559" w14:textId="77777777" w:rsidR="00054221" w:rsidRDefault="00BD4E74">
            <w:pPr>
              <w:pStyle w:val="TableParagraph"/>
              <w:spacing w:line="159" w:lineRule="exact"/>
              <w:ind w:left="88" w:right="88"/>
              <w:rPr>
                <w:sz w:val="16"/>
              </w:rPr>
            </w:pPr>
            <w:r>
              <w:rPr>
                <w:sz w:val="16"/>
              </w:rPr>
              <w:t>(0.48)</w:t>
            </w:r>
          </w:p>
        </w:tc>
        <w:tc>
          <w:tcPr>
            <w:tcW w:w="806" w:type="dxa"/>
          </w:tcPr>
          <w:p w14:paraId="0AD5BFAF" w14:textId="77777777" w:rsidR="00054221" w:rsidRDefault="00BD4E74">
            <w:pPr>
              <w:pStyle w:val="TableParagraph"/>
              <w:spacing w:line="159" w:lineRule="exact"/>
              <w:ind w:left="155" w:right="156"/>
              <w:rPr>
                <w:sz w:val="16"/>
              </w:rPr>
            </w:pPr>
            <w:r>
              <w:rPr>
                <w:sz w:val="16"/>
              </w:rPr>
              <w:t>(0.44)</w:t>
            </w:r>
          </w:p>
        </w:tc>
        <w:tc>
          <w:tcPr>
            <w:tcW w:w="851" w:type="dxa"/>
          </w:tcPr>
          <w:p w14:paraId="45274077" w14:textId="77777777" w:rsidR="00054221" w:rsidRDefault="00BD4E74">
            <w:pPr>
              <w:pStyle w:val="TableParagraph"/>
              <w:spacing w:line="159" w:lineRule="exact"/>
              <w:ind w:left="92" w:right="93"/>
              <w:rPr>
                <w:sz w:val="16"/>
              </w:rPr>
            </w:pPr>
            <w:r>
              <w:rPr>
                <w:sz w:val="16"/>
              </w:rPr>
              <w:t>(0.00)</w:t>
            </w:r>
          </w:p>
        </w:tc>
        <w:tc>
          <w:tcPr>
            <w:tcW w:w="671" w:type="dxa"/>
          </w:tcPr>
          <w:p w14:paraId="0DE0EF4C" w14:textId="77777777" w:rsidR="00054221" w:rsidRDefault="00BD4E74">
            <w:pPr>
              <w:pStyle w:val="TableParagraph"/>
              <w:spacing w:line="159" w:lineRule="exact"/>
              <w:ind w:left="82" w:right="82"/>
              <w:rPr>
                <w:sz w:val="16"/>
              </w:rPr>
            </w:pPr>
            <w:r>
              <w:rPr>
                <w:sz w:val="16"/>
              </w:rPr>
              <w:t>(0.50)</w:t>
            </w:r>
          </w:p>
        </w:tc>
        <w:tc>
          <w:tcPr>
            <w:tcW w:w="805" w:type="dxa"/>
          </w:tcPr>
          <w:p w14:paraId="0948F6D4" w14:textId="77777777" w:rsidR="00054221" w:rsidRDefault="00BD4E74">
            <w:pPr>
              <w:pStyle w:val="TableParagraph"/>
              <w:spacing w:line="159" w:lineRule="exact"/>
              <w:ind w:right="183"/>
              <w:jc w:val="right"/>
              <w:rPr>
                <w:sz w:val="16"/>
              </w:rPr>
            </w:pPr>
            <w:r>
              <w:rPr>
                <w:sz w:val="16"/>
              </w:rPr>
              <w:t>(0.50)</w:t>
            </w:r>
          </w:p>
        </w:tc>
        <w:tc>
          <w:tcPr>
            <w:tcW w:w="672" w:type="dxa"/>
          </w:tcPr>
          <w:p w14:paraId="4F31C9AE" w14:textId="77777777" w:rsidR="00054221" w:rsidRDefault="00BD4E74">
            <w:pPr>
              <w:pStyle w:val="TableParagraph"/>
              <w:spacing w:line="159" w:lineRule="exact"/>
              <w:ind w:left="88" w:right="87"/>
              <w:rPr>
                <w:sz w:val="16"/>
              </w:rPr>
            </w:pPr>
            <w:r>
              <w:rPr>
                <w:w w:val="105"/>
                <w:sz w:val="16"/>
              </w:rPr>
              <w:t>(0.91)</w:t>
            </w:r>
          </w:p>
        </w:tc>
      </w:tr>
      <w:tr w:rsidR="00054221" w14:paraId="56CE3C4F" w14:textId="77777777">
        <w:trPr>
          <w:trHeight w:val="234"/>
        </w:trPr>
        <w:tc>
          <w:tcPr>
            <w:tcW w:w="2843" w:type="dxa"/>
            <w:tcBorders>
              <w:bottom w:val="double" w:sz="1" w:space="0" w:color="000000"/>
            </w:tcBorders>
          </w:tcPr>
          <w:p w14:paraId="244A4081" w14:textId="77777777" w:rsidR="00054221" w:rsidRDefault="00BD4E74">
            <w:pPr>
              <w:pStyle w:val="TableParagraph"/>
              <w:tabs>
                <w:tab w:val="right" w:pos="2634"/>
              </w:tabs>
              <w:spacing w:before="18" w:line="240" w:lineRule="auto"/>
              <w:ind w:left="119"/>
              <w:jc w:val="left"/>
              <w:rPr>
                <w:sz w:val="16"/>
              </w:rPr>
            </w:pPr>
            <w:r>
              <w:rPr>
                <w:sz w:val="16"/>
              </w:rPr>
              <w:t>Observations</w:t>
            </w:r>
            <w:r>
              <w:rPr>
                <w:rFonts w:ascii="Times New Roman"/>
                <w:sz w:val="16"/>
              </w:rPr>
              <w:tab/>
            </w:r>
            <w:r>
              <w:rPr>
                <w:sz w:val="16"/>
              </w:rPr>
              <w:t>610</w:t>
            </w:r>
          </w:p>
        </w:tc>
        <w:tc>
          <w:tcPr>
            <w:tcW w:w="806" w:type="dxa"/>
            <w:tcBorders>
              <w:bottom w:val="double" w:sz="1" w:space="0" w:color="000000"/>
            </w:tcBorders>
          </w:tcPr>
          <w:p w14:paraId="4F994963" w14:textId="77777777" w:rsidR="00054221" w:rsidRDefault="00BD4E74">
            <w:pPr>
              <w:pStyle w:val="TableParagraph"/>
              <w:spacing w:before="18" w:line="240" w:lineRule="auto"/>
              <w:ind w:left="155" w:right="155"/>
              <w:rPr>
                <w:sz w:val="16"/>
              </w:rPr>
            </w:pPr>
            <w:r>
              <w:rPr>
                <w:sz w:val="16"/>
              </w:rPr>
              <w:t>232</w:t>
            </w:r>
          </w:p>
        </w:tc>
        <w:tc>
          <w:tcPr>
            <w:tcW w:w="851" w:type="dxa"/>
            <w:tcBorders>
              <w:bottom w:val="double" w:sz="1" w:space="0" w:color="000000"/>
            </w:tcBorders>
          </w:tcPr>
          <w:p w14:paraId="46A14177" w14:textId="77777777" w:rsidR="00054221" w:rsidRDefault="00BD4E74">
            <w:pPr>
              <w:pStyle w:val="TableParagraph"/>
              <w:spacing w:before="18" w:line="240" w:lineRule="auto"/>
              <w:ind w:left="93" w:right="93"/>
              <w:rPr>
                <w:sz w:val="16"/>
              </w:rPr>
            </w:pPr>
            <w:r>
              <w:rPr>
                <w:sz w:val="16"/>
              </w:rPr>
              <w:t>842</w:t>
            </w:r>
          </w:p>
        </w:tc>
        <w:tc>
          <w:tcPr>
            <w:tcW w:w="672" w:type="dxa"/>
            <w:tcBorders>
              <w:bottom w:val="double" w:sz="1" w:space="0" w:color="000000"/>
            </w:tcBorders>
          </w:tcPr>
          <w:p w14:paraId="33595EA7" w14:textId="77777777" w:rsidR="00054221" w:rsidRDefault="00BD4E74">
            <w:pPr>
              <w:pStyle w:val="TableParagraph"/>
              <w:spacing w:before="18" w:line="240" w:lineRule="auto"/>
              <w:ind w:left="88" w:right="88"/>
              <w:rPr>
                <w:sz w:val="16"/>
              </w:rPr>
            </w:pPr>
            <w:r>
              <w:rPr>
                <w:sz w:val="16"/>
              </w:rPr>
              <w:t>760</w:t>
            </w:r>
          </w:p>
        </w:tc>
        <w:tc>
          <w:tcPr>
            <w:tcW w:w="806" w:type="dxa"/>
            <w:tcBorders>
              <w:bottom w:val="double" w:sz="1" w:space="0" w:color="000000"/>
            </w:tcBorders>
          </w:tcPr>
          <w:p w14:paraId="06910024" w14:textId="77777777" w:rsidR="00054221" w:rsidRDefault="00BD4E74">
            <w:pPr>
              <w:pStyle w:val="TableParagraph"/>
              <w:spacing w:before="18" w:line="240" w:lineRule="auto"/>
              <w:ind w:left="155" w:right="155"/>
              <w:rPr>
                <w:sz w:val="16"/>
              </w:rPr>
            </w:pPr>
            <w:r>
              <w:rPr>
                <w:sz w:val="16"/>
              </w:rPr>
              <w:t>656</w:t>
            </w:r>
          </w:p>
        </w:tc>
        <w:tc>
          <w:tcPr>
            <w:tcW w:w="851" w:type="dxa"/>
            <w:tcBorders>
              <w:bottom w:val="double" w:sz="1" w:space="0" w:color="000000"/>
            </w:tcBorders>
          </w:tcPr>
          <w:p w14:paraId="03BF25E5" w14:textId="77777777" w:rsidR="00054221" w:rsidRDefault="00BD4E74">
            <w:pPr>
              <w:pStyle w:val="TableParagraph"/>
              <w:spacing w:before="18" w:line="240" w:lineRule="auto"/>
              <w:ind w:left="93" w:right="93"/>
              <w:rPr>
                <w:sz w:val="16"/>
              </w:rPr>
            </w:pPr>
            <w:r>
              <w:rPr>
                <w:w w:val="105"/>
                <w:sz w:val="16"/>
              </w:rPr>
              <w:t>1,416</w:t>
            </w:r>
          </w:p>
        </w:tc>
        <w:tc>
          <w:tcPr>
            <w:tcW w:w="671" w:type="dxa"/>
            <w:tcBorders>
              <w:bottom w:val="double" w:sz="1" w:space="0" w:color="000000"/>
            </w:tcBorders>
          </w:tcPr>
          <w:p w14:paraId="571D7A3D" w14:textId="77777777" w:rsidR="00054221" w:rsidRDefault="00BD4E74">
            <w:pPr>
              <w:pStyle w:val="TableParagraph"/>
              <w:spacing w:before="18" w:line="240" w:lineRule="auto"/>
              <w:ind w:left="82" w:right="82"/>
              <w:rPr>
                <w:sz w:val="16"/>
              </w:rPr>
            </w:pPr>
            <w:r>
              <w:rPr>
                <w:sz w:val="16"/>
              </w:rPr>
              <w:t>294</w:t>
            </w:r>
          </w:p>
        </w:tc>
        <w:tc>
          <w:tcPr>
            <w:tcW w:w="805" w:type="dxa"/>
            <w:tcBorders>
              <w:bottom w:val="double" w:sz="1" w:space="0" w:color="000000"/>
            </w:tcBorders>
          </w:tcPr>
          <w:p w14:paraId="20E74AE8" w14:textId="77777777" w:rsidR="00054221" w:rsidRDefault="00BD4E74">
            <w:pPr>
              <w:pStyle w:val="TableParagraph"/>
              <w:spacing w:before="18" w:line="240" w:lineRule="auto"/>
              <w:ind w:right="272"/>
              <w:jc w:val="right"/>
              <w:rPr>
                <w:sz w:val="16"/>
              </w:rPr>
            </w:pPr>
            <w:r>
              <w:rPr>
                <w:w w:val="110"/>
                <w:sz w:val="16"/>
              </w:rPr>
              <w:t>157</w:t>
            </w:r>
          </w:p>
        </w:tc>
        <w:tc>
          <w:tcPr>
            <w:tcW w:w="672" w:type="dxa"/>
            <w:tcBorders>
              <w:bottom w:val="double" w:sz="1" w:space="0" w:color="000000"/>
            </w:tcBorders>
          </w:tcPr>
          <w:p w14:paraId="64316A77" w14:textId="77777777" w:rsidR="00054221" w:rsidRDefault="00BD4E74">
            <w:pPr>
              <w:pStyle w:val="TableParagraph"/>
              <w:spacing w:before="18" w:line="240" w:lineRule="auto"/>
              <w:ind w:left="88" w:right="86"/>
              <w:rPr>
                <w:sz w:val="16"/>
              </w:rPr>
            </w:pPr>
            <w:r>
              <w:rPr>
                <w:w w:val="105"/>
                <w:sz w:val="16"/>
              </w:rPr>
              <w:t>451</w:t>
            </w:r>
          </w:p>
        </w:tc>
      </w:tr>
    </w:tbl>
    <w:p w14:paraId="40EC7DD0" w14:textId="43C4D483" w:rsidR="00054221" w:rsidRDefault="00BD4E74">
      <w:pPr>
        <w:spacing w:before="48"/>
        <w:ind w:left="349"/>
        <w:rPr>
          <w:sz w:val="16"/>
        </w:rPr>
      </w:pPr>
      <w:r>
        <w:rPr>
          <w:noProof/>
          <w:color w:val="2B579A"/>
          <w:shd w:val="clear" w:color="auto" w:fill="E6E6E6"/>
        </w:rPr>
        <mc:AlternateContent>
          <mc:Choice Requires="wps">
            <w:drawing>
              <wp:anchor distT="0" distB="0" distL="114300" distR="114300" simplePos="0" relativeHeight="251658252" behindDoc="1" locked="0" layoutInCell="1" allowOverlap="1" wp14:anchorId="467ABD5D" wp14:editId="7146CA1E">
                <wp:simplePos x="0" y="0"/>
                <wp:positionH relativeFrom="page">
                  <wp:posOffset>1035685</wp:posOffset>
                </wp:positionH>
                <wp:positionV relativeFrom="paragraph">
                  <wp:posOffset>-146050</wp:posOffset>
                </wp:positionV>
                <wp:extent cx="5701030" cy="0"/>
                <wp:effectExtent l="0" t="0" r="0" b="0"/>
                <wp:wrapNone/>
                <wp:docPr id="51"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103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B30A440">
              <v:line id="Line 47" style="position:absolute;z-index:-20177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81.55pt,-11.5pt" to="530.45pt,-11.5pt" w14:anchorId="67FB8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">
                <w10:wrap anchorx="page"/>
              </v:line>
            </w:pict>
          </mc:Fallback>
        </mc:AlternateContent>
      </w:r>
      <w:r>
        <w:rPr>
          <w:sz w:val="16"/>
        </w:rPr>
        <w:t>Note:</w:t>
      </w:r>
      <w:r>
        <w:rPr>
          <w:spacing w:val="6"/>
          <w:sz w:val="16"/>
        </w:rPr>
        <w:t xml:space="preserve"> </w:t>
      </w:r>
      <w:r>
        <w:rPr>
          <w:sz w:val="16"/>
        </w:rPr>
        <w:t>Robust</w:t>
      </w:r>
      <w:r>
        <w:rPr>
          <w:spacing w:val="22"/>
          <w:sz w:val="16"/>
        </w:rPr>
        <w:t xml:space="preserve"> </w:t>
      </w:r>
      <w:r>
        <w:rPr>
          <w:sz w:val="16"/>
        </w:rPr>
        <w:t>standard</w:t>
      </w:r>
      <w:r>
        <w:rPr>
          <w:spacing w:val="22"/>
          <w:sz w:val="16"/>
        </w:rPr>
        <w:t xml:space="preserve"> </w:t>
      </w:r>
      <w:r>
        <w:rPr>
          <w:sz w:val="16"/>
        </w:rPr>
        <w:t>errors</w:t>
      </w:r>
      <w:r>
        <w:rPr>
          <w:spacing w:val="23"/>
          <w:sz w:val="16"/>
        </w:rPr>
        <w:t xml:space="preserve"> </w:t>
      </w:r>
      <w:r>
        <w:rPr>
          <w:sz w:val="16"/>
        </w:rPr>
        <w:t>in</w:t>
      </w:r>
      <w:r>
        <w:rPr>
          <w:spacing w:val="22"/>
          <w:sz w:val="16"/>
        </w:rPr>
        <w:t xml:space="preserve"> </w:t>
      </w:r>
      <w:r>
        <w:rPr>
          <w:sz w:val="16"/>
        </w:rPr>
        <w:t>parentheses;</w:t>
      </w:r>
      <w:r>
        <w:rPr>
          <w:spacing w:val="24"/>
          <w:sz w:val="16"/>
        </w:rPr>
        <w:t xml:space="preserve"> </w:t>
      </w:r>
      <w:r>
        <w:rPr>
          <w:sz w:val="16"/>
        </w:rPr>
        <w:t>*</w:t>
      </w:r>
      <w:r>
        <w:rPr>
          <w:spacing w:val="22"/>
          <w:sz w:val="16"/>
        </w:rPr>
        <w:t xml:space="preserve"> </w:t>
      </w:r>
      <w:r>
        <w:rPr>
          <w:sz w:val="16"/>
        </w:rPr>
        <w:t>p</w:t>
      </w:r>
      <w:r>
        <w:rPr>
          <w:rFonts w:ascii="Verdana"/>
          <w:i/>
          <w:sz w:val="16"/>
        </w:rPr>
        <w:t>&lt;</w:t>
      </w:r>
      <w:r>
        <w:rPr>
          <w:sz w:val="16"/>
        </w:rPr>
        <w:t>0.05,</w:t>
      </w:r>
      <w:r>
        <w:rPr>
          <w:spacing w:val="22"/>
          <w:sz w:val="16"/>
        </w:rPr>
        <w:t xml:space="preserve"> </w:t>
      </w:r>
      <w:r>
        <w:rPr>
          <w:sz w:val="16"/>
        </w:rPr>
        <w:t>**</w:t>
      </w:r>
      <w:r>
        <w:rPr>
          <w:spacing w:val="22"/>
          <w:sz w:val="16"/>
        </w:rPr>
        <w:t xml:space="preserve"> </w:t>
      </w:r>
      <w:r>
        <w:rPr>
          <w:sz w:val="16"/>
        </w:rPr>
        <w:t>p</w:t>
      </w:r>
      <w:r>
        <w:rPr>
          <w:rFonts w:ascii="Verdana"/>
          <w:i/>
          <w:sz w:val="16"/>
        </w:rPr>
        <w:t>&lt;</w:t>
      </w:r>
      <w:r>
        <w:rPr>
          <w:sz w:val="16"/>
        </w:rPr>
        <w:t>0.01,</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0.001.</w:t>
      </w:r>
    </w:p>
    <w:p w14:paraId="4BA3699B" w14:textId="77777777" w:rsidR="00054221" w:rsidRDefault="00054221">
      <w:pPr>
        <w:pStyle w:val="BodyText"/>
      </w:pPr>
    </w:p>
    <w:p w14:paraId="57173F5E" w14:textId="2B87F39B" w:rsidR="00054221" w:rsidRDefault="00BD4E74">
      <w:pPr>
        <w:pStyle w:val="BodyText"/>
        <w:spacing w:before="162" w:line="314" w:lineRule="auto"/>
        <w:ind w:left="120" w:right="576"/>
        <w:jc w:val="both"/>
      </w:pPr>
      <w:r>
        <w:rPr>
          <w:spacing w:val="-1"/>
        </w:rPr>
        <w:t xml:space="preserve">variable modules asked during the same </w:t>
      </w:r>
      <w:r w:rsidR="2ECF626B">
        <w:t>interview</w:t>
      </w:r>
      <w:r>
        <w:rPr>
          <w:w w:val="95"/>
        </w:rPr>
        <w:t>. This step allow</w:t>
      </w:r>
      <w:r w:rsidR="1A34610E">
        <w:t>ed</w:t>
      </w:r>
      <w:r>
        <w:rPr>
          <w:w w:val="95"/>
        </w:rPr>
        <w:t xml:space="preserve"> a comparison of these two indicators using the same</w:t>
      </w:r>
      <w:r>
        <w:rPr>
          <w:spacing w:val="1"/>
          <w:w w:val="95"/>
        </w:rPr>
        <w:t xml:space="preserve"> </w:t>
      </w:r>
      <w:r>
        <w:t>respondents</w:t>
      </w:r>
      <w:r>
        <w:rPr>
          <w:spacing w:val="-6"/>
        </w:rPr>
        <w:t xml:space="preserve"> </w:t>
      </w:r>
      <w:r>
        <w:t>in</w:t>
      </w:r>
      <w:r>
        <w:rPr>
          <w:spacing w:val="-5"/>
        </w:rPr>
        <w:t xml:space="preserve"> </w:t>
      </w:r>
      <w:r>
        <w:t>the</w:t>
      </w:r>
      <w:r>
        <w:rPr>
          <w:spacing w:val="-5"/>
        </w:rPr>
        <w:t xml:space="preserve"> </w:t>
      </w:r>
      <w:r>
        <w:t>same</w:t>
      </w:r>
      <w:r>
        <w:rPr>
          <w:spacing w:val="-6"/>
        </w:rPr>
        <w:t xml:space="preserve"> </w:t>
      </w:r>
      <w:r>
        <w:t>modality.</w:t>
      </w:r>
      <w:r>
        <w:rPr>
          <w:spacing w:val="11"/>
        </w:rPr>
        <w:t xml:space="preserve"> </w:t>
      </w:r>
      <w:commentRangeStart w:id="57"/>
      <w:r>
        <w:t>Results</w:t>
      </w:r>
      <w:r>
        <w:rPr>
          <w:spacing w:val="-5"/>
        </w:rPr>
        <w:t xml:space="preserve"> </w:t>
      </w:r>
      <w:r>
        <w:t>for</w:t>
      </w:r>
      <w:r>
        <w:rPr>
          <w:spacing w:val="-5"/>
        </w:rPr>
        <w:t xml:space="preserve"> </w:t>
      </w:r>
      <w:r>
        <w:t>the</w:t>
      </w:r>
      <w:r>
        <w:rPr>
          <w:spacing w:val="-6"/>
        </w:rPr>
        <w:t xml:space="preserve"> </w:t>
      </w:r>
      <w:r>
        <w:t>paired-sample</w:t>
      </w:r>
      <w:r>
        <w:rPr>
          <w:spacing w:val="-5"/>
        </w:rPr>
        <w:t xml:space="preserve"> </w:t>
      </w:r>
      <w:r>
        <w:t>test</w:t>
      </w:r>
      <w:r>
        <w:rPr>
          <w:spacing w:val="-5"/>
        </w:rPr>
        <w:t xml:space="preserve"> </w:t>
      </w:r>
      <w:r>
        <w:t>for</w:t>
      </w:r>
      <w:r>
        <w:rPr>
          <w:spacing w:val="-6"/>
        </w:rPr>
        <w:t xml:space="preserve"> </w:t>
      </w:r>
      <w:r>
        <w:t>the</w:t>
      </w:r>
      <w:r>
        <w:rPr>
          <w:spacing w:val="-5"/>
        </w:rPr>
        <w:t xml:space="preserve"> </w:t>
      </w:r>
      <w:r>
        <w:t>F2F</w:t>
      </w:r>
      <w:r>
        <w:rPr>
          <w:spacing w:val="-5"/>
        </w:rPr>
        <w:t xml:space="preserve"> </w:t>
      </w:r>
      <w:r>
        <w:t>modality</w:t>
      </w:r>
      <w:r>
        <w:rPr>
          <w:spacing w:val="-6"/>
        </w:rPr>
        <w:t xml:space="preserve"> </w:t>
      </w:r>
      <w:r w:rsidR="7A41CA7B">
        <w:rPr>
          <w:spacing w:val="-6"/>
        </w:rPr>
        <w:t>are</w:t>
      </w:r>
      <w:r>
        <w:rPr>
          <w:spacing w:val="-5"/>
        </w:rPr>
        <w:t xml:space="preserve"> </w:t>
      </w:r>
      <w:r>
        <w:t>presented</w:t>
      </w:r>
      <w:r>
        <w:rPr>
          <w:spacing w:val="-13"/>
        </w:rPr>
        <w:t xml:space="preserve"> </w:t>
      </w:r>
      <w:r>
        <w:t>in</w:t>
      </w:r>
      <w:r>
        <w:rPr>
          <w:spacing w:val="-12"/>
        </w:rPr>
        <w:t xml:space="preserve"> </w:t>
      </w:r>
      <w:r>
        <w:t>Table</w:t>
      </w:r>
      <w:r>
        <w:rPr>
          <w:spacing w:val="-12"/>
        </w:rPr>
        <w:t xml:space="preserve"> </w:t>
      </w:r>
      <w:r>
        <w:t>6,</w:t>
      </w:r>
      <w:r>
        <w:rPr>
          <w:spacing w:val="-11"/>
        </w:rPr>
        <w:t xml:space="preserve"> </w:t>
      </w:r>
      <w:r>
        <w:t>while</w:t>
      </w:r>
      <w:r>
        <w:rPr>
          <w:spacing w:val="-13"/>
        </w:rPr>
        <w:t xml:space="preserve"> </w:t>
      </w:r>
      <w:r>
        <w:t>that</w:t>
      </w:r>
      <w:r>
        <w:rPr>
          <w:spacing w:val="-12"/>
        </w:rPr>
        <w:t xml:space="preserve"> </w:t>
      </w:r>
      <w:r>
        <w:t>for</w:t>
      </w:r>
      <w:r>
        <w:rPr>
          <w:spacing w:val="-12"/>
        </w:rPr>
        <w:t xml:space="preserve"> </w:t>
      </w:r>
      <w:r>
        <w:t>the</w:t>
      </w:r>
      <w:r>
        <w:rPr>
          <w:spacing w:val="-12"/>
        </w:rPr>
        <w:t xml:space="preserve"> </w:t>
      </w:r>
      <w:r>
        <w:t>Remote</w:t>
      </w:r>
      <w:r>
        <w:rPr>
          <w:spacing w:val="-13"/>
        </w:rPr>
        <w:t xml:space="preserve"> </w:t>
      </w:r>
      <w:r>
        <w:t>modality</w:t>
      </w:r>
      <w:r>
        <w:rPr>
          <w:spacing w:val="-12"/>
        </w:rPr>
        <w:t xml:space="preserve"> </w:t>
      </w:r>
      <w:r>
        <w:t>is</w:t>
      </w:r>
      <w:r>
        <w:rPr>
          <w:spacing w:val="-12"/>
        </w:rPr>
        <w:t xml:space="preserve"> </w:t>
      </w:r>
      <w:r>
        <w:t>presented</w:t>
      </w:r>
      <w:r>
        <w:rPr>
          <w:spacing w:val="-13"/>
        </w:rPr>
        <w:t xml:space="preserve"> </w:t>
      </w:r>
      <w:r>
        <w:t>in</w:t>
      </w:r>
      <w:r>
        <w:rPr>
          <w:spacing w:val="-12"/>
        </w:rPr>
        <w:t xml:space="preserve"> </w:t>
      </w:r>
      <w:r>
        <w:t>Table</w:t>
      </w:r>
      <w:r>
        <w:rPr>
          <w:spacing w:val="-12"/>
        </w:rPr>
        <w:t xml:space="preserve"> </w:t>
      </w:r>
      <w:r>
        <w:t>7.</w:t>
      </w:r>
      <w:r>
        <w:rPr>
          <w:spacing w:val="9"/>
        </w:rPr>
        <w:t xml:space="preserve"> </w:t>
      </w:r>
      <w:r>
        <w:t>The</w:t>
      </w:r>
      <w:r>
        <w:rPr>
          <w:spacing w:val="-12"/>
        </w:rPr>
        <w:t xml:space="preserve"> </w:t>
      </w:r>
      <w:r>
        <w:t>main</w:t>
      </w:r>
      <w:r>
        <w:rPr>
          <w:spacing w:val="-13"/>
        </w:rPr>
        <w:t xml:space="preserve"> </w:t>
      </w:r>
      <w:r>
        <w:t>conclusion</w:t>
      </w:r>
      <w:r>
        <w:rPr>
          <w:spacing w:val="-50"/>
        </w:rPr>
        <w:t xml:space="preserve"> </w:t>
      </w:r>
      <w:r>
        <w:rPr>
          <w:w w:val="95"/>
        </w:rPr>
        <w:t xml:space="preserve">from Table 6 is that CARI </w:t>
      </w:r>
      <w:r w:rsidR="32CC8A6B">
        <w:rPr>
          <w:w w:val="95"/>
        </w:rPr>
        <w:t xml:space="preserve">computed </w:t>
      </w:r>
      <w:r>
        <w:rPr>
          <w:w w:val="95"/>
        </w:rPr>
        <w:t xml:space="preserve">using </w:t>
      </w:r>
      <w:r w:rsidR="28C210BF">
        <w:rPr>
          <w:w w:val="95"/>
        </w:rPr>
        <w:t>the</w:t>
      </w:r>
      <w:r>
        <w:rPr>
          <w:w w:val="95"/>
        </w:rPr>
        <w:t xml:space="preserve"> income and income change variable</w:t>
      </w:r>
      <w:r w:rsidR="4A3AF449">
        <w:rPr>
          <w:w w:val="95"/>
        </w:rPr>
        <w:t>s</w:t>
      </w:r>
      <w:r>
        <w:rPr>
          <w:w w:val="95"/>
        </w:rPr>
        <w:t xml:space="preserve"> significantly under</w:t>
      </w:r>
      <w:r>
        <w:t>reports the numbers of food insecure across all pilot countries (6% in Myanmar, 23% in Ecuador</w:t>
      </w:r>
      <w:r>
        <w:rPr>
          <w:spacing w:val="-51"/>
        </w:rPr>
        <w:t xml:space="preserve"> </w:t>
      </w:r>
      <w:r>
        <w:t>and</w:t>
      </w:r>
      <w:r>
        <w:rPr>
          <w:spacing w:val="18"/>
        </w:rPr>
        <w:t xml:space="preserve"> </w:t>
      </w:r>
      <w:r>
        <w:t>22%</w:t>
      </w:r>
      <w:r>
        <w:rPr>
          <w:spacing w:val="19"/>
        </w:rPr>
        <w:t xml:space="preserve"> </w:t>
      </w:r>
      <w:r>
        <w:t>in</w:t>
      </w:r>
      <w:r>
        <w:rPr>
          <w:spacing w:val="19"/>
        </w:rPr>
        <w:t xml:space="preserve"> </w:t>
      </w:r>
      <w:r>
        <w:t>CAR).</w:t>
      </w:r>
      <w:commentRangeEnd w:id="57"/>
      <w:r>
        <w:rPr>
          <w:rStyle w:val="CommentReference"/>
        </w:rPr>
        <w:commentReference w:id="57"/>
      </w:r>
    </w:p>
    <w:p w14:paraId="31E6CDBE" w14:textId="31DFDA68" w:rsidR="00054221" w:rsidRDefault="00BD4E74">
      <w:pPr>
        <w:spacing w:before="166"/>
        <w:ind w:left="257" w:right="713"/>
        <w:jc w:val="center"/>
        <w:rPr>
          <w:sz w:val="19"/>
        </w:rPr>
      </w:pPr>
      <w:r>
        <w:rPr>
          <w:noProof/>
          <w:color w:val="2B579A"/>
          <w:shd w:val="clear" w:color="auto" w:fill="E6E6E6"/>
        </w:rPr>
        <mc:AlternateContent>
          <mc:Choice Requires="wps">
            <w:drawing>
              <wp:anchor distT="0" distB="0" distL="114300" distR="114300" simplePos="0" relativeHeight="251658253" behindDoc="1" locked="0" layoutInCell="1" allowOverlap="1" wp14:anchorId="6DBF80C8" wp14:editId="50B1037E">
                <wp:simplePos x="0" y="0"/>
                <wp:positionH relativeFrom="page">
                  <wp:posOffset>914400</wp:posOffset>
                </wp:positionH>
                <wp:positionV relativeFrom="paragraph">
                  <wp:posOffset>613410</wp:posOffset>
                </wp:positionV>
                <wp:extent cx="5943600" cy="0"/>
                <wp:effectExtent l="0" t="0" r="0" b="0"/>
                <wp:wrapNone/>
                <wp:docPr id="50"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4399">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AF9897C">
              <v:line id="Line 46" style="position:absolute;z-index:-20177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222mm" from="1in,48.3pt" to="540pt,48.3pt" w14:anchorId="1B2E9B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">
                <w10:wrap anchorx="page"/>
              </v:line>
            </w:pict>
          </mc:Fallback>
        </mc:AlternateContent>
      </w:r>
      <w:r>
        <w:rPr>
          <w:sz w:val="19"/>
        </w:rPr>
        <w:t>Table</w:t>
      </w:r>
      <w:r>
        <w:rPr>
          <w:spacing w:val="10"/>
          <w:sz w:val="19"/>
        </w:rPr>
        <w:t xml:space="preserve"> </w:t>
      </w:r>
      <w:r>
        <w:rPr>
          <w:sz w:val="19"/>
        </w:rPr>
        <w:t>6:</w:t>
      </w:r>
      <w:r>
        <w:rPr>
          <w:spacing w:val="29"/>
          <w:sz w:val="19"/>
        </w:rPr>
        <w:t xml:space="preserve"> </w:t>
      </w:r>
      <w:r>
        <w:rPr>
          <w:sz w:val="19"/>
        </w:rPr>
        <w:t>Impact</w:t>
      </w:r>
      <w:r>
        <w:rPr>
          <w:spacing w:val="10"/>
          <w:sz w:val="19"/>
        </w:rPr>
        <w:t xml:space="preserve"> </w:t>
      </w:r>
      <w:r>
        <w:rPr>
          <w:sz w:val="19"/>
        </w:rPr>
        <w:t>of</w:t>
      </w:r>
      <w:r>
        <w:rPr>
          <w:spacing w:val="10"/>
          <w:sz w:val="19"/>
        </w:rPr>
        <w:t xml:space="preserve"> </w:t>
      </w:r>
      <w:r>
        <w:rPr>
          <w:sz w:val="19"/>
        </w:rPr>
        <w:t>Indicator</w:t>
      </w:r>
      <w:r>
        <w:rPr>
          <w:spacing w:val="11"/>
          <w:sz w:val="19"/>
        </w:rPr>
        <w:t xml:space="preserve"> </w:t>
      </w:r>
      <w:r>
        <w:rPr>
          <w:sz w:val="19"/>
        </w:rPr>
        <w:t>Composition:</w:t>
      </w:r>
      <w:r>
        <w:rPr>
          <w:spacing w:val="29"/>
          <w:sz w:val="19"/>
        </w:rPr>
        <w:t xml:space="preserve"> </w:t>
      </w:r>
      <w:r>
        <w:rPr>
          <w:sz w:val="19"/>
        </w:rPr>
        <w:t>Paired</w:t>
      </w:r>
      <w:r>
        <w:rPr>
          <w:spacing w:val="10"/>
          <w:sz w:val="19"/>
        </w:rPr>
        <w:t xml:space="preserve"> </w:t>
      </w:r>
      <w:r>
        <w:rPr>
          <w:sz w:val="19"/>
        </w:rPr>
        <w:t>CARI-FES</w:t>
      </w:r>
      <w:r>
        <w:rPr>
          <w:spacing w:val="10"/>
          <w:sz w:val="19"/>
        </w:rPr>
        <w:t xml:space="preserve"> </w:t>
      </w:r>
      <w:r>
        <w:rPr>
          <w:sz w:val="19"/>
        </w:rPr>
        <w:t>vs.</w:t>
      </w:r>
      <w:r>
        <w:rPr>
          <w:spacing w:val="29"/>
          <w:sz w:val="19"/>
        </w:rPr>
        <w:t xml:space="preserve"> </w:t>
      </w:r>
      <w:r>
        <w:rPr>
          <w:sz w:val="19"/>
        </w:rPr>
        <w:t>CARI-Inc</w:t>
      </w:r>
      <w:r>
        <w:rPr>
          <w:spacing w:val="10"/>
          <w:sz w:val="19"/>
        </w:rPr>
        <w:t xml:space="preserve"> </w:t>
      </w:r>
      <w:r>
        <w:rPr>
          <w:sz w:val="19"/>
        </w:rPr>
        <w:t>in</w:t>
      </w:r>
      <w:r>
        <w:rPr>
          <w:spacing w:val="11"/>
          <w:sz w:val="19"/>
        </w:rPr>
        <w:t xml:space="preserve"> </w:t>
      </w:r>
      <w:r>
        <w:rPr>
          <w:sz w:val="19"/>
        </w:rPr>
        <w:t>F2F</w:t>
      </w:r>
      <w:r>
        <w:rPr>
          <w:spacing w:val="10"/>
          <w:sz w:val="19"/>
        </w:rPr>
        <w:t xml:space="preserve"> </w:t>
      </w:r>
      <w:r>
        <w:rPr>
          <w:sz w:val="19"/>
        </w:rPr>
        <w:t>Surveys</w:t>
      </w:r>
    </w:p>
    <w:p w14:paraId="7E6FCEA2" w14:textId="77777777" w:rsidR="00054221" w:rsidRDefault="00054221">
      <w:pPr>
        <w:pStyle w:val="BodyText"/>
        <w:spacing w:before="11"/>
        <w:rPr>
          <w:sz w:val="19"/>
        </w:rPr>
      </w:pPr>
    </w:p>
    <w:tbl>
      <w:tblPr>
        <w:tblW w:w="0" w:type="auto"/>
        <w:tblInd w:w="127" w:type="dxa"/>
        <w:tblLayout w:type="fixed"/>
        <w:tblCellMar>
          <w:left w:w="0" w:type="dxa"/>
          <w:right w:w="0" w:type="dxa"/>
        </w:tblCellMar>
        <w:tblLook w:val="01E0" w:firstRow="1" w:lastRow="1" w:firstColumn="1" w:lastColumn="1" w:noHBand="0" w:noVBand="0"/>
      </w:tblPr>
      <w:tblGrid>
        <w:gridCol w:w="2804"/>
        <w:gridCol w:w="835"/>
        <w:gridCol w:w="740"/>
        <w:gridCol w:w="915"/>
        <w:gridCol w:w="835"/>
        <w:gridCol w:w="740"/>
        <w:gridCol w:w="915"/>
        <w:gridCol w:w="834"/>
        <w:gridCol w:w="738"/>
      </w:tblGrid>
      <w:tr w:rsidR="00054221" w14:paraId="04B0309C" w14:textId="77777777">
        <w:trPr>
          <w:trHeight w:val="317"/>
        </w:trPr>
        <w:tc>
          <w:tcPr>
            <w:tcW w:w="2804" w:type="dxa"/>
            <w:tcBorders>
              <w:top w:val="double" w:sz="1" w:space="0" w:color="000000"/>
            </w:tcBorders>
          </w:tcPr>
          <w:p w14:paraId="22570A2D" w14:textId="77777777" w:rsidR="00054221" w:rsidRDefault="00BD4E74">
            <w:pPr>
              <w:pStyle w:val="TableParagraph"/>
              <w:tabs>
                <w:tab w:val="left" w:pos="1993"/>
              </w:tabs>
              <w:spacing w:before="161" w:line="136" w:lineRule="exact"/>
              <w:ind w:left="104"/>
              <w:jc w:val="left"/>
              <w:rPr>
                <w:sz w:val="14"/>
              </w:rPr>
            </w:pPr>
            <w:r>
              <w:rPr>
                <w:w w:val="105"/>
                <w:sz w:val="14"/>
              </w:rPr>
              <w:t>Food</w:t>
            </w:r>
            <w:r>
              <w:rPr>
                <w:spacing w:val="10"/>
                <w:w w:val="105"/>
                <w:sz w:val="14"/>
              </w:rPr>
              <w:t xml:space="preserve"> </w:t>
            </w:r>
            <w:r>
              <w:rPr>
                <w:w w:val="105"/>
                <w:sz w:val="14"/>
              </w:rPr>
              <w:t>Security</w:t>
            </w:r>
            <w:r>
              <w:rPr>
                <w:spacing w:val="10"/>
                <w:w w:val="105"/>
                <w:sz w:val="14"/>
              </w:rPr>
              <w:t xml:space="preserve"> </w:t>
            </w:r>
            <w:r>
              <w:rPr>
                <w:w w:val="105"/>
                <w:sz w:val="14"/>
              </w:rPr>
              <w:t>Category</w:t>
            </w:r>
            <w:r>
              <w:rPr>
                <w:w w:val="105"/>
                <w:sz w:val="14"/>
              </w:rPr>
              <w:tab/>
              <w:t>CARI-FES</w:t>
            </w:r>
          </w:p>
        </w:tc>
        <w:tc>
          <w:tcPr>
            <w:tcW w:w="835" w:type="dxa"/>
            <w:tcBorders>
              <w:top w:val="double" w:sz="1" w:space="0" w:color="000000"/>
            </w:tcBorders>
          </w:tcPr>
          <w:p w14:paraId="002E146D" w14:textId="77777777" w:rsidR="00054221" w:rsidRDefault="00BD4E74">
            <w:pPr>
              <w:pStyle w:val="TableParagraph"/>
              <w:spacing w:before="0"/>
              <w:ind w:left="21"/>
              <w:jc w:val="left"/>
              <w:rPr>
                <w:sz w:val="14"/>
              </w:rPr>
            </w:pPr>
            <w:r>
              <w:rPr>
                <w:w w:val="105"/>
                <w:sz w:val="14"/>
              </w:rPr>
              <w:t>Myanmar</w:t>
            </w:r>
          </w:p>
          <w:p w14:paraId="02D2564B" w14:textId="77777777" w:rsidR="00054221" w:rsidRDefault="00BD4E74">
            <w:pPr>
              <w:pStyle w:val="TableParagraph"/>
              <w:spacing w:before="5" w:line="136" w:lineRule="exact"/>
              <w:ind w:left="104"/>
              <w:jc w:val="left"/>
              <w:rPr>
                <w:sz w:val="14"/>
              </w:rPr>
            </w:pPr>
            <w:r>
              <w:rPr>
                <w:w w:val="105"/>
                <w:sz w:val="14"/>
              </w:rPr>
              <w:t>CARI-Inc</w:t>
            </w:r>
          </w:p>
        </w:tc>
        <w:tc>
          <w:tcPr>
            <w:tcW w:w="740" w:type="dxa"/>
            <w:tcBorders>
              <w:top w:val="double" w:sz="1" w:space="0" w:color="000000"/>
            </w:tcBorders>
          </w:tcPr>
          <w:p w14:paraId="5A4533AB" w14:textId="77777777" w:rsidR="00054221" w:rsidRDefault="00BD4E74">
            <w:pPr>
              <w:pStyle w:val="TableParagraph"/>
              <w:spacing w:before="161" w:line="136" w:lineRule="exact"/>
              <w:ind w:left="80" w:right="77"/>
              <w:rPr>
                <w:sz w:val="14"/>
              </w:rPr>
            </w:pPr>
            <w:r>
              <w:rPr>
                <w:sz w:val="14"/>
              </w:rPr>
              <w:t>Diff</w:t>
            </w:r>
          </w:p>
        </w:tc>
        <w:tc>
          <w:tcPr>
            <w:tcW w:w="915" w:type="dxa"/>
            <w:tcBorders>
              <w:top w:val="double" w:sz="1" w:space="0" w:color="000000"/>
            </w:tcBorders>
          </w:tcPr>
          <w:p w14:paraId="2BDC06B8" w14:textId="77777777" w:rsidR="00054221" w:rsidRDefault="00BD4E74">
            <w:pPr>
              <w:pStyle w:val="TableParagraph"/>
              <w:spacing w:before="161" w:line="136" w:lineRule="exact"/>
              <w:ind w:left="84" w:right="81"/>
              <w:rPr>
                <w:sz w:val="14"/>
              </w:rPr>
            </w:pPr>
            <w:r>
              <w:rPr>
                <w:w w:val="110"/>
                <w:sz w:val="14"/>
              </w:rPr>
              <w:t>CARI-FES</w:t>
            </w:r>
          </w:p>
        </w:tc>
        <w:tc>
          <w:tcPr>
            <w:tcW w:w="835" w:type="dxa"/>
            <w:tcBorders>
              <w:top w:val="double" w:sz="1" w:space="0" w:color="000000"/>
            </w:tcBorders>
          </w:tcPr>
          <w:p w14:paraId="32FA9211" w14:textId="77777777" w:rsidR="00054221" w:rsidRDefault="00BD4E74">
            <w:pPr>
              <w:pStyle w:val="TableParagraph"/>
              <w:spacing w:before="0"/>
              <w:ind w:left="63"/>
              <w:jc w:val="left"/>
              <w:rPr>
                <w:sz w:val="14"/>
              </w:rPr>
            </w:pPr>
            <w:r>
              <w:rPr>
                <w:w w:val="105"/>
                <w:sz w:val="14"/>
              </w:rPr>
              <w:t>Ecuador</w:t>
            </w:r>
          </w:p>
          <w:p w14:paraId="51C26C1E" w14:textId="77777777" w:rsidR="00054221" w:rsidRDefault="00BD4E74">
            <w:pPr>
              <w:pStyle w:val="TableParagraph"/>
              <w:spacing w:before="5" w:line="136" w:lineRule="exact"/>
              <w:ind w:left="105"/>
              <w:jc w:val="left"/>
              <w:rPr>
                <w:sz w:val="14"/>
              </w:rPr>
            </w:pPr>
            <w:r>
              <w:rPr>
                <w:w w:val="105"/>
                <w:sz w:val="14"/>
              </w:rPr>
              <w:t>CARI-Inc</w:t>
            </w:r>
          </w:p>
        </w:tc>
        <w:tc>
          <w:tcPr>
            <w:tcW w:w="740" w:type="dxa"/>
            <w:tcBorders>
              <w:top w:val="double" w:sz="1" w:space="0" w:color="000000"/>
            </w:tcBorders>
          </w:tcPr>
          <w:p w14:paraId="2ABAA1DA" w14:textId="77777777" w:rsidR="00054221" w:rsidRDefault="00BD4E74">
            <w:pPr>
              <w:pStyle w:val="TableParagraph"/>
              <w:spacing w:before="161" w:line="136" w:lineRule="exact"/>
              <w:ind w:left="80" w:right="75"/>
              <w:rPr>
                <w:sz w:val="14"/>
              </w:rPr>
            </w:pPr>
            <w:r>
              <w:rPr>
                <w:sz w:val="14"/>
              </w:rPr>
              <w:t>Diff</w:t>
            </w:r>
          </w:p>
        </w:tc>
        <w:tc>
          <w:tcPr>
            <w:tcW w:w="915" w:type="dxa"/>
            <w:tcBorders>
              <w:top w:val="double" w:sz="1" w:space="0" w:color="000000"/>
            </w:tcBorders>
          </w:tcPr>
          <w:p w14:paraId="54DFF1B3" w14:textId="77777777" w:rsidR="00054221" w:rsidRDefault="00BD4E74">
            <w:pPr>
              <w:pStyle w:val="TableParagraph"/>
              <w:spacing w:before="161" w:line="136" w:lineRule="exact"/>
              <w:ind w:left="85" w:right="80"/>
              <w:rPr>
                <w:sz w:val="14"/>
              </w:rPr>
            </w:pPr>
            <w:r>
              <w:rPr>
                <w:w w:val="110"/>
                <w:sz w:val="14"/>
              </w:rPr>
              <w:t>CARI-FES</w:t>
            </w:r>
          </w:p>
        </w:tc>
        <w:tc>
          <w:tcPr>
            <w:tcW w:w="834" w:type="dxa"/>
            <w:tcBorders>
              <w:top w:val="double" w:sz="1" w:space="0" w:color="000000"/>
            </w:tcBorders>
          </w:tcPr>
          <w:p w14:paraId="2E484123" w14:textId="77777777" w:rsidR="00054221" w:rsidRDefault="00BD4E74">
            <w:pPr>
              <w:pStyle w:val="TableParagraph"/>
              <w:spacing w:before="0"/>
              <w:ind w:left="168"/>
              <w:jc w:val="left"/>
              <w:rPr>
                <w:sz w:val="14"/>
              </w:rPr>
            </w:pPr>
            <w:r>
              <w:rPr>
                <w:w w:val="115"/>
                <w:sz w:val="14"/>
              </w:rPr>
              <w:t>CAR</w:t>
            </w:r>
          </w:p>
          <w:p w14:paraId="24F79EC7" w14:textId="77777777" w:rsidR="00054221" w:rsidRDefault="00BD4E74">
            <w:pPr>
              <w:pStyle w:val="TableParagraph"/>
              <w:spacing w:before="5" w:line="136" w:lineRule="exact"/>
              <w:ind w:left="106"/>
              <w:jc w:val="left"/>
              <w:rPr>
                <w:sz w:val="14"/>
              </w:rPr>
            </w:pPr>
            <w:r>
              <w:rPr>
                <w:w w:val="105"/>
                <w:sz w:val="14"/>
              </w:rPr>
              <w:t>CARI-Inc</w:t>
            </w:r>
          </w:p>
        </w:tc>
        <w:tc>
          <w:tcPr>
            <w:tcW w:w="738" w:type="dxa"/>
            <w:tcBorders>
              <w:top w:val="double" w:sz="1" w:space="0" w:color="000000"/>
            </w:tcBorders>
          </w:tcPr>
          <w:p w14:paraId="4A930193" w14:textId="77777777" w:rsidR="00054221" w:rsidRDefault="00BD4E74">
            <w:pPr>
              <w:pStyle w:val="TableParagraph"/>
              <w:spacing w:before="161" w:line="136" w:lineRule="exact"/>
              <w:ind w:left="81" w:right="70"/>
              <w:rPr>
                <w:sz w:val="14"/>
              </w:rPr>
            </w:pPr>
            <w:r>
              <w:rPr>
                <w:sz w:val="14"/>
              </w:rPr>
              <w:t>Diff</w:t>
            </w:r>
          </w:p>
        </w:tc>
      </w:tr>
      <w:tr w:rsidR="00054221" w14:paraId="582C97E2" w14:textId="77777777">
        <w:trPr>
          <w:trHeight w:val="168"/>
        </w:trPr>
        <w:tc>
          <w:tcPr>
            <w:tcW w:w="2804" w:type="dxa"/>
          </w:tcPr>
          <w:p w14:paraId="764579BB" w14:textId="77777777" w:rsidR="00054221" w:rsidRDefault="00BD4E74">
            <w:pPr>
              <w:pStyle w:val="TableParagraph"/>
              <w:tabs>
                <w:tab w:val="right" w:pos="2477"/>
              </w:tabs>
              <w:spacing w:before="15" w:line="133" w:lineRule="exact"/>
              <w:ind w:left="104"/>
              <w:jc w:val="left"/>
              <w:rPr>
                <w:sz w:val="14"/>
              </w:rPr>
            </w:pPr>
            <w:r>
              <w:rPr>
                <w:sz w:val="14"/>
              </w:rPr>
              <w:t>Food</w:t>
            </w:r>
            <w:r>
              <w:rPr>
                <w:spacing w:val="14"/>
                <w:sz w:val="14"/>
              </w:rPr>
              <w:t xml:space="preserve"> </w:t>
            </w:r>
            <w:r>
              <w:rPr>
                <w:sz w:val="14"/>
              </w:rPr>
              <w:t>Secure</w:t>
            </w:r>
            <w:r>
              <w:rPr>
                <w:rFonts w:ascii="Times New Roman"/>
                <w:sz w:val="14"/>
              </w:rPr>
              <w:tab/>
            </w:r>
            <w:r>
              <w:rPr>
                <w:sz w:val="14"/>
              </w:rPr>
              <w:t>0.08</w:t>
            </w:r>
          </w:p>
        </w:tc>
        <w:tc>
          <w:tcPr>
            <w:tcW w:w="835" w:type="dxa"/>
          </w:tcPr>
          <w:p w14:paraId="625BE973" w14:textId="77777777" w:rsidR="00054221" w:rsidRDefault="00BD4E74">
            <w:pPr>
              <w:pStyle w:val="TableParagraph"/>
              <w:spacing w:before="15" w:line="133" w:lineRule="exact"/>
              <w:ind w:left="201" w:right="201"/>
              <w:rPr>
                <w:sz w:val="14"/>
              </w:rPr>
            </w:pPr>
            <w:r>
              <w:rPr>
                <w:sz w:val="14"/>
              </w:rPr>
              <w:t>0.16</w:t>
            </w:r>
          </w:p>
        </w:tc>
        <w:tc>
          <w:tcPr>
            <w:tcW w:w="740" w:type="dxa"/>
          </w:tcPr>
          <w:p w14:paraId="7B17DDFB" w14:textId="77777777" w:rsidR="00054221" w:rsidRDefault="00BD4E74">
            <w:pPr>
              <w:pStyle w:val="TableParagraph"/>
              <w:spacing w:before="15" w:line="133" w:lineRule="exact"/>
              <w:ind w:left="80" w:right="79"/>
              <w:rPr>
                <w:sz w:val="14"/>
              </w:rPr>
            </w:pPr>
            <w:r>
              <w:rPr>
                <w:sz w:val="14"/>
              </w:rPr>
              <w:t>0.08***</w:t>
            </w:r>
          </w:p>
        </w:tc>
        <w:tc>
          <w:tcPr>
            <w:tcW w:w="915" w:type="dxa"/>
          </w:tcPr>
          <w:p w14:paraId="5DABD407" w14:textId="77777777" w:rsidR="00054221" w:rsidRDefault="00BD4E74">
            <w:pPr>
              <w:pStyle w:val="TableParagraph"/>
              <w:spacing w:before="15" w:line="133" w:lineRule="exact"/>
              <w:ind w:left="81" w:right="81"/>
              <w:rPr>
                <w:sz w:val="14"/>
              </w:rPr>
            </w:pPr>
            <w:r>
              <w:rPr>
                <w:sz w:val="14"/>
              </w:rPr>
              <w:t>0.01</w:t>
            </w:r>
          </w:p>
        </w:tc>
        <w:tc>
          <w:tcPr>
            <w:tcW w:w="835" w:type="dxa"/>
          </w:tcPr>
          <w:p w14:paraId="23F1F579" w14:textId="77777777" w:rsidR="00054221" w:rsidRDefault="00BD4E74">
            <w:pPr>
              <w:pStyle w:val="TableParagraph"/>
              <w:spacing w:before="15" w:line="133" w:lineRule="exact"/>
              <w:ind w:right="284"/>
              <w:jc w:val="right"/>
              <w:rPr>
                <w:sz w:val="14"/>
              </w:rPr>
            </w:pPr>
            <w:r>
              <w:rPr>
                <w:sz w:val="14"/>
              </w:rPr>
              <w:t>0.03</w:t>
            </w:r>
          </w:p>
        </w:tc>
        <w:tc>
          <w:tcPr>
            <w:tcW w:w="740" w:type="dxa"/>
          </w:tcPr>
          <w:p w14:paraId="1462F023" w14:textId="77777777" w:rsidR="00054221" w:rsidRDefault="00BD4E74">
            <w:pPr>
              <w:pStyle w:val="TableParagraph"/>
              <w:spacing w:before="15" w:line="133" w:lineRule="exact"/>
              <w:ind w:left="80" w:right="79"/>
              <w:rPr>
                <w:sz w:val="14"/>
              </w:rPr>
            </w:pPr>
            <w:r>
              <w:rPr>
                <w:sz w:val="14"/>
              </w:rPr>
              <w:t>0.02</w:t>
            </w:r>
          </w:p>
        </w:tc>
        <w:tc>
          <w:tcPr>
            <w:tcW w:w="915" w:type="dxa"/>
          </w:tcPr>
          <w:p w14:paraId="32A325A3" w14:textId="77777777" w:rsidR="00054221" w:rsidRDefault="00BD4E74">
            <w:pPr>
              <w:pStyle w:val="TableParagraph"/>
              <w:spacing w:before="15" w:line="133" w:lineRule="exact"/>
              <w:ind w:left="81" w:right="81"/>
              <w:rPr>
                <w:sz w:val="14"/>
              </w:rPr>
            </w:pPr>
            <w:r>
              <w:rPr>
                <w:sz w:val="14"/>
              </w:rPr>
              <w:t>0.01</w:t>
            </w:r>
          </w:p>
        </w:tc>
        <w:tc>
          <w:tcPr>
            <w:tcW w:w="834" w:type="dxa"/>
          </w:tcPr>
          <w:p w14:paraId="37E7BD86" w14:textId="77777777" w:rsidR="00054221" w:rsidRDefault="00BD4E74">
            <w:pPr>
              <w:pStyle w:val="TableParagraph"/>
              <w:spacing w:before="15" w:line="133" w:lineRule="exact"/>
              <w:ind w:right="283"/>
              <w:jc w:val="right"/>
              <w:rPr>
                <w:sz w:val="14"/>
              </w:rPr>
            </w:pPr>
            <w:r>
              <w:rPr>
                <w:sz w:val="14"/>
              </w:rPr>
              <w:t>0.02</w:t>
            </w:r>
          </w:p>
        </w:tc>
        <w:tc>
          <w:tcPr>
            <w:tcW w:w="738" w:type="dxa"/>
          </w:tcPr>
          <w:p w14:paraId="505E9951" w14:textId="77777777" w:rsidR="00054221" w:rsidRDefault="00BD4E74">
            <w:pPr>
              <w:pStyle w:val="TableParagraph"/>
              <w:spacing w:before="15" w:line="133" w:lineRule="exact"/>
              <w:ind w:left="81" w:right="75"/>
              <w:rPr>
                <w:sz w:val="14"/>
              </w:rPr>
            </w:pPr>
            <w:r>
              <w:rPr>
                <w:sz w:val="14"/>
              </w:rPr>
              <w:t>0.01*</w:t>
            </w:r>
          </w:p>
        </w:tc>
      </w:tr>
      <w:tr w:rsidR="00054221" w14:paraId="462CE830" w14:textId="77777777">
        <w:trPr>
          <w:trHeight w:val="164"/>
        </w:trPr>
        <w:tc>
          <w:tcPr>
            <w:tcW w:w="2804" w:type="dxa"/>
          </w:tcPr>
          <w:p w14:paraId="41CBA2AD" w14:textId="77777777" w:rsidR="00054221" w:rsidRDefault="00BD4E74">
            <w:pPr>
              <w:pStyle w:val="TableParagraph"/>
              <w:spacing w:before="11" w:line="133" w:lineRule="exact"/>
              <w:ind w:right="267"/>
              <w:jc w:val="right"/>
              <w:rPr>
                <w:sz w:val="14"/>
              </w:rPr>
            </w:pPr>
            <w:r>
              <w:rPr>
                <w:sz w:val="14"/>
              </w:rPr>
              <w:t>(0.01)</w:t>
            </w:r>
          </w:p>
        </w:tc>
        <w:tc>
          <w:tcPr>
            <w:tcW w:w="835" w:type="dxa"/>
          </w:tcPr>
          <w:p w14:paraId="3C2C9E11" w14:textId="77777777" w:rsidR="00054221" w:rsidRDefault="00BD4E74">
            <w:pPr>
              <w:pStyle w:val="TableParagraph"/>
              <w:spacing w:before="11" w:line="133" w:lineRule="exact"/>
              <w:ind w:left="201" w:right="201"/>
              <w:rPr>
                <w:sz w:val="14"/>
              </w:rPr>
            </w:pPr>
            <w:r>
              <w:rPr>
                <w:sz w:val="14"/>
              </w:rPr>
              <w:t>(0.01)</w:t>
            </w:r>
          </w:p>
        </w:tc>
        <w:tc>
          <w:tcPr>
            <w:tcW w:w="740" w:type="dxa"/>
          </w:tcPr>
          <w:p w14:paraId="16B8B623" w14:textId="77777777" w:rsidR="00054221" w:rsidRDefault="00BD4E74">
            <w:pPr>
              <w:pStyle w:val="TableParagraph"/>
              <w:spacing w:before="11" w:line="133" w:lineRule="exact"/>
              <w:ind w:left="79" w:right="79"/>
              <w:rPr>
                <w:sz w:val="14"/>
              </w:rPr>
            </w:pPr>
            <w:r>
              <w:rPr>
                <w:sz w:val="14"/>
              </w:rPr>
              <w:t>(0.01)</w:t>
            </w:r>
          </w:p>
        </w:tc>
        <w:tc>
          <w:tcPr>
            <w:tcW w:w="915" w:type="dxa"/>
          </w:tcPr>
          <w:p w14:paraId="47302CE3" w14:textId="77777777" w:rsidR="00054221" w:rsidRDefault="00BD4E74">
            <w:pPr>
              <w:pStyle w:val="TableParagraph"/>
              <w:spacing w:before="11" w:line="133" w:lineRule="exact"/>
              <w:ind w:left="81" w:right="81"/>
              <w:rPr>
                <w:sz w:val="14"/>
              </w:rPr>
            </w:pPr>
            <w:r>
              <w:rPr>
                <w:sz w:val="14"/>
              </w:rPr>
              <w:t>(0.00)</w:t>
            </w:r>
          </w:p>
        </w:tc>
        <w:tc>
          <w:tcPr>
            <w:tcW w:w="835" w:type="dxa"/>
          </w:tcPr>
          <w:p w14:paraId="1E36E7F1" w14:textId="77777777" w:rsidR="00054221" w:rsidRDefault="00BD4E74">
            <w:pPr>
              <w:pStyle w:val="TableParagraph"/>
              <w:spacing w:before="11" w:line="133" w:lineRule="exact"/>
              <w:ind w:right="227"/>
              <w:jc w:val="right"/>
              <w:rPr>
                <w:sz w:val="14"/>
              </w:rPr>
            </w:pPr>
            <w:r>
              <w:rPr>
                <w:sz w:val="14"/>
              </w:rPr>
              <w:t>(0.01)</w:t>
            </w:r>
          </w:p>
        </w:tc>
        <w:tc>
          <w:tcPr>
            <w:tcW w:w="740" w:type="dxa"/>
          </w:tcPr>
          <w:p w14:paraId="3B6CDC79" w14:textId="77777777" w:rsidR="00054221" w:rsidRDefault="00BD4E74">
            <w:pPr>
              <w:pStyle w:val="TableParagraph"/>
              <w:spacing w:before="11" w:line="133" w:lineRule="exact"/>
              <w:ind w:left="79" w:right="79"/>
              <w:rPr>
                <w:sz w:val="14"/>
              </w:rPr>
            </w:pPr>
            <w:r>
              <w:rPr>
                <w:sz w:val="14"/>
              </w:rPr>
              <w:t>(0.01)</w:t>
            </w:r>
          </w:p>
        </w:tc>
        <w:tc>
          <w:tcPr>
            <w:tcW w:w="915" w:type="dxa"/>
          </w:tcPr>
          <w:p w14:paraId="5A52D237" w14:textId="77777777" w:rsidR="00054221" w:rsidRDefault="00BD4E74">
            <w:pPr>
              <w:pStyle w:val="TableParagraph"/>
              <w:spacing w:before="11" w:line="133" w:lineRule="exact"/>
              <w:ind w:left="81" w:right="81"/>
              <w:rPr>
                <w:sz w:val="14"/>
              </w:rPr>
            </w:pPr>
            <w:r>
              <w:rPr>
                <w:sz w:val="14"/>
              </w:rPr>
              <w:t>(0.00)</w:t>
            </w:r>
          </w:p>
        </w:tc>
        <w:tc>
          <w:tcPr>
            <w:tcW w:w="834" w:type="dxa"/>
          </w:tcPr>
          <w:p w14:paraId="36577407" w14:textId="77777777" w:rsidR="00054221" w:rsidRDefault="00BD4E74">
            <w:pPr>
              <w:pStyle w:val="TableParagraph"/>
              <w:spacing w:before="11" w:line="133" w:lineRule="exact"/>
              <w:ind w:right="226"/>
              <w:jc w:val="right"/>
              <w:rPr>
                <w:sz w:val="14"/>
              </w:rPr>
            </w:pPr>
            <w:r>
              <w:rPr>
                <w:sz w:val="14"/>
              </w:rPr>
              <w:t>(0.01)</w:t>
            </w:r>
          </w:p>
        </w:tc>
        <w:tc>
          <w:tcPr>
            <w:tcW w:w="738" w:type="dxa"/>
          </w:tcPr>
          <w:p w14:paraId="540B0789" w14:textId="77777777" w:rsidR="00054221" w:rsidRDefault="00BD4E74">
            <w:pPr>
              <w:pStyle w:val="TableParagraph"/>
              <w:spacing w:before="11" w:line="133" w:lineRule="exact"/>
              <w:ind w:left="81" w:right="76"/>
              <w:rPr>
                <w:sz w:val="14"/>
              </w:rPr>
            </w:pPr>
            <w:r>
              <w:rPr>
                <w:sz w:val="14"/>
              </w:rPr>
              <w:t>(0.01)</w:t>
            </w:r>
          </w:p>
        </w:tc>
      </w:tr>
      <w:tr w:rsidR="00054221" w14:paraId="48169EC6" w14:textId="77777777">
        <w:trPr>
          <w:trHeight w:val="164"/>
        </w:trPr>
        <w:tc>
          <w:tcPr>
            <w:tcW w:w="2804" w:type="dxa"/>
          </w:tcPr>
          <w:p w14:paraId="43D455F9" w14:textId="77777777" w:rsidR="00054221" w:rsidRDefault="00BD4E74">
            <w:pPr>
              <w:pStyle w:val="TableParagraph"/>
              <w:tabs>
                <w:tab w:val="right" w:pos="2476"/>
              </w:tabs>
              <w:spacing w:before="11" w:line="133" w:lineRule="exact"/>
              <w:ind w:left="104"/>
              <w:jc w:val="left"/>
              <w:rPr>
                <w:sz w:val="14"/>
              </w:rPr>
            </w:pPr>
            <w:r>
              <w:rPr>
                <w:sz w:val="14"/>
              </w:rPr>
              <w:t>Marginally</w:t>
            </w:r>
            <w:r>
              <w:rPr>
                <w:spacing w:val="14"/>
                <w:sz w:val="14"/>
              </w:rPr>
              <w:t xml:space="preserve"> </w:t>
            </w:r>
            <w:r>
              <w:rPr>
                <w:sz w:val="14"/>
              </w:rPr>
              <w:t>Food</w:t>
            </w:r>
            <w:r>
              <w:rPr>
                <w:spacing w:val="15"/>
                <w:sz w:val="14"/>
              </w:rPr>
              <w:t xml:space="preserve"> </w:t>
            </w:r>
            <w:r>
              <w:rPr>
                <w:sz w:val="14"/>
              </w:rPr>
              <w:t>Secure</w:t>
            </w:r>
            <w:r>
              <w:rPr>
                <w:rFonts w:ascii="Times New Roman"/>
                <w:sz w:val="14"/>
              </w:rPr>
              <w:tab/>
            </w:r>
            <w:r>
              <w:rPr>
                <w:sz w:val="14"/>
              </w:rPr>
              <w:t>0.44</w:t>
            </w:r>
          </w:p>
        </w:tc>
        <w:tc>
          <w:tcPr>
            <w:tcW w:w="835" w:type="dxa"/>
          </w:tcPr>
          <w:p w14:paraId="43F317CF" w14:textId="77777777" w:rsidR="00054221" w:rsidRDefault="00BD4E74">
            <w:pPr>
              <w:pStyle w:val="TableParagraph"/>
              <w:spacing w:before="11" w:line="133" w:lineRule="exact"/>
              <w:ind w:left="201" w:right="201"/>
              <w:rPr>
                <w:sz w:val="14"/>
              </w:rPr>
            </w:pPr>
            <w:r>
              <w:rPr>
                <w:sz w:val="14"/>
              </w:rPr>
              <w:t>0.43</w:t>
            </w:r>
          </w:p>
        </w:tc>
        <w:tc>
          <w:tcPr>
            <w:tcW w:w="740" w:type="dxa"/>
          </w:tcPr>
          <w:p w14:paraId="5FE53EAF" w14:textId="77777777" w:rsidR="00054221" w:rsidRDefault="00BD4E74">
            <w:pPr>
              <w:pStyle w:val="TableParagraph"/>
              <w:spacing w:before="11" w:line="133" w:lineRule="exact"/>
              <w:ind w:left="79" w:right="79"/>
              <w:rPr>
                <w:sz w:val="14"/>
              </w:rPr>
            </w:pPr>
            <w:r>
              <w:rPr>
                <w:sz w:val="14"/>
              </w:rPr>
              <w:t>-0.01</w:t>
            </w:r>
          </w:p>
        </w:tc>
        <w:tc>
          <w:tcPr>
            <w:tcW w:w="915" w:type="dxa"/>
          </w:tcPr>
          <w:p w14:paraId="78A29B49" w14:textId="77777777" w:rsidR="00054221" w:rsidRDefault="00BD4E74">
            <w:pPr>
              <w:pStyle w:val="TableParagraph"/>
              <w:spacing w:before="11" w:line="133" w:lineRule="exact"/>
              <w:ind w:left="81" w:right="81"/>
              <w:rPr>
                <w:sz w:val="14"/>
              </w:rPr>
            </w:pPr>
            <w:r>
              <w:rPr>
                <w:sz w:val="14"/>
              </w:rPr>
              <w:t>0.23</w:t>
            </w:r>
          </w:p>
        </w:tc>
        <w:tc>
          <w:tcPr>
            <w:tcW w:w="835" w:type="dxa"/>
          </w:tcPr>
          <w:p w14:paraId="112C25F3" w14:textId="77777777" w:rsidR="00054221" w:rsidRDefault="00BD4E74">
            <w:pPr>
              <w:pStyle w:val="TableParagraph"/>
              <w:spacing w:before="11" w:line="133" w:lineRule="exact"/>
              <w:ind w:right="284"/>
              <w:jc w:val="right"/>
              <w:rPr>
                <w:sz w:val="14"/>
              </w:rPr>
            </w:pPr>
            <w:r>
              <w:rPr>
                <w:sz w:val="14"/>
              </w:rPr>
              <w:t>0.33</w:t>
            </w:r>
          </w:p>
        </w:tc>
        <w:tc>
          <w:tcPr>
            <w:tcW w:w="740" w:type="dxa"/>
          </w:tcPr>
          <w:p w14:paraId="65B89A71" w14:textId="77777777" w:rsidR="00054221" w:rsidRDefault="00BD4E74">
            <w:pPr>
              <w:pStyle w:val="TableParagraph"/>
              <w:spacing w:before="11" w:line="133" w:lineRule="exact"/>
              <w:ind w:left="80" w:right="79"/>
              <w:rPr>
                <w:sz w:val="14"/>
              </w:rPr>
            </w:pPr>
            <w:r>
              <w:rPr>
                <w:w w:val="105"/>
                <w:sz w:val="14"/>
              </w:rPr>
              <w:t>0.10***</w:t>
            </w:r>
          </w:p>
        </w:tc>
        <w:tc>
          <w:tcPr>
            <w:tcW w:w="915" w:type="dxa"/>
          </w:tcPr>
          <w:p w14:paraId="7609BF9B" w14:textId="77777777" w:rsidR="00054221" w:rsidRDefault="00BD4E74">
            <w:pPr>
              <w:pStyle w:val="TableParagraph"/>
              <w:spacing w:before="11" w:line="133" w:lineRule="exact"/>
              <w:ind w:left="81" w:right="81"/>
              <w:rPr>
                <w:sz w:val="14"/>
              </w:rPr>
            </w:pPr>
            <w:r>
              <w:rPr>
                <w:sz w:val="14"/>
              </w:rPr>
              <w:t>0.31</w:t>
            </w:r>
          </w:p>
        </w:tc>
        <w:tc>
          <w:tcPr>
            <w:tcW w:w="834" w:type="dxa"/>
          </w:tcPr>
          <w:p w14:paraId="6F08A65A" w14:textId="77777777" w:rsidR="00054221" w:rsidRDefault="00BD4E74">
            <w:pPr>
              <w:pStyle w:val="TableParagraph"/>
              <w:spacing w:before="11" w:line="133" w:lineRule="exact"/>
              <w:ind w:right="283"/>
              <w:jc w:val="right"/>
              <w:rPr>
                <w:sz w:val="14"/>
              </w:rPr>
            </w:pPr>
            <w:r>
              <w:rPr>
                <w:sz w:val="14"/>
              </w:rPr>
              <w:t>0.51</w:t>
            </w:r>
          </w:p>
        </w:tc>
        <w:tc>
          <w:tcPr>
            <w:tcW w:w="738" w:type="dxa"/>
          </w:tcPr>
          <w:p w14:paraId="39E2AD14" w14:textId="77777777" w:rsidR="00054221" w:rsidRDefault="00BD4E74">
            <w:pPr>
              <w:pStyle w:val="TableParagraph"/>
              <w:spacing w:before="11" w:line="133" w:lineRule="exact"/>
              <w:ind w:left="81" w:right="76"/>
              <w:rPr>
                <w:sz w:val="14"/>
              </w:rPr>
            </w:pPr>
            <w:r>
              <w:rPr>
                <w:sz w:val="14"/>
              </w:rPr>
              <w:t>-0.20***</w:t>
            </w:r>
          </w:p>
        </w:tc>
      </w:tr>
      <w:tr w:rsidR="00054221" w14:paraId="7A73C5A2" w14:textId="77777777">
        <w:trPr>
          <w:trHeight w:val="164"/>
        </w:trPr>
        <w:tc>
          <w:tcPr>
            <w:tcW w:w="2804" w:type="dxa"/>
          </w:tcPr>
          <w:p w14:paraId="26D5E8D9" w14:textId="77777777" w:rsidR="00054221" w:rsidRDefault="00BD4E74">
            <w:pPr>
              <w:pStyle w:val="TableParagraph"/>
              <w:spacing w:before="11" w:line="133" w:lineRule="exact"/>
              <w:ind w:right="267"/>
              <w:jc w:val="right"/>
              <w:rPr>
                <w:sz w:val="14"/>
              </w:rPr>
            </w:pPr>
            <w:r>
              <w:rPr>
                <w:sz w:val="14"/>
              </w:rPr>
              <w:t>(0.02)</w:t>
            </w:r>
          </w:p>
        </w:tc>
        <w:tc>
          <w:tcPr>
            <w:tcW w:w="835" w:type="dxa"/>
          </w:tcPr>
          <w:p w14:paraId="77529B47" w14:textId="77777777" w:rsidR="00054221" w:rsidRDefault="00BD4E74">
            <w:pPr>
              <w:pStyle w:val="TableParagraph"/>
              <w:spacing w:before="11" w:line="133" w:lineRule="exact"/>
              <w:ind w:left="201" w:right="201"/>
              <w:rPr>
                <w:sz w:val="14"/>
              </w:rPr>
            </w:pPr>
            <w:r>
              <w:rPr>
                <w:sz w:val="14"/>
              </w:rPr>
              <w:t>(0.02)</w:t>
            </w:r>
          </w:p>
        </w:tc>
        <w:tc>
          <w:tcPr>
            <w:tcW w:w="740" w:type="dxa"/>
          </w:tcPr>
          <w:p w14:paraId="371BF9D1" w14:textId="77777777" w:rsidR="00054221" w:rsidRDefault="00BD4E74">
            <w:pPr>
              <w:pStyle w:val="TableParagraph"/>
              <w:spacing w:before="11" w:line="133" w:lineRule="exact"/>
              <w:ind w:left="79" w:right="79"/>
              <w:rPr>
                <w:sz w:val="14"/>
              </w:rPr>
            </w:pPr>
            <w:r>
              <w:rPr>
                <w:sz w:val="14"/>
              </w:rPr>
              <w:t>(0.02)</w:t>
            </w:r>
          </w:p>
        </w:tc>
        <w:tc>
          <w:tcPr>
            <w:tcW w:w="915" w:type="dxa"/>
          </w:tcPr>
          <w:p w14:paraId="474B86B1" w14:textId="77777777" w:rsidR="00054221" w:rsidRDefault="00BD4E74">
            <w:pPr>
              <w:pStyle w:val="TableParagraph"/>
              <w:spacing w:before="11" w:line="133" w:lineRule="exact"/>
              <w:ind w:left="81" w:right="81"/>
              <w:rPr>
                <w:sz w:val="14"/>
              </w:rPr>
            </w:pPr>
            <w:r>
              <w:rPr>
                <w:sz w:val="14"/>
              </w:rPr>
              <w:t>(0.02)</w:t>
            </w:r>
          </w:p>
        </w:tc>
        <w:tc>
          <w:tcPr>
            <w:tcW w:w="835" w:type="dxa"/>
          </w:tcPr>
          <w:p w14:paraId="377AFDE2" w14:textId="77777777" w:rsidR="00054221" w:rsidRDefault="00BD4E74">
            <w:pPr>
              <w:pStyle w:val="TableParagraph"/>
              <w:spacing w:before="11" w:line="133" w:lineRule="exact"/>
              <w:ind w:right="227"/>
              <w:jc w:val="right"/>
              <w:rPr>
                <w:sz w:val="14"/>
              </w:rPr>
            </w:pPr>
            <w:r>
              <w:rPr>
                <w:sz w:val="14"/>
              </w:rPr>
              <w:t>(0.02)</w:t>
            </w:r>
          </w:p>
        </w:tc>
        <w:tc>
          <w:tcPr>
            <w:tcW w:w="740" w:type="dxa"/>
          </w:tcPr>
          <w:p w14:paraId="046A88D1" w14:textId="77777777" w:rsidR="00054221" w:rsidRDefault="00BD4E74">
            <w:pPr>
              <w:pStyle w:val="TableParagraph"/>
              <w:spacing w:before="11" w:line="133" w:lineRule="exact"/>
              <w:ind w:left="79" w:right="79"/>
              <w:rPr>
                <w:sz w:val="14"/>
              </w:rPr>
            </w:pPr>
            <w:r>
              <w:rPr>
                <w:sz w:val="14"/>
              </w:rPr>
              <w:t>(0.02)</w:t>
            </w:r>
          </w:p>
        </w:tc>
        <w:tc>
          <w:tcPr>
            <w:tcW w:w="915" w:type="dxa"/>
          </w:tcPr>
          <w:p w14:paraId="060F78DF" w14:textId="77777777" w:rsidR="00054221" w:rsidRDefault="00BD4E74">
            <w:pPr>
              <w:pStyle w:val="TableParagraph"/>
              <w:spacing w:before="11" w:line="133" w:lineRule="exact"/>
              <w:ind w:left="81" w:right="81"/>
              <w:rPr>
                <w:sz w:val="14"/>
              </w:rPr>
            </w:pPr>
            <w:r>
              <w:rPr>
                <w:sz w:val="14"/>
              </w:rPr>
              <w:t>(0.03)</w:t>
            </w:r>
          </w:p>
        </w:tc>
        <w:tc>
          <w:tcPr>
            <w:tcW w:w="834" w:type="dxa"/>
          </w:tcPr>
          <w:p w14:paraId="1A9CA64E" w14:textId="77777777" w:rsidR="00054221" w:rsidRDefault="00BD4E74">
            <w:pPr>
              <w:pStyle w:val="TableParagraph"/>
              <w:spacing w:before="11" w:line="133" w:lineRule="exact"/>
              <w:ind w:right="226"/>
              <w:jc w:val="right"/>
              <w:rPr>
                <w:sz w:val="14"/>
              </w:rPr>
            </w:pPr>
            <w:r>
              <w:rPr>
                <w:sz w:val="14"/>
              </w:rPr>
              <w:t>(0.03)</w:t>
            </w:r>
          </w:p>
        </w:tc>
        <w:tc>
          <w:tcPr>
            <w:tcW w:w="738" w:type="dxa"/>
          </w:tcPr>
          <w:p w14:paraId="06A4C705" w14:textId="77777777" w:rsidR="00054221" w:rsidRDefault="00BD4E74">
            <w:pPr>
              <w:pStyle w:val="TableParagraph"/>
              <w:spacing w:before="11" w:line="133" w:lineRule="exact"/>
              <w:ind w:left="81" w:right="76"/>
              <w:rPr>
                <w:sz w:val="14"/>
              </w:rPr>
            </w:pPr>
            <w:r>
              <w:rPr>
                <w:sz w:val="14"/>
              </w:rPr>
              <w:t>(0.03)</w:t>
            </w:r>
          </w:p>
        </w:tc>
      </w:tr>
      <w:tr w:rsidR="00054221" w14:paraId="0EEDA6B4" w14:textId="77777777">
        <w:trPr>
          <w:trHeight w:val="164"/>
        </w:trPr>
        <w:tc>
          <w:tcPr>
            <w:tcW w:w="2804" w:type="dxa"/>
          </w:tcPr>
          <w:p w14:paraId="4671C83E" w14:textId="77777777" w:rsidR="00054221" w:rsidRDefault="00BD4E74">
            <w:pPr>
              <w:pStyle w:val="TableParagraph"/>
              <w:tabs>
                <w:tab w:val="right" w:pos="2476"/>
              </w:tabs>
              <w:spacing w:before="11" w:line="133" w:lineRule="exact"/>
              <w:ind w:left="104"/>
              <w:jc w:val="left"/>
              <w:rPr>
                <w:sz w:val="14"/>
              </w:rPr>
            </w:pPr>
            <w:r>
              <w:rPr>
                <w:sz w:val="14"/>
              </w:rPr>
              <w:t>Moderately</w:t>
            </w:r>
            <w:r>
              <w:rPr>
                <w:spacing w:val="14"/>
                <w:sz w:val="14"/>
              </w:rPr>
              <w:t xml:space="preserve"> </w:t>
            </w:r>
            <w:r>
              <w:rPr>
                <w:sz w:val="14"/>
              </w:rPr>
              <w:t>Food</w:t>
            </w:r>
            <w:r>
              <w:rPr>
                <w:spacing w:val="15"/>
                <w:sz w:val="14"/>
              </w:rPr>
              <w:t xml:space="preserve"> </w:t>
            </w:r>
            <w:r>
              <w:rPr>
                <w:sz w:val="14"/>
              </w:rPr>
              <w:t>Insecure</w:t>
            </w:r>
            <w:r>
              <w:rPr>
                <w:rFonts w:ascii="Times New Roman"/>
                <w:sz w:val="14"/>
              </w:rPr>
              <w:tab/>
            </w:r>
            <w:r>
              <w:rPr>
                <w:sz w:val="14"/>
              </w:rPr>
              <w:t>0.44</w:t>
            </w:r>
          </w:p>
        </w:tc>
        <w:tc>
          <w:tcPr>
            <w:tcW w:w="835" w:type="dxa"/>
          </w:tcPr>
          <w:p w14:paraId="161BDE0C" w14:textId="77777777" w:rsidR="00054221" w:rsidRDefault="00BD4E74">
            <w:pPr>
              <w:pStyle w:val="TableParagraph"/>
              <w:spacing w:before="11" w:line="133" w:lineRule="exact"/>
              <w:ind w:left="200" w:right="201"/>
              <w:rPr>
                <w:sz w:val="14"/>
              </w:rPr>
            </w:pPr>
            <w:r>
              <w:rPr>
                <w:sz w:val="14"/>
              </w:rPr>
              <w:t>0.39</w:t>
            </w:r>
          </w:p>
        </w:tc>
        <w:tc>
          <w:tcPr>
            <w:tcW w:w="740" w:type="dxa"/>
          </w:tcPr>
          <w:p w14:paraId="46223EF0" w14:textId="77777777" w:rsidR="00054221" w:rsidRDefault="00BD4E74">
            <w:pPr>
              <w:pStyle w:val="TableParagraph"/>
              <w:spacing w:before="11" w:line="133" w:lineRule="exact"/>
              <w:ind w:left="79" w:right="79"/>
              <w:rPr>
                <w:sz w:val="14"/>
              </w:rPr>
            </w:pPr>
            <w:r>
              <w:rPr>
                <w:sz w:val="14"/>
              </w:rPr>
              <w:t>-0.05**</w:t>
            </w:r>
          </w:p>
        </w:tc>
        <w:tc>
          <w:tcPr>
            <w:tcW w:w="915" w:type="dxa"/>
          </w:tcPr>
          <w:p w14:paraId="2AD54917" w14:textId="77777777" w:rsidR="00054221" w:rsidRDefault="00BD4E74">
            <w:pPr>
              <w:pStyle w:val="TableParagraph"/>
              <w:spacing w:before="11" w:line="133" w:lineRule="exact"/>
              <w:ind w:left="81" w:right="81"/>
              <w:rPr>
                <w:sz w:val="14"/>
              </w:rPr>
            </w:pPr>
            <w:r>
              <w:rPr>
                <w:sz w:val="14"/>
              </w:rPr>
              <w:t>0.59</w:t>
            </w:r>
          </w:p>
        </w:tc>
        <w:tc>
          <w:tcPr>
            <w:tcW w:w="835" w:type="dxa"/>
          </w:tcPr>
          <w:p w14:paraId="5361D145" w14:textId="77777777" w:rsidR="00054221" w:rsidRDefault="00BD4E74">
            <w:pPr>
              <w:pStyle w:val="TableParagraph"/>
              <w:spacing w:before="11" w:line="133" w:lineRule="exact"/>
              <w:ind w:right="285"/>
              <w:jc w:val="right"/>
              <w:rPr>
                <w:sz w:val="14"/>
              </w:rPr>
            </w:pPr>
            <w:r>
              <w:rPr>
                <w:sz w:val="14"/>
              </w:rPr>
              <w:t>0.53</w:t>
            </w:r>
          </w:p>
        </w:tc>
        <w:tc>
          <w:tcPr>
            <w:tcW w:w="740" w:type="dxa"/>
          </w:tcPr>
          <w:p w14:paraId="6AA61CB4" w14:textId="77777777" w:rsidR="00054221" w:rsidRDefault="00BD4E74">
            <w:pPr>
              <w:pStyle w:val="TableParagraph"/>
              <w:spacing w:before="11" w:line="133" w:lineRule="exact"/>
              <w:ind w:left="79" w:right="79"/>
              <w:rPr>
                <w:sz w:val="14"/>
              </w:rPr>
            </w:pPr>
            <w:r>
              <w:rPr>
                <w:sz w:val="14"/>
              </w:rPr>
              <w:t>-0.06**</w:t>
            </w:r>
          </w:p>
        </w:tc>
        <w:tc>
          <w:tcPr>
            <w:tcW w:w="915" w:type="dxa"/>
          </w:tcPr>
          <w:p w14:paraId="01A82107" w14:textId="77777777" w:rsidR="00054221" w:rsidRDefault="00BD4E74">
            <w:pPr>
              <w:pStyle w:val="TableParagraph"/>
              <w:spacing w:before="11" w:line="133" w:lineRule="exact"/>
              <w:ind w:left="81" w:right="81"/>
              <w:rPr>
                <w:sz w:val="14"/>
              </w:rPr>
            </w:pPr>
            <w:r>
              <w:rPr>
                <w:sz w:val="14"/>
              </w:rPr>
              <w:t>0.60</w:t>
            </w:r>
          </w:p>
        </w:tc>
        <w:tc>
          <w:tcPr>
            <w:tcW w:w="834" w:type="dxa"/>
          </w:tcPr>
          <w:p w14:paraId="2A07B1C8" w14:textId="77777777" w:rsidR="00054221" w:rsidRDefault="00BD4E74">
            <w:pPr>
              <w:pStyle w:val="TableParagraph"/>
              <w:spacing w:before="11" w:line="133" w:lineRule="exact"/>
              <w:ind w:right="283"/>
              <w:jc w:val="right"/>
              <w:rPr>
                <w:sz w:val="14"/>
              </w:rPr>
            </w:pPr>
            <w:r>
              <w:rPr>
                <w:sz w:val="14"/>
              </w:rPr>
              <w:t>0.45</w:t>
            </w:r>
          </w:p>
        </w:tc>
        <w:tc>
          <w:tcPr>
            <w:tcW w:w="738" w:type="dxa"/>
          </w:tcPr>
          <w:p w14:paraId="043C0DE4" w14:textId="77777777" w:rsidR="00054221" w:rsidRDefault="00BD4E74">
            <w:pPr>
              <w:pStyle w:val="TableParagraph"/>
              <w:spacing w:before="11" w:line="133" w:lineRule="exact"/>
              <w:ind w:left="80" w:right="76"/>
              <w:rPr>
                <w:sz w:val="14"/>
              </w:rPr>
            </w:pPr>
            <w:r>
              <w:rPr>
                <w:w w:val="105"/>
                <w:sz w:val="14"/>
              </w:rPr>
              <w:t>-0.16***</w:t>
            </w:r>
          </w:p>
        </w:tc>
      </w:tr>
      <w:tr w:rsidR="00054221" w14:paraId="596DDD39" w14:textId="77777777">
        <w:trPr>
          <w:trHeight w:val="164"/>
        </w:trPr>
        <w:tc>
          <w:tcPr>
            <w:tcW w:w="2804" w:type="dxa"/>
          </w:tcPr>
          <w:p w14:paraId="4E21126E" w14:textId="77777777" w:rsidR="00054221" w:rsidRDefault="00BD4E74">
            <w:pPr>
              <w:pStyle w:val="TableParagraph"/>
              <w:spacing w:before="11" w:line="133" w:lineRule="exact"/>
              <w:ind w:right="267"/>
              <w:jc w:val="right"/>
              <w:rPr>
                <w:sz w:val="14"/>
              </w:rPr>
            </w:pPr>
            <w:r>
              <w:rPr>
                <w:sz w:val="14"/>
              </w:rPr>
              <w:t>(0.02)</w:t>
            </w:r>
          </w:p>
        </w:tc>
        <w:tc>
          <w:tcPr>
            <w:tcW w:w="835" w:type="dxa"/>
          </w:tcPr>
          <w:p w14:paraId="65CCEFA5" w14:textId="77777777" w:rsidR="00054221" w:rsidRDefault="00BD4E74">
            <w:pPr>
              <w:pStyle w:val="TableParagraph"/>
              <w:spacing w:before="11" w:line="133" w:lineRule="exact"/>
              <w:ind w:left="201" w:right="201"/>
              <w:rPr>
                <w:sz w:val="14"/>
              </w:rPr>
            </w:pPr>
            <w:r>
              <w:rPr>
                <w:sz w:val="14"/>
              </w:rPr>
              <w:t>(0.02)</w:t>
            </w:r>
          </w:p>
        </w:tc>
        <w:tc>
          <w:tcPr>
            <w:tcW w:w="740" w:type="dxa"/>
          </w:tcPr>
          <w:p w14:paraId="021281D5" w14:textId="77777777" w:rsidR="00054221" w:rsidRDefault="00BD4E74">
            <w:pPr>
              <w:pStyle w:val="TableParagraph"/>
              <w:spacing w:before="11" w:line="133" w:lineRule="exact"/>
              <w:ind w:left="79" w:right="79"/>
              <w:rPr>
                <w:sz w:val="14"/>
              </w:rPr>
            </w:pPr>
            <w:r>
              <w:rPr>
                <w:sz w:val="14"/>
              </w:rPr>
              <w:t>(0.02)</w:t>
            </w:r>
          </w:p>
        </w:tc>
        <w:tc>
          <w:tcPr>
            <w:tcW w:w="915" w:type="dxa"/>
          </w:tcPr>
          <w:p w14:paraId="1B0B89A5" w14:textId="77777777" w:rsidR="00054221" w:rsidRDefault="00BD4E74">
            <w:pPr>
              <w:pStyle w:val="TableParagraph"/>
              <w:spacing w:before="11" w:line="133" w:lineRule="exact"/>
              <w:ind w:left="81" w:right="81"/>
              <w:rPr>
                <w:sz w:val="14"/>
              </w:rPr>
            </w:pPr>
            <w:r>
              <w:rPr>
                <w:sz w:val="14"/>
              </w:rPr>
              <w:t>(0.02)</w:t>
            </w:r>
          </w:p>
        </w:tc>
        <w:tc>
          <w:tcPr>
            <w:tcW w:w="835" w:type="dxa"/>
          </w:tcPr>
          <w:p w14:paraId="24AC3A70" w14:textId="77777777" w:rsidR="00054221" w:rsidRDefault="00BD4E74">
            <w:pPr>
              <w:pStyle w:val="TableParagraph"/>
              <w:spacing w:before="11" w:line="133" w:lineRule="exact"/>
              <w:ind w:right="227"/>
              <w:jc w:val="right"/>
              <w:rPr>
                <w:sz w:val="14"/>
              </w:rPr>
            </w:pPr>
            <w:r>
              <w:rPr>
                <w:sz w:val="14"/>
              </w:rPr>
              <w:t>(0.02)</w:t>
            </w:r>
          </w:p>
        </w:tc>
        <w:tc>
          <w:tcPr>
            <w:tcW w:w="740" w:type="dxa"/>
          </w:tcPr>
          <w:p w14:paraId="7E4AADB4" w14:textId="77777777" w:rsidR="00054221" w:rsidRDefault="00BD4E74">
            <w:pPr>
              <w:pStyle w:val="TableParagraph"/>
              <w:spacing w:before="11" w:line="133" w:lineRule="exact"/>
              <w:ind w:left="79" w:right="79"/>
              <w:rPr>
                <w:sz w:val="14"/>
              </w:rPr>
            </w:pPr>
            <w:r>
              <w:rPr>
                <w:sz w:val="14"/>
              </w:rPr>
              <w:t>(0.02)</w:t>
            </w:r>
          </w:p>
        </w:tc>
        <w:tc>
          <w:tcPr>
            <w:tcW w:w="915" w:type="dxa"/>
          </w:tcPr>
          <w:p w14:paraId="11F6DC7D" w14:textId="77777777" w:rsidR="00054221" w:rsidRDefault="00BD4E74">
            <w:pPr>
              <w:pStyle w:val="TableParagraph"/>
              <w:spacing w:before="11" w:line="133" w:lineRule="exact"/>
              <w:ind w:left="81" w:right="81"/>
              <w:rPr>
                <w:sz w:val="14"/>
              </w:rPr>
            </w:pPr>
            <w:r>
              <w:rPr>
                <w:sz w:val="14"/>
              </w:rPr>
              <w:t>(0.03)</w:t>
            </w:r>
          </w:p>
        </w:tc>
        <w:tc>
          <w:tcPr>
            <w:tcW w:w="834" w:type="dxa"/>
          </w:tcPr>
          <w:p w14:paraId="467551E5" w14:textId="77777777" w:rsidR="00054221" w:rsidRDefault="00BD4E74">
            <w:pPr>
              <w:pStyle w:val="TableParagraph"/>
              <w:spacing w:before="11" w:line="133" w:lineRule="exact"/>
              <w:ind w:right="226"/>
              <w:jc w:val="right"/>
              <w:rPr>
                <w:sz w:val="14"/>
              </w:rPr>
            </w:pPr>
            <w:r>
              <w:rPr>
                <w:sz w:val="14"/>
              </w:rPr>
              <w:t>(0.03)</w:t>
            </w:r>
          </w:p>
        </w:tc>
        <w:tc>
          <w:tcPr>
            <w:tcW w:w="738" w:type="dxa"/>
          </w:tcPr>
          <w:p w14:paraId="1DD397A8" w14:textId="77777777" w:rsidR="00054221" w:rsidRDefault="00BD4E74">
            <w:pPr>
              <w:pStyle w:val="TableParagraph"/>
              <w:spacing w:before="11" w:line="133" w:lineRule="exact"/>
              <w:ind w:left="81" w:right="76"/>
              <w:rPr>
                <w:sz w:val="14"/>
              </w:rPr>
            </w:pPr>
            <w:r>
              <w:rPr>
                <w:sz w:val="14"/>
              </w:rPr>
              <w:t>(0.03)</w:t>
            </w:r>
          </w:p>
        </w:tc>
      </w:tr>
      <w:tr w:rsidR="00054221" w14:paraId="50A6C803" w14:textId="77777777">
        <w:trPr>
          <w:trHeight w:val="164"/>
        </w:trPr>
        <w:tc>
          <w:tcPr>
            <w:tcW w:w="2804" w:type="dxa"/>
          </w:tcPr>
          <w:p w14:paraId="66CCC1B3" w14:textId="77777777" w:rsidR="00054221" w:rsidRDefault="00BD4E74">
            <w:pPr>
              <w:pStyle w:val="TableParagraph"/>
              <w:tabs>
                <w:tab w:val="right" w:pos="2477"/>
              </w:tabs>
              <w:spacing w:before="11" w:line="133" w:lineRule="exact"/>
              <w:ind w:left="104"/>
              <w:jc w:val="left"/>
              <w:rPr>
                <w:sz w:val="14"/>
              </w:rPr>
            </w:pPr>
            <w:r>
              <w:rPr>
                <w:sz w:val="14"/>
              </w:rPr>
              <w:t>Severely</w:t>
            </w:r>
            <w:r>
              <w:rPr>
                <w:spacing w:val="13"/>
                <w:sz w:val="14"/>
              </w:rPr>
              <w:t xml:space="preserve"> </w:t>
            </w:r>
            <w:r>
              <w:rPr>
                <w:sz w:val="14"/>
              </w:rPr>
              <w:t>Food</w:t>
            </w:r>
            <w:r>
              <w:rPr>
                <w:spacing w:val="14"/>
                <w:sz w:val="14"/>
              </w:rPr>
              <w:t xml:space="preserve"> </w:t>
            </w:r>
            <w:r>
              <w:rPr>
                <w:sz w:val="14"/>
              </w:rPr>
              <w:t>Insecure</w:t>
            </w:r>
            <w:r>
              <w:rPr>
                <w:rFonts w:ascii="Times New Roman"/>
                <w:sz w:val="14"/>
              </w:rPr>
              <w:tab/>
            </w:r>
            <w:r>
              <w:rPr>
                <w:sz w:val="14"/>
              </w:rPr>
              <w:t>0.03</w:t>
            </w:r>
          </w:p>
        </w:tc>
        <w:tc>
          <w:tcPr>
            <w:tcW w:w="835" w:type="dxa"/>
          </w:tcPr>
          <w:p w14:paraId="582FE2BE" w14:textId="77777777" w:rsidR="00054221" w:rsidRDefault="00BD4E74">
            <w:pPr>
              <w:pStyle w:val="TableParagraph"/>
              <w:spacing w:before="11" w:line="133" w:lineRule="exact"/>
              <w:ind w:left="201" w:right="201"/>
              <w:rPr>
                <w:sz w:val="14"/>
              </w:rPr>
            </w:pPr>
            <w:r>
              <w:rPr>
                <w:sz w:val="14"/>
              </w:rPr>
              <w:t>0.02</w:t>
            </w:r>
          </w:p>
        </w:tc>
        <w:tc>
          <w:tcPr>
            <w:tcW w:w="740" w:type="dxa"/>
          </w:tcPr>
          <w:p w14:paraId="401A7062" w14:textId="77777777" w:rsidR="00054221" w:rsidRDefault="00BD4E74">
            <w:pPr>
              <w:pStyle w:val="TableParagraph"/>
              <w:spacing w:before="11" w:line="133" w:lineRule="exact"/>
              <w:ind w:left="79" w:right="79"/>
              <w:rPr>
                <w:sz w:val="14"/>
              </w:rPr>
            </w:pPr>
            <w:r>
              <w:rPr>
                <w:sz w:val="14"/>
              </w:rPr>
              <w:t>-0.01</w:t>
            </w:r>
          </w:p>
        </w:tc>
        <w:tc>
          <w:tcPr>
            <w:tcW w:w="915" w:type="dxa"/>
          </w:tcPr>
          <w:p w14:paraId="515645E1" w14:textId="77777777" w:rsidR="00054221" w:rsidRDefault="00BD4E74">
            <w:pPr>
              <w:pStyle w:val="TableParagraph"/>
              <w:spacing w:before="11" w:line="133" w:lineRule="exact"/>
              <w:ind w:left="81" w:right="81"/>
              <w:rPr>
                <w:sz w:val="14"/>
              </w:rPr>
            </w:pPr>
            <w:r>
              <w:rPr>
                <w:sz w:val="14"/>
              </w:rPr>
              <w:t>0.16</w:t>
            </w:r>
          </w:p>
        </w:tc>
        <w:tc>
          <w:tcPr>
            <w:tcW w:w="835" w:type="dxa"/>
          </w:tcPr>
          <w:p w14:paraId="75C3A040" w14:textId="77777777" w:rsidR="00054221" w:rsidRDefault="00BD4E74">
            <w:pPr>
              <w:pStyle w:val="TableParagraph"/>
              <w:spacing w:before="11" w:line="133" w:lineRule="exact"/>
              <w:ind w:right="284"/>
              <w:jc w:val="right"/>
              <w:rPr>
                <w:sz w:val="14"/>
              </w:rPr>
            </w:pPr>
            <w:r>
              <w:rPr>
                <w:w w:val="105"/>
                <w:sz w:val="14"/>
              </w:rPr>
              <w:t>0.11</w:t>
            </w:r>
          </w:p>
        </w:tc>
        <w:tc>
          <w:tcPr>
            <w:tcW w:w="740" w:type="dxa"/>
          </w:tcPr>
          <w:p w14:paraId="6CE7BD72" w14:textId="77777777" w:rsidR="00054221" w:rsidRDefault="00BD4E74">
            <w:pPr>
              <w:pStyle w:val="TableParagraph"/>
              <w:spacing w:before="11" w:line="133" w:lineRule="exact"/>
              <w:ind w:left="80" w:right="79"/>
              <w:rPr>
                <w:sz w:val="14"/>
              </w:rPr>
            </w:pPr>
            <w:r>
              <w:rPr>
                <w:sz w:val="14"/>
              </w:rPr>
              <w:t>-0.06***</w:t>
            </w:r>
          </w:p>
        </w:tc>
        <w:tc>
          <w:tcPr>
            <w:tcW w:w="915" w:type="dxa"/>
          </w:tcPr>
          <w:p w14:paraId="115BA48B" w14:textId="77777777" w:rsidR="00054221" w:rsidRDefault="00BD4E74">
            <w:pPr>
              <w:pStyle w:val="TableParagraph"/>
              <w:spacing w:before="11" w:line="133" w:lineRule="exact"/>
              <w:ind w:left="81" w:right="81"/>
              <w:rPr>
                <w:sz w:val="14"/>
              </w:rPr>
            </w:pPr>
            <w:r>
              <w:rPr>
                <w:sz w:val="14"/>
              </w:rPr>
              <w:t>0.08</w:t>
            </w:r>
          </w:p>
        </w:tc>
        <w:tc>
          <w:tcPr>
            <w:tcW w:w="834" w:type="dxa"/>
          </w:tcPr>
          <w:p w14:paraId="03C43228" w14:textId="77777777" w:rsidR="00054221" w:rsidRDefault="00BD4E74">
            <w:pPr>
              <w:pStyle w:val="TableParagraph"/>
              <w:spacing w:before="11" w:line="133" w:lineRule="exact"/>
              <w:ind w:right="283"/>
              <w:jc w:val="right"/>
              <w:rPr>
                <w:sz w:val="14"/>
              </w:rPr>
            </w:pPr>
            <w:r>
              <w:rPr>
                <w:sz w:val="14"/>
              </w:rPr>
              <w:t>0.02</w:t>
            </w:r>
          </w:p>
        </w:tc>
        <w:tc>
          <w:tcPr>
            <w:tcW w:w="738" w:type="dxa"/>
          </w:tcPr>
          <w:p w14:paraId="18C4CADA" w14:textId="77777777" w:rsidR="00054221" w:rsidRDefault="00BD4E74">
            <w:pPr>
              <w:pStyle w:val="TableParagraph"/>
              <w:spacing w:before="11" w:line="133" w:lineRule="exact"/>
              <w:ind w:left="81" w:right="76"/>
              <w:rPr>
                <w:sz w:val="14"/>
              </w:rPr>
            </w:pPr>
            <w:r>
              <w:rPr>
                <w:sz w:val="14"/>
              </w:rPr>
              <w:t>-0.06***</w:t>
            </w:r>
          </w:p>
        </w:tc>
      </w:tr>
      <w:tr w:rsidR="00054221" w14:paraId="15B3A7FD" w14:textId="77777777">
        <w:trPr>
          <w:trHeight w:val="164"/>
        </w:trPr>
        <w:tc>
          <w:tcPr>
            <w:tcW w:w="2804" w:type="dxa"/>
          </w:tcPr>
          <w:p w14:paraId="29540B7C" w14:textId="77777777" w:rsidR="00054221" w:rsidRDefault="00BD4E74">
            <w:pPr>
              <w:pStyle w:val="TableParagraph"/>
              <w:spacing w:before="11" w:line="133" w:lineRule="exact"/>
              <w:ind w:right="267"/>
              <w:jc w:val="right"/>
              <w:rPr>
                <w:sz w:val="14"/>
              </w:rPr>
            </w:pPr>
            <w:r>
              <w:rPr>
                <w:sz w:val="14"/>
              </w:rPr>
              <w:t>(0.01)</w:t>
            </w:r>
          </w:p>
        </w:tc>
        <w:tc>
          <w:tcPr>
            <w:tcW w:w="835" w:type="dxa"/>
          </w:tcPr>
          <w:p w14:paraId="18495935" w14:textId="77777777" w:rsidR="00054221" w:rsidRDefault="00BD4E74">
            <w:pPr>
              <w:pStyle w:val="TableParagraph"/>
              <w:spacing w:before="11" w:line="133" w:lineRule="exact"/>
              <w:ind w:left="201" w:right="201"/>
              <w:rPr>
                <w:sz w:val="14"/>
              </w:rPr>
            </w:pPr>
            <w:r>
              <w:rPr>
                <w:sz w:val="14"/>
              </w:rPr>
              <w:t>(0.01)</w:t>
            </w:r>
          </w:p>
        </w:tc>
        <w:tc>
          <w:tcPr>
            <w:tcW w:w="740" w:type="dxa"/>
          </w:tcPr>
          <w:p w14:paraId="50F012D4" w14:textId="77777777" w:rsidR="00054221" w:rsidRDefault="00BD4E74">
            <w:pPr>
              <w:pStyle w:val="TableParagraph"/>
              <w:spacing w:before="11" w:line="133" w:lineRule="exact"/>
              <w:ind w:left="79" w:right="79"/>
              <w:rPr>
                <w:sz w:val="14"/>
              </w:rPr>
            </w:pPr>
            <w:r>
              <w:rPr>
                <w:sz w:val="14"/>
              </w:rPr>
              <w:t>(0.01)</w:t>
            </w:r>
          </w:p>
        </w:tc>
        <w:tc>
          <w:tcPr>
            <w:tcW w:w="915" w:type="dxa"/>
          </w:tcPr>
          <w:p w14:paraId="250F4149" w14:textId="77777777" w:rsidR="00054221" w:rsidRDefault="00BD4E74">
            <w:pPr>
              <w:pStyle w:val="TableParagraph"/>
              <w:spacing w:before="11" w:line="133" w:lineRule="exact"/>
              <w:ind w:left="81" w:right="81"/>
              <w:rPr>
                <w:sz w:val="14"/>
              </w:rPr>
            </w:pPr>
            <w:r>
              <w:rPr>
                <w:sz w:val="14"/>
              </w:rPr>
              <w:t>(0.01)</w:t>
            </w:r>
          </w:p>
        </w:tc>
        <w:tc>
          <w:tcPr>
            <w:tcW w:w="835" w:type="dxa"/>
          </w:tcPr>
          <w:p w14:paraId="55484112" w14:textId="77777777" w:rsidR="00054221" w:rsidRDefault="00BD4E74">
            <w:pPr>
              <w:pStyle w:val="TableParagraph"/>
              <w:spacing w:before="11" w:line="133" w:lineRule="exact"/>
              <w:ind w:right="227"/>
              <w:jc w:val="right"/>
              <w:rPr>
                <w:sz w:val="14"/>
              </w:rPr>
            </w:pPr>
            <w:r>
              <w:rPr>
                <w:sz w:val="14"/>
              </w:rPr>
              <w:t>(0.01)</w:t>
            </w:r>
          </w:p>
        </w:tc>
        <w:tc>
          <w:tcPr>
            <w:tcW w:w="740" w:type="dxa"/>
          </w:tcPr>
          <w:p w14:paraId="4FF5282E" w14:textId="77777777" w:rsidR="00054221" w:rsidRDefault="00BD4E74">
            <w:pPr>
              <w:pStyle w:val="TableParagraph"/>
              <w:spacing w:before="11" w:line="133" w:lineRule="exact"/>
              <w:ind w:left="79" w:right="79"/>
              <w:rPr>
                <w:sz w:val="14"/>
              </w:rPr>
            </w:pPr>
            <w:r>
              <w:rPr>
                <w:sz w:val="14"/>
              </w:rPr>
              <w:t>(0.01)</w:t>
            </w:r>
          </w:p>
        </w:tc>
        <w:tc>
          <w:tcPr>
            <w:tcW w:w="915" w:type="dxa"/>
          </w:tcPr>
          <w:p w14:paraId="0B1341FC" w14:textId="77777777" w:rsidR="00054221" w:rsidRDefault="00BD4E74">
            <w:pPr>
              <w:pStyle w:val="TableParagraph"/>
              <w:spacing w:before="11" w:line="133" w:lineRule="exact"/>
              <w:ind w:left="81" w:right="81"/>
              <w:rPr>
                <w:sz w:val="14"/>
              </w:rPr>
            </w:pPr>
            <w:r>
              <w:rPr>
                <w:sz w:val="14"/>
              </w:rPr>
              <w:t>(0.02)</w:t>
            </w:r>
          </w:p>
        </w:tc>
        <w:tc>
          <w:tcPr>
            <w:tcW w:w="834" w:type="dxa"/>
          </w:tcPr>
          <w:p w14:paraId="7CD708C8" w14:textId="77777777" w:rsidR="00054221" w:rsidRDefault="00BD4E74">
            <w:pPr>
              <w:pStyle w:val="TableParagraph"/>
              <w:spacing w:before="11" w:line="133" w:lineRule="exact"/>
              <w:ind w:right="226"/>
              <w:jc w:val="right"/>
              <w:rPr>
                <w:sz w:val="14"/>
              </w:rPr>
            </w:pPr>
            <w:r>
              <w:rPr>
                <w:sz w:val="14"/>
              </w:rPr>
              <w:t>(0.01)</w:t>
            </w:r>
          </w:p>
        </w:tc>
        <w:tc>
          <w:tcPr>
            <w:tcW w:w="738" w:type="dxa"/>
          </w:tcPr>
          <w:p w14:paraId="6078CF40" w14:textId="77777777" w:rsidR="00054221" w:rsidRDefault="00BD4E74">
            <w:pPr>
              <w:pStyle w:val="TableParagraph"/>
              <w:spacing w:before="11" w:line="133" w:lineRule="exact"/>
              <w:ind w:left="81" w:right="76"/>
              <w:rPr>
                <w:sz w:val="14"/>
              </w:rPr>
            </w:pPr>
            <w:r>
              <w:rPr>
                <w:sz w:val="14"/>
              </w:rPr>
              <w:t>(0.02)</w:t>
            </w:r>
          </w:p>
        </w:tc>
      </w:tr>
      <w:tr w:rsidR="00054221" w14:paraId="2075D1DF" w14:textId="77777777">
        <w:trPr>
          <w:trHeight w:val="164"/>
        </w:trPr>
        <w:tc>
          <w:tcPr>
            <w:tcW w:w="2804" w:type="dxa"/>
          </w:tcPr>
          <w:p w14:paraId="2840514E" w14:textId="77777777" w:rsidR="00054221" w:rsidRDefault="00BD4E74">
            <w:pPr>
              <w:pStyle w:val="TableParagraph"/>
              <w:tabs>
                <w:tab w:val="right" w:pos="2476"/>
              </w:tabs>
              <w:spacing w:before="11" w:line="133" w:lineRule="exact"/>
              <w:ind w:left="104"/>
              <w:jc w:val="left"/>
              <w:rPr>
                <w:sz w:val="14"/>
              </w:rPr>
            </w:pPr>
            <w:r>
              <w:rPr>
                <w:sz w:val="14"/>
              </w:rPr>
              <w:t>Food</w:t>
            </w:r>
            <w:r>
              <w:rPr>
                <w:spacing w:val="14"/>
                <w:sz w:val="14"/>
              </w:rPr>
              <w:t xml:space="preserve"> </w:t>
            </w:r>
            <w:r>
              <w:rPr>
                <w:sz w:val="14"/>
              </w:rPr>
              <w:t>Insecure</w:t>
            </w:r>
            <w:r>
              <w:rPr>
                <w:spacing w:val="15"/>
                <w:sz w:val="14"/>
              </w:rPr>
              <w:t xml:space="preserve"> </w:t>
            </w:r>
            <w:r>
              <w:rPr>
                <w:sz w:val="14"/>
              </w:rPr>
              <w:t>Group</w:t>
            </w:r>
            <w:r>
              <w:rPr>
                <w:rFonts w:ascii="Times New Roman"/>
                <w:sz w:val="14"/>
              </w:rPr>
              <w:tab/>
            </w:r>
            <w:r>
              <w:rPr>
                <w:sz w:val="14"/>
              </w:rPr>
              <w:t>0.47</w:t>
            </w:r>
          </w:p>
        </w:tc>
        <w:tc>
          <w:tcPr>
            <w:tcW w:w="835" w:type="dxa"/>
          </w:tcPr>
          <w:p w14:paraId="467BE03F" w14:textId="77777777" w:rsidR="00054221" w:rsidRDefault="00BD4E74">
            <w:pPr>
              <w:pStyle w:val="TableParagraph"/>
              <w:spacing w:before="11" w:line="133" w:lineRule="exact"/>
              <w:ind w:left="200" w:right="201"/>
              <w:rPr>
                <w:sz w:val="14"/>
              </w:rPr>
            </w:pPr>
            <w:r>
              <w:rPr>
                <w:sz w:val="14"/>
              </w:rPr>
              <w:t>0.41</w:t>
            </w:r>
          </w:p>
        </w:tc>
        <w:tc>
          <w:tcPr>
            <w:tcW w:w="740" w:type="dxa"/>
          </w:tcPr>
          <w:p w14:paraId="1956B299" w14:textId="77777777" w:rsidR="00054221" w:rsidRDefault="00BD4E74">
            <w:pPr>
              <w:pStyle w:val="TableParagraph"/>
              <w:spacing w:before="11" w:line="133" w:lineRule="exact"/>
              <w:ind w:left="79" w:right="79"/>
              <w:rPr>
                <w:sz w:val="14"/>
              </w:rPr>
            </w:pPr>
            <w:r>
              <w:rPr>
                <w:sz w:val="14"/>
              </w:rPr>
              <w:t>-0.06***</w:t>
            </w:r>
          </w:p>
        </w:tc>
        <w:tc>
          <w:tcPr>
            <w:tcW w:w="915" w:type="dxa"/>
          </w:tcPr>
          <w:p w14:paraId="2E0E45AA" w14:textId="77777777" w:rsidR="00054221" w:rsidRDefault="00BD4E74">
            <w:pPr>
              <w:pStyle w:val="TableParagraph"/>
              <w:spacing w:before="11" w:line="133" w:lineRule="exact"/>
              <w:ind w:left="80" w:right="81"/>
              <w:rPr>
                <w:sz w:val="14"/>
              </w:rPr>
            </w:pPr>
            <w:r>
              <w:rPr>
                <w:sz w:val="14"/>
              </w:rPr>
              <w:t>0.76</w:t>
            </w:r>
          </w:p>
        </w:tc>
        <w:tc>
          <w:tcPr>
            <w:tcW w:w="835" w:type="dxa"/>
          </w:tcPr>
          <w:p w14:paraId="7493596E" w14:textId="77777777" w:rsidR="00054221" w:rsidRDefault="00BD4E74">
            <w:pPr>
              <w:pStyle w:val="TableParagraph"/>
              <w:spacing w:before="11" w:line="133" w:lineRule="exact"/>
              <w:ind w:right="285"/>
              <w:jc w:val="right"/>
              <w:rPr>
                <w:sz w:val="14"/>
              </w:rPr>
            </w:pPr>
            <w:r>
              <w:rPr>
                <w:sz w:val="14"/>
              </w:rPr>
              <w:t>0.64</w:t>
            </w:r>
          </w:p>
        </w:tc>
        <w:tc>
          <w:tcPr>
            <w:tcW w:w="740" w:type="dxa"/>
          </w:tcPr>
          <w:p w14:paraId="53DAC686" w14:textId="77777777" w:rsidR="00054221" w:rsidRDefault="00BD4E74">
            <w:pPr>
              <w:pStyle w:val="TableParagraph"/>
              <w:spacing w:before="11" w:line="133" w:lineRule="exact"/>
              <w:ind w:left="79" w:right="79"/>
              <w:rPr>
                <w:sz w:val="14"/>
              </w:rPr>
            </w:pPr>
            <w:r>
              <w:rPr>
                <w:w w:val="105"/>
                <w:sz w:val="14"/>
              </w:rPr>
              <w:t>-0.12***</w:t>
            </w:r>
          </w:p>
        </w:tc>
        <w:tc>
          <w:tcPr>
            <w:tcW w:w="915" w:type="dxa"/>
          </w:tcPr>
          <w:p w14:paraId="0AFEDC5F" w14:textId="77777777" w:rsidR="00054221" w:rsidRDefault="00BD4E74">
            <w:pPr>
              <w:pStyle w:val="TableParagraph"/>
              <w:spacing w:before="11" w:line="133" w:lineRule="exact"/>
              <w:ind w:left="81" w:right="81"/>
              <w:rPr>
                <w:sz w:val="14"/>
              </w:rPr>
            </w:pPr>
            <w:r>
              <w:rPr>
                <w:sz w:val="14"/>
              </w:rPr>
              <w:t>0.68</w:t>
            </w:r>
          </w:p>
        </w:tc>
        <w:tc>
          <w:tcPr>
            <w:tcW w:w="834" w:type="dxa"/>
          </w:tcPr>
          <w:p w14:paraId="6E58EC3F" w14:textId="77777777" w:rsidR="00054221" w:rsidRDefault="00BD4E74">
            <w:pPr>
              <w:pStyle w:val="TableParagraph"/>
              <w:spacing w:before="11" w:line="133" w:lineRule="exact"/>
              <w:ind w:right="283"/>
              <w:jc w:val="right"/>
              <w:rPr>
                <w:sz w:val="14"/>
              </w:rPr>
            </w:pPr>
            <w:r>
              <w:rPr>
                <w:sz w:val="14"/>
              </w:rPr>
              <w:t>0.47</w:t>
            </w:r>
          </w:p>
        </w:tc>
        <w:tc>
          <w:tcPr>
            <w:tcW w:w="738" w:type="dxa"/>
          </w:tcPr>
          <w:p w14:paraId="646C0E84" w14:textId="77777777" w:rsidR="00054221" w:rsidRDefault="00BD4E74">
            <w:pPr>
              <w:pStyle w:val="TableParagraph"/>
              <w:spacing w:before="11" w:line="133" w:lineRule="exact"/>
              <w:ind w:left="80" w:right="76"/>
              <w:rPr>
                <w:sz w:val="14"/>
              </w:rPr>
            </w:pPr>
            <w:r>
              <w:rPr>
                <w:sz w:val="14"/>
              </w:rPr>
              <w:t>-0.22***</w:t>
            </w:r>
          </w:p>
        </w:tc>
      </w:tr>
      <w:tr w:rsidR="00054221" w14:paraId="3A1C9F25" w14:textId="77777777">
        <w:trPr>
          <w:trHeight w:val="168"/>
        </w:trPr>
        <w:tc>
          <w:tcPr>
            <w:tcW w:w="2804" w:type="dxa"/>
          </w:tcPr>
          <w:p w14:paraId="63010B69" w14:textId="77777777" w:rsidR="00054221" w:rsidRDefault="00BD4E74">
            <w:pPr>
              <w:pStyle w:val="TableParagraph"/>
              <w:spacing w:before="11" w:line="136" w:lineRule="exact"/>
              <w:ind w:right="267"/>
              <w:jc w:val="right"/>
              <w:rPr>
                <w:sz w:val="14"/>
              </w:rPr>
            </w:pPr>
            <w:r>
              <w:rPr>
                <w:sz w:val="14"/>
              </w:rPr>
              <w:t>(0.02)</w:t>
            </w:r>
          </w:p>
        </w:tc>
        <w:tc>
          <w:tcPr>
            <w:tcW w:w="835" w:type="dxa"/>
          </w:tcPr>
          <w:p w14:paraId="3A1FAC36" w14:textId="77777777" w:rsidR="00054221" w:rsidRDefault="00BD4E74">
            <w:pPr>
              <w:pStyle w:val="TableParagraph"/>
              <w:spacing w:before="11" w:line="136" w:lineRule="exact"/>
              <w:ind w:left="201" w:right="201"/>
              <w:rPr>
                <w:sz w:val="14"/>
              </w:rPr>
            </w:pPr>
            <w:r>
              <w:rPr>
                <w:sz w:val="14"/>
              </w:rPr>
              <w:t>(0.02)</w:t>
            </w:r>
          </w:p>
        </w:tc>
        <w:tc>
          <w:tcPr>
            <w:tcW w:w="740" w:type="dxa"/>
          </w:tcPr>
          <w:p w14:paraId="6C1E7120" w14:textId="77777777" w:rsidR="00054221" w:rsidRDefault="00BD4E74">
            <w:pPr>
              <w:pStyle w:val="TableParagraph"/>
              <w:spacing w:before="11" w:line="136" w:lineRule="exact"/>
              <w:ind w:left="79" w:right="79"/>
              <w:rPr>
                <w:sz w:val="14"/>
              </w:rPr>
            </w:pPr>
            <w:r>
              <w:rPr>
                <w:sz w:val="14"/>
              </w:rPr>
              <w:t>(0.02)</w:t>
            </w:r>
          </w:p>
        </w:tc>
        <w:tc>
          <w:tcPr>
            <w:tcW w:w="915" w:type="dxa"/>
          </w:tcPr>
          <w:p w14:paraId="66E6CCD6" w14:textId="77777777" w:rsidR="00054221" w:rsidRDefault="00BD4E74">
            <w:pPr>
              <w:pStyle w:val="TableParagraph"/>
              <w:spacing w:before="11" w:line="136" w:lineRule="exact"/>
              <w:ind w:left="81" w:right="81"/>
              <w:rPr>
                <w:sz w:val="14"/>
              </w:rPr>
            </w:pPr>
            <w:r>
              <w:rPr>
                <w:sz w:val="14"/>
              </w:rPr>
              <w:t>(0.02)</w:t>
            </w:r>
          </w:p>
        </w:tc>
        <w:tc>
          <w:tcPr>
            <w:tcW w:w="835" w:type="dxa"/>
          </w:tcPr>
          <w:p w14:paraId="3F4D2374" w14:textId="77777777" w:rsidR="00054221" w:rsidRDefault="00BD4E74">
            <w:pPr>
              <w:pStyle w:val="TableParagraph"/>
              <w:spacing w:before="11" w:line="136" w:lineRule="exact"/>
              <w:ind w:right="227"/>
              <w:jc w:val="right"/>
              <w:rPr>
                <w:sz w:val="14"/>
              </w:rPr>
            </w:pPr>
            <w:r>
              <w:rPr>
                <w:sz w:val="14"/>
              </w:rPr>
              <w:t>(0.02)</w:t>
            </w:r>
          </w:p>
        </w:tc>
        <w:tc>
          <w:tcPr>
            <w:tcW w:w="740" w:type="dxa"/>
          </w:tcPr>
          <w:p w14:paraId="0D5600B2" w14:textId="77777777" w:rsidR="00054221" w:rsidRDefault="00BD4E74">
            <w:pPr>
              <w:pStyle w:val="TableParagraph"/>
              <w:spacing w:before="11" w:line="136" w:lineRule="exact"/>
              <w:ind w:left="79" w:right="79"/>
              <w:rPr>
                <w:sz w:val="14"/>
              </w:rPr>
            </w:pPr>
            <w:r>
              <w:rPr>
                <w:sz w:val="14"/>
              </w:rPr>
              <w:t>(0.02)</w:t>
            </w:r>
          </w:p>
        </w:tc>
        <w:tc>
          <w:tcPr>
            <w:tcW w:w="915" w:type="dxa"/>
          </w:tcPr>
          <w:p w14:paraId="37656131" w14:textId="77777777" w:rsidR="00054221" w:rsidRDefault="00BD4E74">
            <w:pPr>
              <w:pStyle w:val="TableParagraph"/>
              <w:spacing w:before="11" w:line="136" w:lineRule="exact"/>
              <w:ind w:left="81" w:right="81"/>
              <w:rPr>
                <w:sz w:val="14"/>
              </w:rPr>
            </w:pPr>
            <w:r>
              <w:rPr>
                <w:sz w:val="14"/>
              </w:rPr>
              <w:t>(0.03)</w:t>
            </w:r>
          </w:p>
        </w:tc>
        <w:tc>
          <w:tcPr>
            <w:tcW w:w="834" w:type="dxa"/>
          </w:tcPr>
          <w:p w14:paraId="474E54F0" w14:textId="77777777" w:rsidR="00054221" w:rsidRDefault="00BD4E74">
            <w:pPr>
              <w:pStyle w:val="TableParagraph"/>
              <w:spacing w:before="11" w:line="136" w:lineRule="exact"/>
              <w:ind w:right="226"/>
              <w:jc w:val="right"/>
              <w:rPr>
                <w:sz w:val="14"/>
              </w:rPr>
            </w:pPr>
            <w:r>
              <w:rPr>
                <w:sz w:val="14"/>
              </w:rPr>
              <w:t>(0.03)</w:t>
            </w:r>
          </w:p>
        </w:tc>
        <w:tc>
          <w:tcPr>
            <w:tcW w:w="738" w:type="dxa"/>
          </w:tcPr>
          <w:p w14:paraId="231D679C" w14:textId="77777777" w:rsidR="00054221" w:rsidRDefault="00BD4E74">
            <w:pPr>
              <w:pStyle w:val="TableParagraph"/>
              <w:spacing w:before="11" w:line="136" w:lineRule="exact"/>
              <w:ind w:left="81" w:right="76"/>
              <w:rPr>
                <w:sz w:val="14"/>
              </w:rPr>
            </w:pPr>
            <w:r>
              <w:rPr>
                <w:sz w:val="14"/>
              </w:rPr>
              <w:t>(0.03)</w:t>
            </w:r>
          </w:p>
        </w:tc>
      </w:tr>
      <w:tr w:rsidR="00054221" w14:paraId="4A39F91F" w14:textId="77777777">
        <w:trPr>
          <w:trHeight w:val="202"/>
        </w:trPr>
        <w:tc>
          <w:tcPr>
            <w:tcW w:w="2804" w:type="dxa"/>
            <w:tcBorders>
              <w:bottom w:val="double" w:sz="1" w:space="0" w:color="000000"/>
            </w:tcBorders>
          </w:tcPr>
          <w:p w14:paraId="77120F40" w14:textId="77777777" w:rsidR="00054221" w:rsidRDefault="00BD4E74">
            <w:pPr>
              <w:pStyle w:val="TableParagraph"/>
              <w:tabs>
                <w:tab w:val="right" w:pos="2457"/>
              </w:tabs>
              <w:spacing w:before="15" w:line="240" w:lineRule="auto"/>
              <w:ind w:left="104"/>
              <w:jc w:val="left"/>
              <w:rPr>
                <w:sz w:val="14"/>
              </w:rPr>
            </w:pPr>
            <w:r>
              <w:rPr>
                <w:sz w:val="14"/>
              </w:rPr>
              <w:t>Observations</w:t>
            </w:r>
            <w:r>
              <w:rPr>
                <w:rFonts w:ascii="Times New Roman"/>
                <w:sz w:val="14"/>
              </w:rPr>
              <w:tab/>
            </w:r>
            <w:r>
              <w:rPr>
                <w:sz w:val="14"/>
              </w:rPr>
              <w:t>610</w:t>
            </w:r>
          </w:p>
        </w:tc>
        <w:tc>
          <w:tcPr>
            <w:tcW w:w="835" w:type="dxa"/>
            <w:tcBorders>
              <w:bottom w:val="double" w:sz="1" w:space="0" w:color="000000"/>
            </w:tcBorders>
          </w:tcPr>
          <w:p w14:paraId="0AE00F07" w14:textId="77777777" w:rsidR="00054221" w:rsidRDefault="00BD4E74">
            <w:pPr>
              <w:pStyle w:val="TableParagraph"/>
              <w:spacing w:before="15" w:line="240" w:lineRule="auto"/>
              <w:ind w:left="201" w:right="201"/>
              <w:rPr>
                <w:sz w:val="14"/>
              </w:rPr>
            </w:pPr>
            <w:r>
              <w:rPr>
                <w:sz w:val="14"/>
              </w:rPr>
              <w:t>610</w:t>
            </w:r>
          </w:p>
        </w:tc>
        <w:tc>
          <w:tcPr>
            <w:tcW w:w="740" w:type="dxa"/>
            <w:tcBorders>
              <w:bottom w:val="double" w:sz="1" w:space="0" w:color="000000"/>
            </w:tcBorders>
          </w:tcPr>
          <w:p w14:paraId="50AD2DEC" w14:textId="77777777" w:rsidR="00054221" w:rsidRDefault="00BD4E74">
            <w:pPr>
              <w:pStyle w:val="TableParagraph"/>
              <w:spacing w:before="15" w:line="240" w:lineRule="auto"/>
              <w:ind w:left="80" w:right="79"/>
              <w:rPr>
                <w:sz w:val="14"/>
              </w:rPr>
            </w:pPr>
            <w:r>
              <w:rPr>
                <w:sz w:val="14"/>
              </w:rPr>
              <w:t>610</w:t>
            </w:r>
          </w:p>
        </w:tc>
        <w:tc>
          <w:tcPr>
            <w:tcW w:w="915" w:type="dxa"/>
            <w:tcBorders>
              <w:bottom w:val="double" w:sz="1" w:space="0" w:color="000000"/>
            </w:tcBorders>
          </w:tcPr>
          <w:p w14:paraId="1EC7A149" w14:textId="77777777" w:rsidR="00054221" w:rsidRDefault="00BD4E74">
            <w:pPr>
              <w:pStyle w:val="TableParagraph"/>
              <w:spacing w:before="15" w:line="240" w:lineRule="auto"/>
              <w:ind w:left="81" w:right="81"/>
              <w:rPr>
                <w:sz w:val="14"/>
              </w:rPr>
            </w:pPr>
            <w:r>
              <w:rPr>
                <w:sz w:val="14"/>
              </w:rPr>
              <w:t>760</w:t>
            </w:r>
          </w:p>
        </w:tc>
        <w:tc>
          <w:tcPr>
            <w:tcW w:w="835" w:type="dxa"/>
            <w:tcBorders>
              <w:bottom w:val="double" w:sz="1" w:space="0" w:color="000000"/>
            </w:tcBorders>
          </w:tcPr>
          <w:p w14:paraId="6B832C3B" w14:textId="77777777" w:rsidR="00054221" w:rsidRDefault="00BD4E74">
            <w:pPr>
              <w:pStyle w:val="TableParagraph"/>
              <w:spacing w:before="15" w:line="240" w:lineRule="auto"/>
              <w:ind w:right="304"/>
              <w:jc w:val="right"/>
              <w:rPr>
                <w:sz w:val="14"/>
              </w:rPr>
            </w:pPr>
            <w:r>
              <w:rPr>
                <w:sz w:val="14"/>
              </w:rPr>
              <w:t>760</w:t>
            </w:r>
          </w:p>
        </w:tc>
        <w:tc>
          <w:tcPr>
            <w:tcW w:w="740" w:type="dxa"/>
            <w:tcBorders>
              <w:bottom w:val="double" w:sz="1" w:space="0" w:color="000000"/>
            </w:tcBorders>
          </w:tcPr>
          <w:p w14:paraId="2244D4E9" w14:textId="77777777" w:rsidR="00054221" w:rsidRDefault="00BD4E74">
            <w:pPr>
              <w:pStyle w:val="TableParagraph"/>
              <w:spacing w:before="15" w:line="240" w:lineRule="auto"/>
              <w:ind w:left="80" w:right="79"/>
              <w:rPr>
                <w:sz w:val="14"/>
              </w:rPr>
            </w:pPr>
            <w:r>
              <w:rPr>
                <w:sz w:val="14"/>
              </w:rPr>
              <w:t>760</w:t>
            </w:r>
          </w:p>
        </w:tc>
        <w:tc>
          <w:tcPr>
            <w:tcW w:w="915" w:type="dxa"/>
            <w:tcBorders>
              <w:bottom w:val="double" w:sz="1" w:space="0" w:color="000000"/>
            </w:tcBorders>
          </w:tcPr>
          <w:p w14:paraId="45A8C3B0" w14:textId="77777777" w:rsidR="00054221" w:rsidRDefault="00BD4E74">
            <w:pPr>
              <w:pStyle w:val="TableParagraph"/>
              <w:spacing w:before="15" w:line="240" w:lineRule="auto"/>
              <w:ind w:left="82" w:right="81"/>
              <w:rPr>
                <w:sz w:val="14"/>
              </w:rPr>
            </w:pPr>
            <w:r>
              <w:rPr>
                <w:sz w:val="14"/>
              </w:rPr>
              <w:t>294</w:t>
            </w:r>
          </w:p>
        </w:tc>
        <w:tc>
          <w:tcPr>
            <w:tcW w:w="834" w:type="dxa"/>
            <w:tcBorders>
              <w:bottom w:val="double" w:sz="1" w:space="0" w:color="000000"/>
            </w:tcBorders>
          </w:tcPr>
          <w:p w14:paraId="766816FE" w14:textId="77777777" w:rsidR="00054221" w:rsidRDefault="00BD4E74">
            <w:pPr>
              <w:pStyle w:val="TableParagraph"/>
              <w:spacing w:before="15" w:line="240" w:lineRule="auto"/>
              <w:ind w:right="303"/>
              <w:jc w:val="right"/>
              <w:rPr>
                <w:sz w:val="14"/>
              </w:rPr>
            </w:pPr>
            <w:r>
              <w:rPr>
                <w:sz w:val="14"/>
              </w:rPr>
              <w:t>294</w:t>
            </w:r>
          </w:p>
        </w:tc>
        <w:tc>
          <w:tcPr>
            <w:tcW w:w="738" w:type="dxa"/>
            <w:tcBorders>
              <w:bottom w:val="double" w:sz="1" w:space="0" w:color="000000"/>
            </w:tcBorders>
          </w:tcPr>
          <w:p w14:paraId="1247093C" w14:textId="77777777" w:rsidR="00054221" w:rsidRDefault="00BD4E74">
            <w:pPr>
              <w:pStyle w:val="TableParagraph"/>
              <w:spacing w:before="15" w:line="240" w:lineRule="auto"/>
              <w:ind w:left="81" w:right="75"/>
              <w:rPr>
                <w:sz w:val="14"/>
              </w:rPr>
            </w:pPr>
            <w:r>
              <w:rPr>
                <w:sz w:val="14"/>
              </w:rPr>
              <w:t>294</w:t>
            </w:r>
          </w:p>
        </w:tc>
      </w:tr>
    </w:tbl>
    <w:p w14:paraId="2D16E830" w14:textId="150971C2" w:rsidR="00054221" w:rsidRDefault="00BD4E74">
      <w:pPr>
        <w:spacing w:before="41" w:line="247" w:lineRule="auto"/>
        <w:ind w:left="120" w:right="4537" w:firstLine="33"/>
        <w:rPr>
          <w:sz w:val="14"/>
        </w:rPr>
      </w:pPr>
      <w:r>
        <w:rPr>
          <w:noProof/>
          <w:color w:val="2B579A"/>
          <w:shd w:val="clear" w:color="auto" w:fill="E6E6E6"/>
        </w:rPr>
        <mc:AlternateContent>
          <mc:Choice Requires="wps">
            <w:drawing>
              <wp:anchor distT="0" distB="0" distL="114300" distR="114300" simplePos="0" relativeHeight="251658254" behindDoc="1" locked="0" layoutInCell="1" allowOverlap="1" wp14:anchorId="66BC7D5A" wp14:editId="42717104">
                <wp:simplePos x="0" y="0"/>
                <wp:positionH relativeFrom="page">
                  <wp:posOffset>914400</wp:posOffset>
                </wp:positionH>
                <wp:positionV relativeFrom="paragraph">
                  <wp:posOffset>-127000</wp:posOffset>
                </wp:positionV>
                <wp:extent cx="5943600" cy="0"/>
                <wp:effectExtent l="0" t="0" r="0" b="0"/>
                <wp:wrapNone/>
                <wp:docPr id="49"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4399">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49D9E4B">
              <v:line id="Line 45" style="position:absolute;z-index:-20176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222mm" from="1in,-10pt" to="540pt,-10pt" w14:anchorId="267691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">
                <w10:wrap anchorx="page"/>
              </v:line>
            </w:pict>
          </mc:Fallback>
        </mc:AlternateContent>
      </w:r>
      <w:r>
        <w:rPr>
          <w:sz w:val="14"/>
        </w:rPr>
        <w:t>Note:</w:t>
      </w:r>
      <w:r>
        <w:rPr>
          <w:spacing w:val="2"/>
          <w:sz w:val="14"/>
        </w:rPr>
        <w:t xml:space="preserve"> </w:t>
      </w:r>
      <w:r>
        <w:rPr>
          <w:sz w:val="14"/>
        </w:rPr>
        <w:t>Robust</w:t>
      </w:r>
      <w:r>
        <w:rPr>
          <w:spacing w:val="17"/>
          <w:sz w:val="14"/>
        </w:rPr>
        <w:t xml:space="preserve"> </w:t>
      </w:r>
      <w:r>
        <w:rPr>
          <w:sz w:val="14"/>
        </w:rPr>
        <w:t>standard</w:t>
      </w:r>
      <w:r>
        <w:rPr>
          <w:spacing w:val="17"/>
          <w:sz w:val="14"/>
        </w:rPr>
        <w:t xml:space="preserve"> </w:t>
      </w:r>
      <w:r>
        <w:rPr>
          <w:sz w:val="14"/>
        </w:rPr>
        <w:t>errors</w:t>
      </w:r>
      <w:r>
        <w:rPr>
          <w:spacing w:val="18"/>
          <w:sz w:val="14"/>
        </w:rPr>
        <w:t xml:space="preserve"> </w:t>
      </w:r>
      <w:r>
        <w:rPr>
          <w:sz w:val="14"/>
        </w:rPr>
        <w:t>in</w:t>
      </w:r>
      <w:r>
        <w:rPr>
          <w:spacing w:val="17"/>
          <w:sz w:val="14"/>
        </w:rPr>
        <w:t xml:space="preserve"> </w:t>
      </w:r>
      <w:r>
        <w:rPr>
          <w:sz w:val="14"/>
        </w:rPr>
        <w:t>parentheses;</w:t>
      </w:r>
      <w:r>
        <w:rPr>
          <w:spacing w:val="18"/>
          <w:sz w:val="14"/>
        </w:rPr>
        <w:t xml:space="preserve"> </w:t>
      </w:r>
      <w:r>
        <w:rPr>
          <w:sz w:val="14"/>
        </w:rPr>
        <w:t>*</w:t>
      </w:r>
      <w:r>
        <w:rPr>
          <w:spacing w:val="17"/>
          <w:sz w:val="14"/>
        </w:rPr>
        <w:t xml:space="preserve"> </w:t>
      </w:r>
      <w:r>
        <w:rPr>
          <w:sz w:val="14"/>
        </w:rPr>
        <w:t>p</w:t>
      </w:r>
      <w:r>
        <w:rPr>
          <w:rFonts w:ascii="Verdana"/>
          <w:i/>
          <w:sz w:val="14"/>
        </w:rPr>
        <w:t>&lt;</w:t>
      </w:r>
      <w:r>
        <w:rPr>
          <w:sz w:val="14"/>
        </w:rPr>
        <w:t>0.05,</w:t>
      </w:r>
      <w:r>
        <w:rPr>
          <w:spacing w:val="18"/>
          <w:sz w:val="14"/>
        </w:rPr>
        <w:t xml:space="preserve"> </w:t>
      </w:r>
      <w:r>
        <w:rPr>
          <w:sz w:val="14"/>
        </w:rPr>
        <w:t>**</w:t>
      </w:r>
      <w:r>
        <w:rPr>
          <w:spacing w:val="17"/>
          <w:sz w:val="14"/>
        </w:rPr>
        <w:t xml:space="preserve"> </w:t>
      </w:r>
      <w:r>
        <w:rPr>
          <w:sz w:val="14"/>
        </w:rPr>
        <w:t>p</w:t>
      </w:r>
      <w:r>
        <w:rPr>
          <w:rFonts w:ascii="Verdana"/>
          <w:i/>
          <w:sz w:val="14"/>
        </w:rPr>
        <w:t>&lt;</w:t>
      </w:r>
      <w:r>
        <w:rPr>
          <w:sz w:val="14"/>
        </w:rPr>
        <w:t>0.01,</w:t>
      </w:r>
      <w:r>
        <w:rPr>
          <w:spacing w:val="18"/>
          <w:sz w:val="14"/>
        </w:rPr>
        <w:t xml:space="preserve"> </w:t>
      </w:r>
      <w:r>
        <w:rPr>
          <w:sz w:val="14"/>
        </w:rPr>
        <w:t>***</w:t>
      </w:r>
      <w:r>
        <w:rPr>
          <w:spacing w:val="17"/>
          <w:sz w:val="14"/>
        </w:rPr>
        <w:t xml:space="preserve"> </w:t>
      </w:r>
      <w:r>
        <w:rPr>
          <w:sz w:val="14"/>
        </w:rPr>
        <w:t>p</w:t>
      </w:r>
      <w:r>
        <w:rPr>
          <w:rFonts w:ascii="Verdana"/>
          <w:i/>
          <w:sz w:val="14"/>
        </w:rPr>
        <w:t>&lt;</w:t>
      </w:r>
      <w:r>
        <w:rPr>
          <w:sz w:val="14"/>
        </w:rPr>
        <w:t>0.001.</w:t>
      </w:r>
      <w:r>
        <w:rPr>
          <w:spacing w:val="-31"/>
          <w:sz w:val="14"/>
        </w:rPr>
        <w:t xml:space="preserve"> </w:t>
      </w:r>
      <w:r>
        <w:rPr>
          <w:sz w:val="14"/>
        </w:rPr>
        <w:t>For</w:t>
      </w:r>
      <w:r>
        <w:rPr>
          <w:spacing w:val="16"/>
          <w:sz w:val="14"/>
        </w:rPr>
        <w:t xml:space="preserve"> </w:t>
      </w:r>
      <w:r>
        <w:rPr>
          <w:sz w:val="14"/>
        </w:rPr>
        <w:t>CAR,</w:t>
      </w:r>
      <w:r>
        <w:rPr>
          <w:spacing w:val="16"/>
          <w:sz w:val="14"/>
        </w:rPr>
        <w:t xml:space="preserve"> </w:t>
      </w:r>
      <w:r>
        <w:rPr>
          <w:sz w:val="14"/>
        </w:rPr>
        <w:t>the</w:t>
      </w:r>
      <w:r>
        <w:rPr>
          <w:spacing w:val="16"/>
          <w:sz w:val="14"/>
        </w:rPr>
        <w:t xml:space="preserve"> </w:t>
      </w:r>
      <w:r>
        <w:rPr>
          <w:sz w:val="14"/>
        </w:rPr>
        <w:t>sample</w:t>
      </w:r>
      <w:r>
        <w:rPr>
          <w:spacing w:val="16"/>
          <w:sz w:val="14"/>
        </w:rPr>
        <w:t xml:space="preserve"> </w:t>
      </w:r>
      <w:r>
        <w:rPr>
          <w:sz w:val="14"/>
        </w:rPr>
        <w:t>is</w:t>
      </w:r>
      <w:r>
        <w:rPr>
          <w:spacing w:val="16"/>
          <w:sz w:val="14"/>
        </w:rPr>
        <w:t xml:space="preserve"> </w:t>
      </w:r>
      <w:r>
        <w:rPr>
          <w:sz w:val="14"/>
        </w:rPr>
        <w:t>limited</w:t>
      </w:r>
      <w:r>
        <w:rPr>
          <w:spacing w:val="16"/>
          <w:sz w:val="14"/>
        </w:rPr>
        <w:t xml:space="preserve"> </w:t>
      </w:r>
      <w:r>
        <w:rPr>
          <w:sz w:val="14"/>
        </w:rPr>
        <w:t>to</w:t>
      </w:r>
      <w:r>
        <w:rPr>
          <w:spacing w:val="16"/>
          <w:sz w:val="14"/>
        </w:rPr>
        <w:t xml:space="preserve"> </w:t>
      </w:r>
      <w:r>
        <w:rPr>
          <w:sz w:val="14"/>
        </w:rPr>
        <w:t>phone</w:t>
      </w:r>
      <w:r>
        <w:rPr>
          <w:spacing w:val="16"/>
          <w:sz w:val="14"/>
        </w:rPr>
        <w:t xml:space="preserve"> </w:t>
      </w:r>
      <w:r>
        <w:rPr>
          <w:sz w:val="14"/>
        </w:rPr>
        <w:t>owners</w:t>
      </w:r>
      <w:r>
        <w:rPr>
          <w:spacing w:val="16"/>
          <w:sz w:val="14"/>
        </w:rPr>
        <w:t xml:space="preserve"> </w:t>
      </w:r>
      <w:r>
        <w:rPr>
          <w:sz w:val="14"/>
        </w:rPr>
        <w:t>only.</w:t>
      </w:r>
    </w:p>
    <w:p w14:paraId="62D64FAE" w14:textId="474ECC4D" w:rsidR="00054221" w:rsidRDefault="00054221">
      <w:pPr>
        <w:pStyle w:val="BodyText"/>
        <w:spacing w:before="8"/>
        <w:rPr>
          <w:sz w:val="26"/>
          <w:szCs w:val="26"/>
        </w:rPr>
      </w:pPr>
    </w:p>
    <w:p w14:paraId="52BBA2AC" w14:textId="760C2337" w:rsidR="00054221" w:rsidRDefault="08ADBBB3">
      <w:pPr>
        <w:pStyle w:val="BodyText"/>
        <w:spacing w:line="314" w:lineRule="auto"/>
        <w:ind w:left="120" w:right="578"/>
        <w:jc w:val="both"/>
      </w:pPr>
      <w:r>
        <w:t>T</w:t>
      </w:r>
      <w:r w:rsidR="00BD4E74">
        <w:t xml:space="preserve">he results </w:t>
      </w:r>
      <w:r w:rsidR="2323DDD4">
        <w:t>from the comparison of XX to XX are similar for the remote as in the</w:t>
      </w:r>
      <w:r w:rsidR="00BD4E74">
        <w:t xml:space="preserve"> F2F modality</w:t>
      </w:r>
      <w:r w:rsidR="2122C112">
        <w:t xml:space="preserve"> (Table 7)</w:t>
      </w:r>
      <w:r w:rsidR="00BD4E74">
        <w:t>; the income and</w:t>
      </w:r>
      <w:r w:rsidR="00BD4E74">
        <w:rPr>
          <w:spacing w:val="-51"/>
        </w:rPr>
        <w:t xml:space="preserve"> </w:t>
      </w:r>
      <w:r w:rsidR="00BD4E74">
        <w:rPr>
          <w:spacing w:val="-1"/>
        </w:rPr>
        <w:t>income</w:t>
      </w:r>
      <w:r w:rsidR="00BD4E74">
        <w:rPr>
          <w:spacing w:val="-5"/>
        </w:rPr>
        <w:t xml:space="preserve"> </w:t>
      </w:r>
      <w:r w:rsidR="00BD4E74">
        <w:rPr>
          <w:spacing w:val="-1"/>
        </w:rPr>
        <w:t>change</w:t>
      </w:r>
      <w:r w:rsidR="00BD4E74">
        <w:rPr>
          <w:spacing w:val="-5"/>
        </w:rPr>
        <w:t xml:space="preserve"> </w:t>
      </w:r>
      <w:r w:rsidR="00BD4E74">
        <w:rPr>
          <w:spacing w:val="-1"/>
        </w:rPr>
        <w:t>variable</w:t>
      </w:r>
      <w:r w:rsidR="00BD4E74">
        <w:rPr>
          <w:spacing w:val="-5"/>
        </w:rPr>
        <w:t xml:space="preserve"> </w:t>
      </w:r>
      <w:r w:rsidR="00BD4E74">
        <w:rPr>
          <w:spacing w:val="-1"/>
        </w:rPr>
        <w:t>underreports</w:t>
      </w:r>
      <w:r w:rsidR="00BD4E74">
        <w:rPr>
          <w:spacing w:val="-5"/>
        </w:rPr>
        <w:t xml:space="preserve"> </w:t>
      </w:r>
      <w:r w:rsidR="00BD4E74">
        <w:rPr>
          <w:spacing w:val="-1"/>
        </w:rPr>
        <w:t>the</w:t>
      </w:r>
      <w:r w:rsidR="00BD4E74">
        <w:rPr>
          <w:spacing w:val="-4"/>
        </w:rPr>
        <w:t xml:space="preserve"> </w:t>
      </w:r>
      <w:r w:rsidR="00BD4E74">
        <w:rPr>
          <w:spacing w:val="-1"/>
        </w:rPr>
        <w:t>number</w:t>
      </w:r>
      <w:r w:rsidR="00BD4E74">
        <w:rPr>
          <w:spacing w:val="-5"/>
        </w:rPr>
        <w:t xml:space="preserve"> </w:t>
      </w:r>
      <w:r w:rsidR="00BD4E74">
        <w:rPr>
          <w:spacing w:val="-1"/>
        </w:rPr>
        <w:t>of</w:t>
      </w:r>
      <w:r w:rsidR="00BD4E74">
        <w:rPr>
          <w:spacing w:val="-5"/>
        </w:rPr>
        <w:t xml:space="preserve"> </w:t>
      </w:r>
      <w:r w:rsidR="00BD4E74">
        <w:t>food</w:t>
      </w:r>
      <w:r w:rsidR="00BD4E74">
        <w:rPr>
          <w:spacing w:val="-5"/>
        </w:rPr>
        <w:t xml:space="preserve"> </w:t>
      </w:r>
      <w:r w:rsidR="00BD4E74">
        <w:t>insecure</w:t>
      </w:r>
      <w:r w:rsidR="00BD4E74">
        <w:rPr>
          <w:spacing w:val="-5"/>
        </w:rPr>
        <w:t xml:space="preserve"> </w:t>
      </w:r>
      <w:r w:rsidR="00BD4E74">
        <w:t>by</w:t>
      </w:r>
      <w:r w:rsidR="00BD4E74">
        <w:rPr>
          <w:spacing w:val="-4"/>
        </w:rPr>
        <w:t xml:space="preserve"> </w:t>
      </w:r>
      <w:r w:rsidR="00BD4E74">
        <w:t>between</w:t>
      </w:r>
      <w:r w:rsidR="00BD4E74">
        <w:rPr>
          <w:spacing w:val="-5"/>
        </w:rPr>
        <w:t xml:space="preserve"> </w:t>
      </w:r>
      <w:r w:rsidR="00BD4E74">
        <w:t>12</w:t>
      </w:r>
      <w:r w:rsidR="00BD4E74">
        <w:rPr>
          <w:spacing w:val="-5"/>
        </w:rPr>
        <w:t xml:space="preserve"> </w:t>
      </w:r>
      <w:r w:rsidR="00BD4E74">
        <w:t>to</w:t>
      </w:r>
      <w:r w:rsidR="00BD4E74">
        <w:rPr>
          <w:spacing w:val="-5"/>
        </w:rPr>
        <w:t xml:space="preserve"> </w:t>
      </w:r>
      <w:r w:rsidR="00BD4E74">
        <w:t xml:space="preserve">24 </w:t>
      </w:r>
      <w:r w:rsidR="395B71A6">
        <w:t>percentage</w:t>
      </w:r>
      <w:r w:rsidR="00BD4E74">
        <w:rPr>
          <w:spacing w:val="-5"/>
        </w:rPr>
        <w:t xml:space="preserve"> </w:t>
      </w:r>
      <w:r w:rsidR="00BD4E74">
        <w:t>points</w:t>
      </w:r>
      <w:r w:rsidR="00BD4E74">
        <w:rPr>
          <w:spacing w:val="-50"/>
        </w:rPr>
        <w:t xml:space="preserve"> </w:t>
      </w:r>
      <w:r w:rsidR="00BD4E74">
        <w:t>(12%</w:t>
      </w:r>
      <w:r w:rsidR="00BD4E74">
        <w:rPr>
          <w:spacing w:val="17"/>
        </w:rPr>
        <w:t xml:space="preserve"> </w:t>
      </w:r>
      <w:r w:rsidR="00BD4E74">
        <w:t>in</w:t>
      </w:r>
      <w:r w:rsidR="00BD4E74">
        <w:rPr>
          <w:spacing w:val="17"/>
        </w:rPr>
        <w:t xml:space="preserve"> </w:t>
      </w:r>
      <w:r w:rsidR="00BD4E74">
        <w:t>Myanmar,</w:t>
      </w:r>
      <w:r w:rsidR="00BD4E74">
        <w:rPr>
          <w:spacing w:val="18"/>
        </w:rPr>
        <w:t xml:space="preserve"> </w:t>
      </w:r>
      <w:r w:rsidR="00BD4E74">
        <w:t>19%</w:t>
      </w:r>
      <w:r w:rsidR="00BD4E74">
        <w:rPr>
          <w:spacing w:val="17"/>
        </w:rPr>
        <w:t xml:space="preserve"> </w:t>
      </w:r>
      <w:r w:rsidR="00BD4E74">
        <w:t>in</w:t>
      </w:r>
      <w:r w:rsidR="00BD4E74">
        <w:rPr>
          <w:spacing w:val="18"/>
        </w:rPr>
        <w:t xml:space="preserve"> </w:t>
      </w:r>
      <w:r w:rsidR="00BD4E74">
        <w:t>Ecuador</w:t>
      </w:r>
      <w:r w:rsidR="00BD4E74">
        <w:rPr>
          <w:spacing w:val="17"/>
        </w:rPr>
        <w:t xml:space="preserve"> </w:t>
      </w:r>
      <w:r w:rsidR="00BD4E74">
        <w:t>and</w:t>
      </w:r>
      <w:r w:rsidR="00BD4E74">
        <w:rPr>
          <w:spacing w:val="18"/>
        </w:rPr>
        <w:t xml:space="preserve"> </w:t>
      </w:r>
      <w:r w:rsidR="00BD4E74">
        <w:t>24%</w:t>
      </w:r>
      <w:r w:rsidR="00BD4E74">
        <w:rPr>
          <w:spacing w:val="17"/>
        </w:rPr>
        <w:t xml:space="preserve"> </w:t>
      </w:r>
      <w:r w:rsidR="00BD4E74">
        <w:t>in</w:t>
      </w:r>
      <w:r w:rsidR="00BD4E74">
        <w:rPr>
          <w:spacing w:val="18"/>
        </w:rPr>
        <w:t xml:space="preserve"> </w:t>
      </w:r>
      <w:r w:rsidR="00BD4E74">
        <w:t>CAR).</w:t>
      </w:r>
    </w:p>
    <w:p w14:paraId="035C7FDF" w14:textId="24333D64" w:rsidR="00054221" w:rsidRDefault="00BD4E74">
      <w:pPr>
        <w:pStyle w:val="BodyText"/>
        <w:spacing w:before="163" w:line="314" w:lineRule="auto"/>
        <w:ind w:left="120" w:right="578"/>
        <w:jc w:val="both"/>
      </w:pPr>
      <w:r>
        <w:t>The</w:t>
      </w:r>
      <w:r>
        <w:rPr>
          <w:spacing w:val="-4"/>
        </w:rPr>
        <w:t xml:space="preserve"> </w:t>
      </w:r>
      <w:r>
        <w:t>results</w:t>
      </w:r>
      <w:r>
        <w:rPr>
          <w:spacing w:val="-4"/>
        </w:rPr>
        <w:t xml:space="preserve"> </w:t>
      </w:r>
      <w:r w:rsidR="59F5B46F">
        <w:rPr>
          <w:spacing w:val="-4"/>
        </w:rPr>
        <w:t xml:space="preserve">demonstrate </w:t>
      </w:r>
      <w:r>
        <w:t>that</w:t>
      </w:r>
      <w:r>
        <w:rPr>
          <w:spacing w:val="-3"/>
        </w:rPr>
        <w:t xml:space="preserve"> </w:t>
      </w:r>
      <w:r>
        <w:t>the</w:t>
      </w:r>
      <w:r>
        <w:rPr>
          <w:spacing w:val="-4"/>
        </w:rPr>
        <w:t xml:space="preserve"> </w:t>
      </w:r>
      <w:r>
        <w:t>income</w:t>
      </w:r>
      <w:r>
        <w:rPr>
          <w:spacing w:val="-4"/>
        </w:rPr>
        <w:t xml:space="preserve"> </w:t>
      </w:r>
      <w:r>
        <w:t>source</w:t>
      </w:r>
      <w:r>
        <w:rPr>
          <w:spacing w:val="-4"/>
        </w:rPr>
        <w:t xml:space="preserve"> </w:t>
      </w:r>
      <w:r>
        <w:t>and</w:t>
      </w:r>
      <w:r>
        <w:rPr>
          <w:spacing w:val="-4"/>
        </w:rPr>
        <w:t xml:space="preserve"> </w:t>
      </w:r>
      <w:r>
        <w:t>income</w:t>
      </w:r>
      <w:r>
        <w:rPr>
          <w:spacing w:val="-4"/>
        </w:rPr>
        <w:t xml:space="preserve"> </w:t>
      </w:r>
      <w:r>
        <w:t>change</w:t>
      </w:r>
      <w:r>
        <w:rPr>
          <w:spacing w:val="-4"/>
        </w:rPr>
        <w:t xml:space="preserve"> </w:t>
      </w:r>
      <w:r>
        <w:t>variable</w:t>
      </w:r>
      <w:r>
        <w:rPr>
          <w:spacing w:val="-50"/>
        </w:rPr>
        <w:t xml:space="preserve"> </w:t>
      </w:r>
      <w:r>
        <w:rPr>
          <w:w w:val="95"/>
        </w:rPr>
        <w:t>as formulated in its current form significantly underreports food insecurity compared to using the</w:t>
      </w:r>
      <w:r>
        <w:rPr>
          <w:spacing w:val="1"/>
          <w:w w:val="95"/>
        </w:rPr>
        <w:t xml:space="preserve"> </w:t>
      </w:r>
      <w:r>
        <w:t>traditional</w:t>
      </w:r>
      <w:r>
        <w:rPr>
          <w:spacing w:val="18"/>
        </w:rPr>
        <w:t xml:space="preserve"> </w:t>
      </w:r>
      <w:r>
        <w:t>FES</w:t>
      </w:r>
      <w:r>
        <w:rPr>
          <w:spacing w:val="18"/>
        </w:rPr>
        <w:t xml:space="preserve"> </w:t>
      </w:r>
      <w:r>
        <w:t>indicator.</w:t>
      </w:r>
    </w:p>
    <w:p w14:paraId="0EA24A42" w14:textId="77777777" w:rsidR="00054221" w:rsidRDefault="00054221">
      <w:pPr>
        <w:spacing w:line="314" w:lineRule="auto"/>
        <w:jc w:val="both"/>
        <w:sectPr w:rsidR="00054221">
          <w:pgSz w:w="12240" w:h="15840"/>
          <w:pgMar w:top="1300" w:right="860" w:bottom="1080" w:left="1320" w:header="0" w:footer="888" w:gutter="0"/>
          <w:cols w:space="720"/>
        </w:sectPr>
      </w:pPr>
    </w:p>
    <w:p w14:paraId="03077AF4" w14:textId="77777777" w:rsidR="00054221" w:rsidRDefault="00054221">
      <w:pPr>
        <w:pStyle w:val="BodyText"/>
        <w:rPr>
          <w:sz w:val="20"/>
        </w:rPr>
      </w:pPr>
    </w:p>
    <w:p w14:paraId="5104A63A" w14:textId="77777777" w:rsidR="00054221" w:rsidRDefault="00054221">
      <w:pPr>
        <w:pStyle w:val="BodyText"/>
        <w:rPr>
          <w:sz w:val="20"/>
        </w:rPr>
      </w:pPr>
    </w:p>
    <w:p w14:paraId="3A69D2C5" w14:textId="77777777" w:rsidR="00054221" w:rsidRDefault="00054221">
      <w:pPr>
        <w:pStyle w:val="BodyText"/>
        <w:rPr>
          <w:sz w:val="20"/>
        </w:rPr>
      </w:pPr>
    </w:p>
    <w:p w14:paraId="08C795EE" w14:textId="77777777" w:rsidR="00054221" w:rsidRDefault="00054221">
      <w:pPr>
        <w:pStyle w:val="BodyText"/>
        <w:rPr>
          <w:sz w:val="20"/>
        </w:rPr>
      </w:pPr>
    </w:p>
    <w:p w14:paraId="6BCF6E13" w14:textId="77777777" w:rsidR="00054221" w:rsidRDefault="00054221">
      <w:pPr>
        <w:pStyle w:val="BodyText"/>
        <w:rPr>
          <w:sz w:val="20"/>
        </w:rPr>
      </w:pPr>
    </w:p>
    <w:p w14:paraId="0FBECBF6" w14:textId="77777777" w:rsidR="00054221" w:rsidRDefault="00054221">
      <w:pPr>
        <w:pStyle w:val="BodyText"/>
        <w:rPr>
          <w:sz w:val="20"/>
        </w:rPr>
      </w:pPr>
    </w:p>
    <w:p w14:paraId="25A355FD" w14:textId="77777777" w:rsidR="00054221" w:rsidRDefault="00054221">
      <w:pPr>
        <w:pStyle w:val="BodyText"/>
        <w:rPr>
          <w:sz w:val="20"/>
        </w:rPr>
      </w:pPr>
    </w:p>
    <w:p w14:paraId="0626988A" w14:textId="77777777" w:rsidR="00054221" w:rsidRDefault="00054221">
      <w:pPr>
        <w:pStyle w:val="BodyText"/>
        <w:rPr>
          <w:sz w:val="20"/>
        </w:rPr>
      </w:pPr>
    </w:p>
    <w:p w14:paraId="11B6A081" w14:textId="77777777" w:rsidR="00054221" w:rsidRDefault="00054221">
      <w:pPr>
        <w:pStyle w:val="BodyText"/>
        <w:rPr>
          <w:sz w:val="20"/>
        </w:rPr>
      </w:pPr>
    </w:p>
    <w:p w14:paraId="26383B73" w14:textId="77777777" w:rsidR="00054221" w:rsidRDefault="00054221">
      <w:pPr>
        <w:pStyle w:val="BodyText"/>
        <w:rPr>
          <w:sz w:val="20"/>
        </w:rPr>
      </w:pPr>
    </w:p>
    <w:p w14:paraId="564D624C" w14:textId="77777777" w:rsidR="00054221" w:rsidRDefault="00054221">
      <w:pPr>
        <w:pStyle w:val="BodyText"/>
        <w:rPr>
          <w:sz w:val="20"/>
        </w:rPr>
      </w:pPr>
    </w:p>
    <w:p w14:paraId="71C0EE4C" w14:textId="77777777" w:rsidR="00054221" w:rsidRDefault="00054221">
      <w:pPr>
        <w:pStyle w:val="BodyText"/>
        <w:rPr>
          <w:sz w:val="20"/>
        </w:rPr>
      </w:pPr>
    </w:p>
    <w:p w14:paraId="1182E102" w14:textId="77777777" w:rsidR="00054221" w:rsidRDefault="00054221">
      <w:pPr>
        <w:pStyle w:val="BodyText"/>
        <w:rPr>
          <w:sz w:val="20"/>
        </w:rPr>
      </w:pPr>
    </w:p>
    <w:p w14:paraId="64FEC5E4" w14:textId="77777777" w:rsidR="00054221" w:rsidRDefault="00054221">
      <w:pPr>
        <w:pStyle w:val="BodyText"/>
        <w:rPr>
          <w:sz w:val="20"/>
        </w:rPr>
      </w:pPr>
    </w:p>
    <w:p w14:paraId="1CFAB690" w14:textId="77777777" w:rsidR="00054221" w:rsidRDefault="00054221">
      <w:pPr>
        <w:pStyle w:val="BodyText"/>
        <w:rPr>
          <w:sz w:val="20"/>
        </w:rPr>
      </w:pPr>
    </w:p>
    <w:p w14:paraId="593A7A05" w14:textId="77777777" w:rsidR="00054221" w:rsidRDefault="00054221">
      <w:pPr>
        <w:pStyle w:val="BodyText"/>
        <w:rPr>
          <w:sz w:val="20"/>
        </w:rPr>
      </w:pPr>
    </w:p>
    <w:p w14:paraId="3367E523" w14:textId="77777777" w:rsidR="00054221" w:rsidRDefault="00054221">
      <w:pPr>
        <w:pStyle w:val="BodyText"/>
        <w:rPr>
          <w:sz w:val="20"/>
        </w:rPr>
      </w:pPr>
    </w:p>
    <w:p w14:paraId="33CE48F5" w14:textId="77777777" w:rsidR="00054221" w:rsidRDefault="00054221">
      <w:pPr>
        <w:pStyle w:val="BodyText"/>
        <w:rPr>
          <w:sz w:val="20"/>
        </w:rPr>
      </w:pPr>
    </w:p>
    <w:p w14:paraId="0BD19F4C" w14:textId="77777777" w:rsidR="00054221" w:rsidRDefault="00054221">
      <w:pPr>
        <w:pStyle w:val="BodyText"/>
        <w:rPr>
          <w:sz w:val="20"/>
        </w:rPr>
      </w:pPr>
    </w:p>
    <w:p w14:paraId="03D8D43F" w14:textId="77777777" w:rsidR="00054221" w:rsidRDefault="00054221">
      <w:pPr>
        <w:pStyle w:val="BodyText"/>
        <w:rPr>
          <w:sz w:val="20"/>
        </w:rPr>
      </w:pPr>
    </w:p>
    <w:p w14:paraId="305319C1" w14:textId="77777777" w:rsidR="00054221" w:rsidRDefault="00054221">
      <w:pPr>
        <w:pStyle w:val="BodyText"/>
        <w:spacing w:before="11"/>
        <w:rPr>
          <w:sz w:val="23"/>
        </w:rPr>
      </w:pPr>
    </w:p>
    <w:p w14:paraId="7F0FC2AC" w14:textId="0E7A161E" w:rsidR="00054221" w:rsidRDefault="00BD4E74">
      <w:pPr>
        <w:spacing w:before="141"/>
        <w:ind w:left="898"/>
        <w:rPr>
          <w:sz w:val="18"/>
          <w:szCs w:val="18"/>
        </w:rPr>
      </w:pPr>
      <w:r>
        <w:rPr>
          <w:noProof/>
          <w:color w:val="2B579A"/>
          <w:shd w:val="clear" w:color="auto" w:fill="E6E6E6"/>
        </w:rPr>
        <mc:AlternateContent>
          <mc:Choice Requires="wps">
            <w:drawing>
              <wp:anchor distT="0" distB="0" distL="114300" distR="114300" simplePos="0" relativeHeight="251658255" behindDoc="1" locked="0" layoutInCell="1" allowOverlap="1" wp14:anchorId="6821D9E8" wp14:editId="3BD8FD4C">
                <wp:simplePos x="0" y="0"/>
                <wp:positionH relativeFrom="page">
                  <wp:posOffset>914400</wp:posOffset>
                </wp:positionH>
                <wp:positionV relativeFrom="paragraph">
                  <wp:posOffset>577215</wp:posOffset>
                </wp:positionV>
                <wp:extent cx="5943600" cy="0"/>
                <wp:effectExtent l="0" t="0" r="0" b="0"/>
                <wp:wrapNone/>
                <wp:docPr id="48"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424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757D2F3">
              <v:line id="Line 44" style="position:absolute;z-index:-20176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179mm" from="1in,45.45pt" to="540pt,45.45pt" w14:anchorId="0C3BA4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">
                <w10:wrap anchorx="page"/>
              </v:line>
            </w:pict>
          </mc:Fallback>
        </mc:AlternateContent>
      </w:r>
      <w:r w:rsidRPr="76614F08">
        <w:rPr>
          <w:sz w:val="18"/>
          <w:szCs w:val="18"/>
        </w:rPr>
        <w:t>Table</w:t>
      </w:r>
      <w:r w:rsidRPr="76614F08">
        <w:rPr>
          <w:spacing w:val="16"/>
          <w:sz w:val="18"/>
          <w:szCs w:val="18"/>
        </w:rPr>
        <w:t xml:space="preserve"> </w:t>
      </w:r>
      <w:r w:rsidRPr="76614F08">
        <w:rPr>
          <w:sz w:val="18"/>
          <w:szCs w:val="18"/>
        </w:rPr>
        <w:t>7:</w:t>
      </w:r>
      <w:r w:rsidRPr="76614F08">
        <w:rPr>
          <w:spacing w:val="38"/>
          <w:sz w:val="18"/>
          <w:szCs w:val="18"/>
        </w:rPr>
        <w:t xml:space="preserve"> </w:t>
      </w:r>
      <w:r w:rsidRPr="76614F08">
        <w:rPr>
          <w:sz w:val="18"/>
          <w:szCs w:val="18"/>
        </w:rPr>
        <w:t>Impact</w:t>
      </w:r>
      <w:r w:rsidRPr="76614F08">
        <w:rPr>
          <w:spacing w:val="17"/>
          <w:sz w:val="18"/>
          <w:szCs w:val="18"/>
        </w:rPr>
        <w:t xml:space="preserve"> </w:t>
      </w:r>
      <w:r w:rsidRPr="76614F08">
        <w:rPr>
          <w:sz w:val="18"/>
          <w:szCs w:val="18"/>
        </w:rPr>
        <w:t>of</w:t>
      </w:r>
      <w:r w:rsidRPr="76614F08">
        <w:rPr>
          <w:spacing w:val="17"/>
          <w:sz w:val="18"/>
          <w:szCs w:val="18"/>
        </w:rPr>
        <w:t xml:space="preserve"> </w:t>
      </w:r>
      <w:r w:rsidRPr="76614F08">
        <w:rPr>
          <w:sz w:val="18"/>
          <w:szCs w:val="18"/>
        </w:rPr>
        <w:t>Indicator</w:t>
      </w:r>
      <w:r w:rsidRPr="76614F08">
        <w:rPr>
          <w:spacing w:val="17"/>
          <w:sz w:val="18"/>
          <w:szCs w:val="18"/>
        </w:rPr>
        <w:t xml:space="preserve"> </w:t>
      </w:r>
      <w:commentRangeStart w:id="58"/>
      <w:r w:rsidRPr="76614F08">
        <w:rPr>
          <w:sz w:val="18"/>
          <w:szCs w:val="18"/>
        </w:rPr>
        <w:t>Composition</w:t>
      </w:r>
      <w:commentRangeEnd w:id="58"/>
      <w:r>
        <w:rPr>
          <w:rStyle w:val="CommentReference"/>
        </w:rPr>
        <w:commentReference w:id="58"/>
      </w:r>
      <w:r w:rsidRPr="76614F08">
        <w:rPr>
          <w:sz w:val="18"/>
          <w:szCs w:val="18"/>
        </w:rPr>
        <w:t>:</w:t>
      </w:r>
      <w:r w:rsidRPr="76614F08">
        <w:rPr>
          <w:spacing w:val="37"/>
          <w:sz w:val="18"/>
          <w:szCs w:val="18"/>
        </w:rPr>
        <w:t xml:space="preserve"> </w:t>
      </w:r>
      <w:r w:rsidRPr="76614F08">
        <w:rPr>
          <w:sz w:val="18"/>
          <w:szCs w:val="18"/>
        </w:rPr>
        <w:t>Paired</w:t>
      </w:r>
      <w:r w:rsidRPr="76614F08">
        <w:rPr>
          <w:spacing w:val="17"/>
          <w:sz w:val="18"/>
          <w:szCs w:val="18"/>
        </w:rPr>
        <w:t xml:space="preserve"> </w:t>
      </w:r>
      <w:r w:rsidRPr="76614F08">
        <w:rPr>
          <w:sz w:val="18"/>
          <w:szCs w:val="18"/>
        </w:rPr>
        <w:t>rCARI-FES</w:t>
      </w:r>
      <w:r w:rsidRPr="76614F08">
        <w:rPr>
          <w:spacing w:val="17"/>
          <w:sz w:val="18"/>
          <w:szCs w:val="18"/>
        </w:rPr>
        <w:t xml:space="preserve"> </w:t>
      </w:r>
      <w:r w:rsidRPr="76614F08">
        <w:rPr>
          <w:sz w:val="18"/>
          <w:szCs w:val="18"/>
        </w:rPr>
        <w:t>vs.</w:t>
      </w:r>
      <w:r w:rsidRPr="76614F08">
        <w:rPr>
          <w:spacing w:val="37"/>
          <w:sz w:val="18"/>
          <w:szCs w:val="18"/>
        </w:rPr>
        <w:t xml:space="preserve"> </w:t>
      </w:r>
      <w:r w:rsidRPr="76614F08">
        <w:rPr>
          <w:sz w:val="18"/>
          <w:szCs w:val="18"/>
        </w:rPr>
        <w:t>rCARI-Inc</w:t>
      </w:r>
      <w:r w:rsidRPr="76614F08">
        <w:rPr>
          <w:spacing w:val="17"/>
          <w:sz w:val="18"/>
          <w:szCs w:val="18"/>
        </w:rPr>
        <w:t xml:space="preserve"> </w:t>
      </w:r>
      <w:r w:rsidRPr="76614F08">
        <w:rPr>
          <w:sz w:val="18"/>
          <w:szCs w:val="18"/>
        </w:rPr>
        <w:t>in</w:t>
      </w:r>
      <w:r w:rsidRPr="76614F08">
        <w:rPr>
          <w:spacing w:val="17"/>
          <w:sz w:val="18"/>
          <w:szCs w:val="18"/>
        </w:rPr>
        <w:t xml:space="preserve"> </w:t>
      </w:r>
      <w:r w:rsidRPr="76614F08">
        <w:rPr>
          <w:sz w:val="18"/>
          <w:szCs w:val="18"/>
        </w:rPr>
        <w:t>Remote</w:t>
      </w:r>
      <w:r w:rsidRPr="76614F08">
        <w:rPr>
          <w:spacing w:val="17"/>
          <w:sz w:val="18"/>
          <w:szCs w:val="18"/>
        </w:rPr>
        <w:t xml:space="preserve"> </w:t>
      </w:r>
      <w:r w:rsidRPr="76614F08">
        <w:rPr>
          <w:sz w:val="18"/>
          <w:szCs w:val="18"/>
        </w:rPr>
        <w:t>Surveys</w:t>
      </w:r>
    </w:p>
    <w:p w14:paraId="1AAC3E37" w14:textId="77777777" w:rsidR="00054221" w:rsidRDefault="00054221">
      <w:pPr>
        <w:pStyle w:val="BodyText"/>
        <w:spacing w:before="3" w:after="1"/>
        <w:rPr>
          <w:sz w:val="19"/>
        </w:rPr>
      </w:pPr>
    </w:p>
    <w:tbl>
      <w:tblPr>
        <w:tblW w:w="0" w:type="auto"/>
        <w:tblInd w:w="127" w:type="dxa"/>
        <w:tblLayout w:type="fixed"/>
        <w:tblCellMar>
          <w:left w:w="0" w:type="dxa"/>
          <w:right w:w="0" w:type="dxa"/>
        </w:tblCellMar>
        <w:tblLook w:val="01E0" w:firstRow="1" w:lastRow="1" w:firstColumn="1" w:lastColumn="1" w:noHBand="0" w:noVBand="0"/>
      </w:tblPr>
      <w:tblGrid>
        <w:gridCol w:w="2760"/>
        <w:gridCol w:w="862"/>
        <w:gridCol w:w="715"/>
        <w:gridCol w:w="939"/>
        <w:gridCol w:w="863"/>
        <w:gridCol w:w="716"/>
        <w:gridCol w:w="939"/>
        <w:gridCol w:w="862"/>
        <w:gridCol w:w="715"/>
      </w:tblGrid>
      <w:tr w:rsidR="00054221" w14:paraId="3BC8C6B6" w14:textId="77777777">
        <w:trPr>
          <w:trHeight w:val="305"/>
        </w:trPr>
        <w:tc>
          <w:tcPr>
            <w:tcW w:w="2760" w:type="dxa"/>
            <w:tcBorders>
              <w:top w:val="double" w:sz="1" w:space="0" w:color="000000"/>
            </w:tcBorders>
          </w:tcPr>
          <w:p w14:paraId="5CDB9607" w14:textId="77777777" w:rsidR="00054221" w:rsidRDefault="00BD4E74">
            <w:pPr>
              <w:pStyle w:val="TableParagraph"/>
              <w:tabs>
                <w:tab w:val="left" w:pos="1922"/>
              </w:tabs>
              <w:spacing w:before="159" w:line="126" w:lineRule="exact"/>
              <w:ind w:left="100"/>
              <w:jc w:val="left"/>
              <w:rPr>
                <w:sz w:val="13"/>
              </w:rPr>
            </w:pPr>
            <w:r>
              <w:rPr>
                <w:w w:val="110"/>
                <w:sz w:val="13"/>
              </w:rPr>
              <w:t>Food</w:t>
            </w:r>
            <w:r>
              <w:rPr>
                <w:spacing w:val="6"/>
                <w:w w:val="110"/>
                <w:sz w:val="13"/>
              </w:rPr>
              <w:t xml:space="preserve"> </w:t>
            </w:r>
            <w:r>
              <w:rPr>
                <w:w w:val="110"/>
                <w:sz w:val="13"/>
              </w:rPr>
              <w:t>Security</w:t>
            </w:r>
            <w:r>
              <w:rPr>
                <w:spacing w:val="6"/>
                <w:w w:val="110"/>
                <w:sz w:val="13"/>
              </w:rPr>
              <w:t xml:space="preserve"> </w:t>
            </w:r>
            <w:r>
              <w:rPr>
                <w:w w:val="110"/>
                <w:sz w:val="13"/>
              </w:rPr>
              <w:t>Category</w:t>
            </w:r>
            <w:r>
              <w:rPr>
                <w:w w:val="110"/>
                <w:sz w:val="13"/>
              </w:rPr>
              <w:tab/>
              <w:t>rCARI-FES</w:t>
            </w:r>
          </w:p>
        </w:tc>
        <w:tc>
          <w:tcPr>
            <w:tcW w:w="862" w:type="dxa"/>
            <w:tcBorders>
              <w:top w:val="double" w:sz="1" w:space="0" w:color="000000"/>
            </w:tcBorders>
          </w:tcPr>
          <w:p w14:paraId="6F176069" w14:textId="77777777" w:rsidR="00054221" w:rsidRDefault="00BD4E74">
            <w:pPr>
              <w:pStyle w:val="TableParagraph"/>
              <w:spacing w:before="0" w:line="240" w:lineRule="auto"/>
              <w:ind w:left="20"/>
              <w:jc w:val="left"/>
              <w:rPr>
                <w:sz w:val="13"/>
              </w:rPr>
            </w:pPr>
            <w:r>
              <w:rPr>
                <w:w w:val="105"/>
                <w:sz w:val="13"/>
              </w:rPr>
              <w:t>Myanmar</w:t>
            </w:r>
          </w:p>
          <w:p w14:paraId="6EDA7C20" w14:textId="77777777" w:rsidR="00054221" w:rsidRDefault="00BD4E74">
            <w:pPr>
              <w:pStyle w:val="TableParagraph"/>
              <w:spacing w:before="11" w:line="126" w:lineRule="exact"/>
              <w:ind w:left="100"/>
              <w:jc w:val="left"/>
              <w:rPr>
                <w:sz w:val="13"/>
              </w:rPr>
            </w:pPr>
            <w:r>
              <w:rPr>
                <w:w w:val="110"/>
                <w:sz w:val="13"/>
              </w:rPr>
              <w:t>rCARI-Inc</w:t>
            </w:r>
          </w:p>
        </w:tc>
        <w:tc>
          <w:tcPr>
            <w:tcW w:w="715" w:type="dxa"/>
            <w:tcBorders>
              <w:top w:val="double" w:sz="1" w:space="0" w:color="000000"/>
            </w:tcBorders>
          </w:tcPr>
          <w:p w14:paraId="4ED8CBB0" w14:textId="77777777" w:rsidR="00054221" w:rsidRDefault="00BD4E74">
            <w:pPr>
              <w:pStyle w:val="TableParagraph"/>
              <w:spacing w:before="159" w:line="126" w:lineRule="exact"/>
              <w:ind w:left="74" w:right="75"/>
              <w:rPr>
                <w:sz w:val="13"/>
              </w:rPr>
            </w:pPr>
            <w:r>
              <w:rPr>
                <w:w w:val="105"/>
                <w:sz w:val="13"/>
              </w:rPr>
              <w:t>Diff</w:t>
            </w:r>
          </w:p>
        </w:tc>
        <w:tc>
          <w:tcPr>
            <w:tcW w:w="939" w:type="dxa"/>
            <w:tcBorders>
              <w:top w:val="double" w:sz="1" w:space="0" w:color="000000"/>
            </w:tcBorders>
          </w:tcPr>
          <w:p w14:paraId="6E0B06B6" w14:textId="77777777" w:rsidR="00054221" w:rsidRDefault="00BD4E74">
            <w:pPr>
              <w:pStyle w:val="TableParagraph"/>
              <w:spacing w:before="159" w:line="126" w:lineRule="exact"/>
              <w:ind w:left="69" w:right="71"/>
              <w:rPr>
                <w:sz w:val="13"/>
              </w:rPr>
            </w:pPr>
            <w:r>
              <w:rPr>
                <w:w w:val="115"/>
                <w:sz w:val="13"/>
              </w:rPr>
              <w:t>rCARI-FES</w:t>
            </w:r>
          </w:p>
        </w:tc>
        <w:tc>
          <w:tcPr>
            <w:tcW w:w="863" w:type="dxa"/>
            <w:tcBorders>
              <w:top w:val="double" w:sz="1" w:space="0" w:color="000000"/>
            </w:tcBorders>
          </w:tcPr>
          <w:p w14:paraId="380D63E9" w14:textId="77777777" w:rsidR="00054221" w:rsidRDefault="00BD4E74">
            <w:pPr>
              <w:pStyle w:val="TableParagraph"/>
              <w:spacing w:before="0" w:line="240" w:lineRule="auto"/>
              <w:ind w:left="57"/>
              <w:jc w:val="left"/>
              <w:rPr>
                <w:sz w:val="13"/>
              </w:rPr>
            </w:pPr>
            <w:r>
              <w:rPr>
                <w:w w:val="105"/>
                <w:sz w:val="13"/>
              </w:rPr>
              <w:t>Ecuador</w:t>
            </w:r>
          </w:p>
          <w:p w14:paraId="74BEBBC8" w14:textId="77777777" w:rsidR="00054221" w:rsidRDefault="00BD4E74">
            <w:pPr>
              <w:pStyle w:val="TableParagraph"/>
              <w:spacing w:before="11" w:line="126" w:lineRule="exact"/>
              <w:ind w:left="96"/>
              <w:jc w:val="left"/>
              <w:rPr>
                <w:sz w:val="13"/>
              </w:rPr>
            </w:pPr>
            <w:r>
              <w:rPr>
                <w:w w:val="110"/>
                <w:sz w:val="13"/>
              </w:rPr>
              <w:t>rCARI-Inc</w:t>
            </w:r>
          </w:p>
        </w:tc>
        <w:tc>
          <w:tcPr>
            <w:tcW w:w="716" w:type="dxa"/>
            <w:tcBorders>
              <w:top w:val="double" w:sz="1" w:space="0" w:color="000000"/>
            </w:tcBorders>
          </w:tcPr>
          <w:p w14:paraId="5436D533" w14:textId="77777777" w:rsidR="00054221" w:rsidRDefault="00BD4E74">
            <w:pPr>
              <w:pStyle w:val="TableParagraph"/>
              <w:spacing w:before="159" w:line="126" w:lineRule="exact"/>
              <w:ind w:left="237"/>
              <w:jc w:val="left"/>
              <w:rPr>
                <w:sz w:val="13"/>
              </w:rPr>
            </w:pPr>
            <w:r>
              <w:rPr>
                <w:w w:val="105"/>
                <w:sz w:val="13"/>
              </w:rPr>
              <w:t>Diff</w:t>
            </w:r>
          </w:p>
        </w:tc>
        <w:tc>
          <w:tcPr>
            <w:tcW w:w="939" w:type="dxa"/>
            <w:tcBorders>
              <w:top w:val="double" w:sz="1" w:space="0" w:color="000000"/>
            </w:tcBorders>
          </w:tcPr>
          <w:p w14:paraId="569DF4F2" w14:textId="77777777" w:rsidR="00054221" w:rsidRDefault="00BD4E74">
            <w:pPr>
              <w:pStyle w:val="TableParagraph"/>
              <w:spacing w:before="159" w:line="126" w:lineRule="exact"/>
              <w:ind w:left="63" w:right="76"/>
              <w:rPr>
                <w:sz w:val="13"/>
              </w:rPr>
            </w:pPr>
            <w:r>
              <w:rPr>
                <w:w w:val="115"/>
                <w:sz w:val="13"/>
              </w:rPr>
              <w:t>rCARI-FES</w:t>
            </w:r>
          </w:p>
        </w:tc>
        <w:tc>
          <w:tcPr>
            <w:tcW w:w="862" w:type="dxa"/>
            <w:tcBorders>
              <w:top w:val="double" w:sz="1" w:space="0" w:color="000000"/>
            </w:tcBorders>
          </w:tcPr>
          <w:p w14:paraId="04CAC594" w14:textId="77777777" w:rsidR="00054221" w:rsidRDefault="00BD4E74">
            <w:pPr>
              <w:pStyle w:val="TableParagraph"/>
              <w:spacing w:before="0" w:line="240" w:lineRule="auto"/>
              <w:ind w:left="152"/>
              <w:jc w:val="left"/>
              <w:rPr>
                <w:sz w:val="13"/>
              </w:rPr>
            </w:pPr>
            <w:r>
              <w:rPr>
                <w:w w:val="120"/>
                <w:sz w:val="13"/>
              </w:rPr>
              <w:t>CAR</w:t>
            </w:r>
          </w:p>
          <w:p w14:paraId="720A7430" w14:textId="77777777" w:rsidR="00054221" w:rsidRDefault="00BD4E74">
            <w:pPr>
              <w:pStyle w:val="TableParagraph"/>
              <w:spacing w:before="11" w:line="126" w:lineRule="exact"/>
              <w:ind w:left="91"/>
              <w:jc w:val="left"/>
              <w:rPr>
                <w:sz w:val="13"/>
              </w:rPr>
            </w:pPr>
            <w:r>
              <w:rPr>
                <w:w w:val="110"/>
                <w:sz w:val="13"/>
              </w:rPr>
              <w:t>rCARI-Inc</w:t>
            </w:r>
          </w:p>
        </w:tc>
        <w:tc>
          <w:tcPr>
            <w:tcW w:w="715" w:type="dxa"/>
            <w:tcBorders>
              <w:top w:val="double" w:sz="1" w:space="0" w:color="000000"/>
            </w:tcBorders>
          </w:tcPr>
          <w:p w14:paraId="161842D6" w14:textId="77777777" w:rsidR="00054221" w:rsidRDefault="00BD4E74">
            <w:pPr>
              <w:pStyle w:val="TableParagraph"/>
              <w:spacing w:before="159" w:line="126" w:lineRule="exact"/>
              <w:ind w:left="232"/>
              <w:jc w:val="left"/>
              <w:rPr>
                <w:sz w:val="13"/>
              </w:rPr>
            </w:pPr>
            <w:r>
              <w:rPr>
                <w:w w:val="105"/>
                <w:sz w:val="13"/>
              </w:rPr>
              <w:t>Diff</w:t>
            </w:r>
          </w:p>
        </w:tc>
      </w:tr>
      <w:tr w:rsidR="00054221" w14:paraId="50CAA56B" w14:textId="77777777">
        <w:trPr>
          <w:trHeight w:val="162"/>
        </w:trPr>
        <w:tc>
          <w:tcPr>
            <w:tcW w:w="2760" w:type="dxa"/>
          </w:tcPr>
          <w:p w14:paraId="207C0C16" w14:textId="77777777" w:rsidR="00054221" w:rsidRDefault="00BD4E74">
            <w:pPr>
              <w:pStyle w:val="TableParagraph"/>
              <w:tabs>
                <w:tab w:val="right" w:pos="2417"/>
              </w:tabs>
              <w:spacing w:before="19" w:line="123" w:lineRule="exact"/>
              <w:ind w:left="100"/>
              <w:jc w:val="left"/>
              <w:rPr>
                <w:sz w:val="13"/>
              </w:rPr>
            </w:pPr>
            <w:r>
              <w:rPr>
                <w:w w:val="105"/>
                <w:sz w:val="13"/>
              </w:rPr>
              <w:t>Food</w:t>
            </w:r>
            <w:r>
              <w:rPr>
                <w:spacing w:val="12"/>
                <w:w w:val="105"/>
                <w:sz w:val="13"/>
              </w:rPr>
              <w:t xml:space="preserve"> </w:t>
            </w:r>
            <w:r>
              <w:rPr>
                <w:w w:val="105"/>
                <w:sz w:val="13"/>
              </w:rPr>
              <w:t>Secure</w:t>
            </w:r>
            <w:r>
              <w:rPr>
                <w:rFonts w:ascii="Times New Roman"/>
                <w:w w:val="105"/>
                <w:sz w:val="13"/>
              </w:rPr>
              <w:tab/>
            </w:r>
            <w:r>
              <w:rPr>
                <w:w w:val="105"/>
                <w:sz w:val="13"/>
              </w:rPr>
              <w:t>0.03</w:t>
            </w:r>
          </w:p>
        </w:tc>
        <w:tc>
          <w:tcPr>
            <w:tcW w:w="862" w:type="dxa"/>
          </w:tcPr>
          <w:p w14:paraId="51E864E8" w14:textId="77777777" w:rsidR="00054221" w:rsidRDefault="00BD4E74">
            <w:pPr>
              <w:pStyle w:val="TableParagraph"/>
              <w:spacing w:before="19" w:line="123" w:lineRule="exact"/>
              <w:ind w:left="303"/>
              <w:jc w:val="left"/>
              <w:rPr>
                <w:sz w:val="13"/>
              </w:rPr>
            </w:pPr>
            <w:r>
              <w:rPr>
                <w:sz w:val="13"/>
              </w:rPr>
              <w:t>0.07</w:t>
            </w:r>
          </w:p>
        </w:tc>
        <w:tc>
          <w:tcPr>
            <w:tcW w:w="715" w:type="dxa"/>
          </w:tcPr>
          <w:p w14:paraId="5B740BF8" w14:textId="77777777" w:rsidR="00054221" w:rsidRDefault="00BD4E74">
            <w:pPr>
              <w:pStyle w:val="TableParagraph"/>
              <w:spacing w:before="19" w:line="123" w:lineRule="exact"/>
              <w:ind w:left="74" w:right="74"/>
              <w:rPr>
                <w:sz w:val="13"/>
              </w:rPr>
            </w:pPr>
            <w:r>
              <w:rPr>
                <w:w w:val="105"/>
                <w:sz w:val="13"/>
              </w:rPr>
              <w:t>0.05**</w:t>
            </w:r>
          </w:p>
        </w:tc>
        <w:tc>
          <w:tcPr>
            <w:tcW w:w="939" w:type="dxa"/>
          </w:tcPr>
          <w:p w14:paraId="0DFC1452" w14:textId="77777777" w:rsidR="00054221" w:rsidRDefault="00BD4E74">
            <w:pPr>
              <w:pStyle w:val="TableParagraph"/>
              <w:spacing w:before="19" w:line="123" w:lineRule="exact"/>
              <w:ind w:left="69" w:right="72"/>
              <w:rPr>
                <w:sz w:val="13"/>
              </w:rPr>
            </w:pPr>
            <w:r>
              <w:rPr>
                <w:sz w:val="13"/>
              </w:rPr>
              <w:t>0.00</w:t>
            </w:r>
          </w:p>
        </w:tc>
        <w:tc>
          <w:tcPr>
            <w:tcW w:w="863" w:type="dxa"/>
          </w:tcPr>
          <w:p w14:paraId="1AA43E7F" w14:textId="77777777" w:rsidR="00054221" w:rsidRDefault="00BD4E74">
            <w:pPr>
              <w:pStyle w:val="TableParagraph"/>
              <w:spacing w:before="19" w:line="123" w:lineRule="exact"/>
              <w:ind w:left="222" w:right="229"/>
              <w:rPr>
                <w:sz w:val="13"/>
              </w:rPr>
            </w:pPr>
            <w:r>
              <w:rPr>
                <w:sz w:val="13"/>
              </w:rPr>
              <w:t>0.00</w:t>
            </w:r>
          </w:p>
        </w:tc>
        <w:tc>
          <w:tcPr>
            <w:tcW w:w="716" w:type="dxa"/>
          </w:tcPr>
          <w:p w14:paraId="29FE4429" w14:textId="77777777" w:rsidR="00054221" w:rsidRDefault="00BD4E74">
            <w:pPr>
              <w:pStyle w:val="TableParagraph"/>
              <w:spacing w:before="19" w:line="123" w:lineRule="exact"/>
              <w:ind w:left="225"/>
              <w:jc w:val="left"/>
              <w:rPr>
                <w:sz w:val="13"/>
              </w:rPr>
            </w:pPr>
            <w:r>
              <w:rPr>
                <w:sz w:val="13"/>
              </w:rPr>
              <w:t>0.00</w:t>
            </w:r>
          </w:p>
        </w:tc>
        <w:tc>
          <w:tcPr>
            <w:tcW w:w="939" w:type="dxa"/>
          </w:tcPr>
          <w:p w14:paraId="1A89B150" w14:textId="77777777" w:rsidR="00054221" w:rsidRDefault="00BD4E74">
            <w:pPr>
              <w:pStyle w:val="TableParagraph"/>
              <w:spacing w:before="19" w:line="123" w:lineRule="exact"/>
              <w:ind w:left="62" w:right="76"/>
              <w:rPr>
                <w:sz w:val="13"/>
              </w:rPr>
            </w:pPr>
            <w:r>
              <w:rPr>
                <w:sz w:val="13"/>
              </w:rPr>
              <w:t>0.01</w:t>
            </w:r>
          </w:p>
        </w:tc>
        <w:tc>
          <w:tcPr>
            <w:tcW w:w="862" w:type="dxa"/>
          </w:tcPr>
          <w:p w14:paraId="2F640A6D" w14:textId="77777777" w:rsidR="00054221" w:rsidRDefault="00BD4E74">
            <w:pPr>
              <w:pStyle w:val="TableParagraph"/>
              <w:spacing w:before="19" w:line="123" w:lineRule="exact"/>
              <w:ind w:right="312"/>
              <w:jc w:val="right"/>
              <w:rPr>
                <w:sz w:val="13"/>
              </w:rPr>
            </w:pPr>
            <w:r>
              <w:rPr>
                <w:sz w:val="13"/>
              </w:rPr>
              <w:t>0.01</w:t>
            </w:r>
          </w:p>
        </w:tc>
        <w:tc>
          <w:tcPr>
            <w:tcW w:w="715" w:type="dxa"/>
          </w:tcPr>
          <w:p w14:paraId="2BF0D290" w14:textId="77777777" w:rsidR="00054221" w:rsidRDefault="00BD4E74">
            <w:pPr>
              <w:pStyle w:val="TableParagraph"/>
              <w:spacing w:before="19" w:line="123" w:lineRule="exact"/>
              <w:ind w:left="221"/>
              <w:jc w:val="left"/>
              <w:rPr>
                <w:sz w:val="13"/>
              </w:rPr>
            </w:pPr>
            <w:r>
              <w:rPr>
                <w:sz w:val="13"/>
              </w:rPr>
              <w:t>0.00</w:t>
            </w:r>
          </w:p>
        </w:tc>
      </w:tr>
      <w:tr w:rsidR="00054221" w14:paraId="5C98EC4C" w14:textId="77777777">
        <w:trPr>
          <w:trHeight w:val="158"/>
        </w:trPr>
        <w:tc>
          <w:tcPr>
            <w:tcW w:w="2760" w:type="dxa"/>
          </w:tcPr>
          <w:p w14:paraId="0938E22D" w14:textId="77777777" w:rsidR="00054221" w:rsidRDefault="00BD4E74">
            <w:pPr>
              <w:pStyle w:val="TableParagraph"/>
              <w:spacing w:before="16" w:line="123" w:lineRule="exact"/>
              <w:ind w:right="285"/>
              <w:jc w:val="right"/>
              <w:rPr>
                <w:sz w:val="13"/>
              </w:rPr>
            </w:pPr>
            <w:r>
              <w:rPr>
                <w:w w:val="105"/>
                <w:sz w:val="13"/>
              </w:rPr>
              <w:t>(0.01)</w:t>
            </w:r>
          </w:p>
        </w:tc>
        <w:tc>
          <w:tcPr>
            <w:tcW w:w="862" w:type="dxa"/>
          </w:tcPr>
          <w:p w14:paraId="664985D4" w14:textId="77777777" w:rsidR="00054221" w:rsidRDefault="00BD4E74">
            <w:pPr>
              <w:pStyle w:val="TableParagraph"/>
              <w:spacing w:before="16" w:line="123" w:lineRule="exact"/>
              <w:ind w:left="248"/>
              <w:jc w:val="left"/>
              <w:rPr>
                <w:sz w:val="13"/>
              </w:rPr>
            </w:pPr>
            <w:r>
              <w:rPr>
                <w:sz w:val="13"/>
              </w:rPr>
              <w:t>(0.02)</w:t>
            </w:r>
          </w:p>
        </w:tc>
        <w:tc>
          <w:tcPr>
            <w:tcW w:w="715" w:type="dxa"/>
          </w:tcPr>
          <w:p w14:paraId="2D9FF9AC" w14:textId="77777777" w:rsidR="00054221" w:rsidRDefault="00BD4E74">
            <w:pPr>
              <w:pStyle w:val="TableParagraph"/>
              <w:spacing w:before="16" w:line="123" w:lineRule="exact"/>
              <w:ind w:left="74" w:right="75"/>
              <w:rPr>
                <w:sz w:val="13"/>
              </w:rPr>
            </w:pPr>
            <w:r>
              <w:rPr>
                <w:sz w:val="13"/>
              </w:rPr>
              <w:t>(0.02)</w:t>
            </w:r>
          </w:p>
        </w:tc>
        <w:tc>
          <w:tcPr>
            <w:tcW w:w="939" w:type="dxa"/>
          </w:tcPr>
          <w:p w14:paraId="6D3A0549" w14:textId="77777777" w:rsidR="00054221" w:rsidRDefault="00BD4E74">
            <w:pPr>
              <w:pStyle w:val="TableParagraph"/>
              <w:spacing w:before="16" w:line="123" w:lineRule="exact"/>
              <w:ind w:left="69" w:right="73"/>
              <w:rPr>
                <w:sz w:val="13"/>
              </w:rPr>
            </w:pPr>
            <w:r>
              <w:rPr>
                <w:sz w:val="13"/>
              </w:rPr>
              <w:t>(0.00)</w:t>
            </w:r>
          </w:p>
        </w:tc>
        <w:tc>
          <w:tcPr>
            <w:tcW w:w="863" w:type="dxa"/>
          </w:tcPr>
          <w:p w14:paraId="65E9BE7F" w14:textId="77777777" w:rsidR="00054221" w:rsidRDefault="00BD4E74">
            <w:pPr>
              <w:pStyle w:val="TableParagraph"/>
              <w:spacing w:before="16" w:line="123" w:lineRule="exact"/>
              <w:ind w:left="222" w:right="229"/>
              <w:rPr>
                <w:sz w:val="13"/>
              </w:rPr>
            </w:pPr>
            <w:r>
              <w:rPr>
                <w:sz w:val="13"/>
              </w:rPr>
              <w:t>(0.00)</w:t>
            </w:r>
          </w:p>
        </w:tc>
        <w:tc>
          <w:tcPr>
            <w:tcW w:w="716" w:type="dxa"/>
          </w:tcPr>
          <w:p w14:paraId="533E0D70" w14:textId="77777777" w:rsidR="00054221" w:rsidRDefault="00BD4E74">
            <w:pPr>
              <w:pStyle w:val="TableParagraph"/>
              <w:spacing w:before="16" w:line="123" w:lineRule="exact"/>
              <w:ind w:left="169"/>
              <w:jc w:val="left"/>
              <w:rPr>
                <w:sz w:val="13"/>
              </w:rPr>
            </w:pPr>
            <w:r>
              <w:rPr>
                <w:sz w:val="13"/>
              </w:rPr>
              <w:t>(0.00)</w:t>
            </w:r>
          </w:p>
        </w:tc>
        <w:tc>
          <w:tcPr>
            <w:tcW w:w="939" w:type="dxa"/>
          </w:tcPr>
          <w:p w14:paraId="0E9672D5" w14:textId="77777777" w:rsidR="00054221" w:rsidRDefault="00BD4E74">
            <w:pPr>
              <w:pStyle w:val="TableParagraph"/>
              <w:spacing w:before="16" w:line="123" w:lineRule="exact"/>
              <w:ind w:left="61" w:right="76"/>
              <w:rPr>
                <w:sz w:val="13"/>
              </w:rPr>
            </w:pPr>
            <w:r>
              <w:rPr>
                <w:w w:val="105"/>
                <w:sz w:val="13"/>
              </w:rPr>
              <w:t>(0.01)</w:t>
            </w:r>
          </w:p>
        </w:tc>
        <w:tc>
          <w:tcPr>
            <w:tcW w:w="862" w:type="dxa"/>
          </w:tcPr>
          <w:p w14:paraId="3CC0137F" w14:textId="77777777" w:rsidR="00054221" w:rsidRDefault="00BD4E74">
            <w:pPr>
              <w:pStyle w:val="TableParagraph"/>
              <w:spacing w:before="16" w:line="123" w:lineRule="exact"/>
              <w:ind w:right="257"/>
              <w:jc w:val="right"/>
              <w:rPr>
                <w:sz w:val="13"/>
              </w:rPr>
            </w:pPr>
            <w:r>
              <w:rPr>
                <w:w w:val="105"/>
                <w:sz w:val="13"/>
              </w:rPr>
              <w:t>(0.01)</w:t>
            </w:r>
          </w:p>
        </w:tc>
        <w:tc>
          <w:tcPr>
            <w:tcW w:w="715" w:type="dxa"/>
          </w:tcPr>
          <w:p w14:paraId="2FB8B8DE" w14:textId="77777777" w:rsidR="00054221" w:rsidRDefault="00BD4E74">
            <w:pPr>
              <w:pStyle w:val="TableParagraph"/>
              <w:spacing w:before="16" w:line="123" w:lineRule="exact"/>
              <w:ind w:right="184"/>
              <w:jc w:val="right"/>
              <w:rPr>
                <w:sz w:val="13"/>
              </w:rPr>
            </w:pPr>
            <w:r>
              <w:rPr>
                <w:sz w:val="13"/>
              </w:rPr>
              <w:t>(0.00)</w:t>
            </w:r>
          </w:p>
        </w:tc>
      </w:tr>
      <w:tr w:rsidR="00054221" w14:paraId="36596F32" w14:textId="77777777">
        <w:trPr>
          <w:trHeight w:val="158"/>
        </w:trPr>
        <w:tc>
          <w:tcPr>
            <w:tcW w:w="2760" w:type="dxa"/>
          </w:tcPr>
          <w:p w14:paraId="71ADFCAB" w14:textId="77777777" w:rsidR="00054221" w:rsidRDefault="00BD4E74">
            <w:pPr>
              <w:pStyle w:val="TableParagraph"/>
              <w:tabs>
                <w:tab w:val="right" w:pos="2416"/>
              </w:tabs>
              <w:spacing w:before="16" w:line="123" w:lineRule="exact"/>
              <w:ind w:left="100"/>
              <w:jc w:val="left"/>
              <w:rPr>
                <w:sz w:val="13"/>
              </w:rPr>
            </w:pPr>
            <w:r>
              <w:rPr>
                <w:w w:val="105"/>
                <w:sz w:val="13"/>
              </w:rPr>
              <w:t>Marginally</w:t>
            </w:r>
            <w:r>
              <w:rPr>
                <w:spacing w:val="12"/>
                <w:w w:val="105"/>
                <w:sz w:val="13"/>
              </w:rPr>
              <w:t xml:space="preserve"> </w:t>
            </w:r>
            <w:r>
              <w:rPr>
                <w:w w:val="105"/>
                <w:sz w:val="13"/>
              </w:rPr>
              <w:t>Food</w:t>
            </w:r>
            <w:r>
              <w:rPr>
                <w:spacing w:val="13"/>
                <w:w w:val="105"/>
                <w:sz w:val="13"/>
              </w:rPr>
              <w:t xml:space="preserve"> </w:t>
            </w:r>
            <w:r>
              <w:rPr>
                <w:w w:val="105"/>
                <w:sz w:val="13"/>
              </w:rPr>
              <w:t>Secure</w:t>
            </w:r>
            <w:r>
              <w:rPr>
                <w:rFonts w:ascii="Times New Roman"/>
                <w:w w:val="105"/>
                <w:sz w:val="13"/>
              </w:rPr>
              <w:tab/>
            </w:r>
            <w:r>
              <w:rPr>
                <w:w w:val="105"/>
                <w:sz w:val="13"/>
              </w:rPr>
              <w:t>0.34</w:t>
            </w:r>
          </w:p>
        </w:tc>
        <w:tc>
          <w:tcPr>
            <w:tcW w:w="862" w:type="dxa"/>
          </w:tcPr>
          <w:p w14:paraId="3AC31CE4" w14:textId="77777777" w:rsidR="00054221" w:rsidRDefault="00BD4E74">
            <w:pPr>
              <w:pStyle w:val="TableParagraph"/>
              <w:spacing w:before="16" w:line="123" w:lineRule="exact"/>
              <w:ind w:left="303"/>
              <w:jc w:val="left"/>
              <w:rPr>
                <w:sz w:val="13"/>
              </w:rPr>
            </w:pPr>
            <w:r>
              <w:rPr>
                <w:w w:val="105"/>
                <w:sz w:val="13"/>
              </w:rPr>
              <w:t>0.41</w:t>
            </w:r>
          </w:p>
        </w:tc>
        <w:tc>
          <w:tcPr>
            <w:tcW w:w="715" w:type="dxa"/>
          </w:tcPr>
          <w:p w14:paraId="6A38188A" w14:textId="77777777" w:rsidR="00054221" w:rsidRDefault="00BD4E74">
            <w:pPr>
              <w:pStyle w:val="TableParagraph"/>
              <w:spacing w:before="16" w:line="123" w:lineRule="exact"/>
              <w:ind w:left="74" w:right="75"/>
              <w:rPr>
                <w:sz w:val="13"/>
              </w:rPr>
            </w:pPr>
            <w:r>
              <w:rPr>
                <w:sz w:val="13"/>
              </w:rPr>
              <w:t>0.07*</w:t>
            </w:r>
          </w:p>
        </w:tc>
        <w:tc>
          <w:tcPr>
            <w:tcW w:w="939" w:type="dxa"/>
          </w:tcPr>
          <w:p w14:paraId="05124B71" w14:textId="77777777" w:rsidR="00054221" w:rsidRDefault="00BD4E74">
            <w:pPr>
              <w:pStyle w:val="TableParagraph"/>
              <w:spacing w:before="16" w:line="123" w:lineRule="exact"/>
              <w:ind w:left="69" w:right="73"/>
              <w:rPr>
                <w:sz w:val="13"/>
              </w:rPr>
            </w:pPr>
            <w:r>
              <w:rPr>
                <w:sz w:val="13"/>
              </w:rPr>
              <w:t>0.07</w:t>
            </w:r>
          </w:p>
        </w:tc>
        <w:tc>
          <w:tcPr>
            <w:tcW w:w="863" w:type="dxa"/>
          </w:tcPr>
          <w:p w14:paraId="29E4D158" w14:textId="77777777" w:rsidR="00054221" w:rsidRDefault="00BD4E74">
            <w:pPr>
              <w:pStyle w:val="TableParagraph"/>
              <w:spacing w:before="16" w:line="123" w:lineRule="exact"/>
              <w:ind w:left="222" w:right="229"/>
              <w:rPr>
                <w:sz w:val="13"/>
              </w:rPr>
            </w:pPr>
            <w:r>
              <w:rPr>
                <w:sz w:val="13"/>
              </w:rPr>
              <w:t>0.27</w:t>
            </w:r>
          </w:p>
        </w:tc>
        <w:tc>
          <w:tcPr>
            <w:tcW w:w="716" w:type="dxa"/>
          </w:tcPr>
          <w:p w14:paraId="4A3FE5A6" w14:textId="77777777" w:rsidR="00054221" w:rsidRDefault="00BD4E74">
            <w:pPr>
              <w:pStyle w:val="TableParagraph"/>
              <w:spacing w:before="16" w:line="123" w:lineRule="exact"/>
              <w:ind w:left="118"/>
              <w:jc w:val="left"/>
              <w:rPr>
                <w:sz w:val="13"/>
              </w:rPr>
            </w:pPr>
            <w:r>
              <w:rPr>
                <w:w w:val="110"/>
                <w:sz w:val="13"/>
              </w:rPr>
              <w:t>0.19***</w:t>
            </w:r>
          </w:p>
        </w:tc>
        <w:tc>
          <w:tcPr>
            <w:tcW w:w="939" w:type="dxa"/>
          </w:tcPr>
          <w:p w14:paraId="1059F27D" w14:textId="77777777" w:rsidR="00054221" w:rsidRDefault="00BD4E74">
            <w:pPr>
              <w:pStyle w:val="TableParagraph"/>
              <w:spacing w:before="16" w:line="123" w:lineRule="exact"/>
              <w:ind w:left="61" w:right="76"/>
              <w:rPr>
                <w:sz w:val="13"/>
              </w:rPr>
            </w:pPr>
            <w:r>
              <w:rPr>
                <w:sz w:val="13"/>
              </w:rPr>
              <w:t>0.29</w:t>
            </w:r>
          </w:p>
        </w:tc>
        <w:tc>
          <w:tcPr>
            <w:tcW w:w="862" w:type="dxa"/>
          </w:tcPr>
          <w:p w14:paraId="65B86F70" w14:textId="77777777" w:rsidR="00054221" w:rsidRDefault="00BD4E74">
            <w:pPr>
              <w:pStyle w:val="TableParagraph"/>
              <w:spacing w:before="16" w:line="123" w:lineRule="exact"/>
              <w:ind w:right="312"/>
              <w:jc w:val="right"/>
              <w:rPr>
                <w:sz w:val="13"/>
              </w:rPr>
            </w:pPr>
            <w:r>
              <w:rPr>
                <w:sz w:val="13"/>
              </w:rPr>
              <w:t>0.52</w:t>
            </w:r>
          </w:p>
        </w:tc>
        <w:tc>
          <w:tcPr>
            <w:tcW w:w="715" w:type="dxa"/>
          </w:tcPr>
          <w:p w14:paraId="6F980735" w14:textId="77777777" w:rsidR="00054221" w:rsidRDefault="00BD4E74">
            <w:pPr>
              <w:pStyle w:val="TableParagraph"/>
              <w:spacing w:before="16" w:line="123" w:lineRule="exact"/>
              <w:ind w:right="132"/>
              <w:jc w:val="right"/>
              <w:rPr>
                <w:sz w:val="13"/>
              </w:rPr>
            </w:pPr>
            <w:r>
              <w:rPr>
                <w:w w:val="105"/>
                <w:sz w:val="13"/>
              </w:rPr>
              <w:t>0.24***</w:t>
            </w:r>
          </w:p>
        </w:tc>
      </w:tr>
      <w:tr w:rsidR="00054221" w14:paraId="7FEAE1A3" w14:textId="77777777">
        <w:trPr>
          <w:trHeight w:val="158"/>
        </w:trPr>
        <w:tc>
          <w:tcPr>
            <w:tcW w:w="2760" w:type="dxa"/>
          </w:tcPr>
          <w:p w14:paraId="200B9D38" w14:textId="77777777" w:rsidR="00054221" w:rsidRDefault="00BD4E74">
            <w:pPr>
              <w:pStyle w:val="TableParagraph"/>
              <w:spacing w:before="16" w:line="123" w:lineRule="exact"/>
              <w:ind w:right="285"/>
              <w:jc w:val="right"/>
              <w:rPr>
                <w:sz w:val="13"/>
              </w:rPr>
            </w:pPr>
            <w:r>
              <w:rPr>
                <w:sz w:val="13"/>
              </w:rPr>
              <w:t>(0.03)</w:t>
            </w:r>
          </w:p>
        </w:tc>
        <w:tc>
          <w:tcPr>
            <w:tcW w:w="862" w:type="dxa"/>
          </w:tcPr>
          <w:p w14:paraId="789B2ED4" w14:textId="77777777" w:rsidR="00054221" w:rsidRDefault="00BD4E74">
            <w:pPr>
              <w:pStyle w:val="TableParagraph"/>
              <w:spacing w:before="16" w:line="123" w:lineRule="exact"/>
              <w:ind w:left="248"/>
              <w:jc w:val="left"/>
              <w:rPr>
                <w:sz w:val="13"/>
              </w:rPr>
            </w:pPr>
            <w:r>
              <w:rPr>
                <w:sz w:val="13"/>
              </w:rPr>
              <w:t>(0.03)</w:t>
            </w:r>
          </w:p>
        </w:tc>
        <w:tc>
          <w:tcPr>
            <w:tcW w:w="715" w:type="dxa"/>
          </w:tcPr>
          <w:p w14:paraId="746071C6" w14:textId="77777777" w:rsidR="00054221" w:rsidRDefault="00BD4E74">
            <w:pPr>
              <w:pStyle w:val="TableParagraph"/>
              <w:spacing w:before="16" w:line="123" w:lineRule="exact"/>
              <w:ind w:left="74" w:right="75"/>
              <w:rPr>
                <w:sz w:val="13"/>
              </w:rPr>
            </w:pPr>
            <w:r>
              <w:rPr>
                <w:sz w:val="13"/>
              </w:rPr>
              <w:t>(0.03)</w:t>
            </w:r>
          </w:p>
        </w:tc>
        <w:tc>
          <w:tcPr>
            <w:tcW w:w="939" w:type="dxa"/>
          </w:tcPr>
          <w:p w14:paraId="32F9B563" w14:textId="77777777" w:rsidR="00054221" w:rsidRDefault="00BD4E74">
            <w:pPr>
              <w:pStyle w:val="TableParagraph"/>
              <w:spacing w:before="16" w:line="123" w:lineRule="exact"/>
              <w:ind w:left="69" w:right="73"/>
              <w:rPr>
                <w:sz w:val="13"/>
              </w:rPr>
            </w:pPr>
            <w:r>
              <w:rPr>
                <w:w w:val="105"/>
                <w:sz w:val="13"/>
              </w:rPr>
              <w:t>(0.01)</w:t>
            </w:r>
          </w:p>
        </w:tc>
        <w:tc>
          <w:tcPr>
            <w:tcW w:w="863" w:type="dxa"/>
          </w:tcPr>
          <w:p w14:paraId="30B06591" w14:textId="77777777" w:rsidR="00054221" w:rsidRDefault="00BD4E74">
            <w:pPr>
              <w:pStyle w:val="TableParagraph"/>
              <w:spacing w:before="16" w:line="123" w:lineRule="exact"/>
              <w:ind w:left="222" w:right="229"/>
              <w:rPr>
                <w:sz w:val="13"/>
              </w:rPr>
            </w:pPr>
            <w:r>
              <w:rPr>
                <w:sz w:val="13"/>
              </w:rPr>
              <w:t>(0.02)</w:t>
            </w:r>
          </w:p>
        </w:tc>
        <w:tc>
          <w:tcPr>
            <w:tcW w:w="716" w:type="dxa"/>
          </w:tcPr>
          <w:p w14:paraId="7A3533E7" w14:textId="77777777" w:rsidR="00054221" w:rsidRDefault="00BD4E74">
            <w:pPr>
              <w:pStyle w:val="TableParagraph"/>
              <w:spacing w:before="16" w:line="123" w:lineRule="exact"/>
              <w:ind w:left="169"/>
              <w:jc w:val="left"/>
              <w:rPr>
                <w:sz w:val="13"/>
              </w:rPr>
            </w:pPr>
            <w:r>
              <w:rPr>
                <w:sz w:val="13"/>
              </w:rPr>
              <w:t>(0.02)</w:t>
            </w:r>
          </w:p>
        </w:tc>
        <w:tc>
          <w:tcPr>
            <w:tcW w:w="939" w:type="dxa"/>
          </w:tcPr>
          <w:p w14:paraId="66152904" w14:textId="77777777" w:rsidR="00054221" w:rsidRDefault="00BD4E74">
            <w:pPr>
              <w:pStyle w:val="TableParagraph"/>
              <w:spacing w:before="16" w:line="123" w:lineRule="exact"/>
              <w:ind w:left="61" w:right="76"/>
              <w:rPr>
                <w:sz w:val="13"/>
              </w:rPr>
            </w:pPr>
            <w:r>
              <w:rPr>
                <w:sz w:val="13"/>
              </w:rPr>
              <w:t>(0.04)</w:t>
            </w:r>
          </w:p>
        </w:tc>
        <w:tc>
          <w:tcPr>
            <w:tcW w:w="862" w:type="dxa"/>
          </w:tcPr>
          <w:p w14:paraId="54D36148" w14:textId="77777777" w:rsidR="00054221" w:rsidRDefault="00BD4E74">
            <w:pPr>
              <w:pStyle w:val="TableParagraph"/>
              <w:spacing w:before="16" w:line="123" w:lineRule="exact"/>
              <w:ind w:right="257"/>
              <w:jc w:val="right"/>
              <w:rPr>
                <w:sz w:val="13"/>
              </w:rPr>
            </w:pPr>
            <w:r>
              <w:rPr>
                <w:sz w:val="13"/>
              </w:rPr>
              <w:t>(0.04)</w:t>
            </w:r>
          </w:p>
        </w:tc>
        <w:tc>
          <w:tcPr>
            <w:tcW w:w="715" w:type="dxa"/>
          </w:tcPr>
          <w:p w14:paraId="4C47F766" w14:textId="77777777" w:rsidR="00054221" w:rsidRDefault="00BD4E74">
            <w:pPr>
              <w:pStyle w:val="TableParagraph"/>
              <w:spacing w:before="16" w:line="123" w:lineRule="exact"/>
              <w:ind w:right="184"/>
              <w:jc w:val="right"/>
              <w:rPr>
                <w:sz w:val="13"/>
              </w:rPr>
            </w:pPr>
            <w:r>
              <w:rPr>
                <w:sz w:val="13"/>
              </w:rPr>
              <w:t>(0.04)</w:t>
            </w:r>
          </w:p>
        </w:tc>
      </w:tr>
      <w:tr w:rsidR="00054221" w14:paraId="2343AB2B" w14:textId="77777777">
        <w:trPr>
          <w:trHeight w:val="158"/>
        </w:trPr>
        <w:tc>
          <w:tcPr>
            <w:tcW w:w="2760" w:type="dxa"/>
          </w:tcPr>
          <w:p w14:paraId="70DF2565" w14:textId="77777777" w:rsidR="00054221" w:rsidRDefault="00BD4E74">
            <w:pPr>
              <w:pStyle w:val="TableParagraph"/>
              <w:tabs>
                <w:tab w:val="right" w:pos="2416"/>
              </w:tabs>
              <w:spacing w:before="16" w:line="123" w:lineRule="exact"/>
              <w:ind w:left="100"/>
              <w:jc w:val="left"/>
              <w:rPr>
                <w:sz w:val="13"/>
              </w:rPr>
            </w:pPr>
            <w:r>
              <w:rPr>
                <w:w w:val="105"/>
                <w:sz w:val="13"/>
              </w:rPr>
              <w:t>Moderately</w:t>
            </w:r>
            <w:r>
              <w:rPr>
                <w:spacing w:val="12"/>
                <w:w w:val="105"/>
                <w:sz w:val="13"/>
              </w:rPr>
              <w:t xml:space="preserve"> </w:t>
            </w:r>
            <w:r>
              <w:rPr>
                <w:w w:val="105"/>
                <w:sz w:val="13"/>
              </w:rPr>
              <w:t>Food</w:t>
            </w:r>
            <w:r>
              <w:rPr>
                <w:spacing w:val="13"/>
                <w:w w:val="105"/>
                <w:sz w:val="13"/>
              </w:rPr>
              <w:t xml:space="preserve"> </w:t>
            </w:r>
            <w:r>
              <w:rPr>
                <w:w w:val="105"/>
                <w:sz w:val="13"/>
              </w:rPr>
              <w:t>Insecure</w:t>
            </w:r>
            <w:r>
              <w:rPr>
                <w:rFonts w:ascii="Times New Roman"/>
                <w:w w:val="105"/>
                <w:sz w:val="13"/>
              </w:rPr>
              <w:tab/>
            </w:r>
            <w:r>
              <w:rPr>
                <w:w w:val="105"/>
                <w:sz w:val="13"/>
              </w:rPr>
              <w:t>0.57</w:t>
            </w:r>
          </w:p>
        </w:tc>
        <w:tc>
          <w:tcPr>
            <w:tcW w:w="862" w:type="dxa"/>
          </w:tcPr>
          <w:p w14:paraId="3BAA8535" w14:textId="77777777" w:rsidR="00054221" w:rsidRDefault="00BD4E74">
            <w:pPr>
              <w:pStyle w:val="TableParagraph"/>
              <w:spacing w:before="16" w:line="123" w:lineRule="exact"/>
              <w:ind w:left="303"/>
              <w:jc w:val="left"/>
              <w:rPr>
                <w:sz w:val="13"/>
              </w:rPr>
            </w:pPr>
            <w:r>
              <w:rPr>
                <w:sz w:val="13"/>
              </w:rPr>
              <w:t>0.49</w:t>
            </w:r>
          </w:p>
        </w:tc>
        <w:tc>
          <w:tcPr>
            <w:tcW w:w="715" w:type="dxa"/>
          </w:tcPr>
          <w:p w14:paraId="17C5234A" w14:textId="77777777" w:rsidR="00054221" w:rsidRDefault="00BD4E74">
            <w:pPr>
              <w:pStyle w:val="TableParagraph"/>
              <w:spacing w:before="16" w:line="123" w:lineRule="exact"/>
              <w:ind w:left="73" w:right="76"/>
              <w:rPr>
                <w:sz w:val="13"/>
              </w:rPr>
            </w:pPr>
            <w:r>
              <w:rPr>
                <w:sz w:val="13"/>
              </w:rPr>
              <w:t>-0.09**</w:t>
            </w:r>
          </w:p>
        </w:tc>
        <w:tc>
          <w:tcPr>
            <w:tcW w:w="939" w:type="dxa"/>
          </w:tcPr>
          <w:p w14:paraId="00E789FB" w14:textId="77777777" w:rsidR="00054221" w:rsidRDefault="00BD4E74">
            <w:pPr>
              <w:pStyle w:val="TableParagraph"/>
              <w:spacing w:before="16" w:line="123" w:lineRule="exact"/>
              <w:ind w:left="69" w:right="74"/>
              <w:rPr>
                <w:sz w:val="13"/>
              </w:rPr>
            </w:pPr>
            <w:r>
              <w:rPr>
                <w:sz w:val="13"/>
              </w:rPr>
              <w:t>0.69</w:t>
            </w:r>
          </w:p>
        </w:tc>
        <w:tc>
          <w:tcPr>
            <w:tcW w:w="863" w:type="dxa"/>
          </w:tcPr>
          <w:p w14:paraId="4DA50939" w14:textId="77777777" w:rsidR="00054221" w:rsidRDefault="00BD4E74">
            <w:pPr>
              <w:pStyle w:val="TableParagraph"/>
              <w:spacing w:before="16" w:line="123" w:lineRule="exact"/>
              <w:ind w:left="221" w:right="229"/>
              <w:rPr>
                <w:sz w:val="13"/>
              </w:rPr>
            </w:pPr>
            <w:r>
              <w:rPr>
                <w:sz w:val="13"/>
              </w:rPr>
              <w:t>0.63</w:t>
            </w:r>
          </w:p>
        </w:tc>
        <w:tc>
          <w:tcPr>
            <w:tcW w:w="716" w:type="dxa"/>
          </w:tcPr>
          <w:p w14:paraId="4F5F9B89" w14:textId="77777777" w:rsidR="00054221" w:rsidRDefault="00BD4E74">
            <w:pPr>
              <w:pStyle w:val="TableParagraph"/>
              <w:spacing w:before="16" w:line="123" w:lineRule="exact"/>
              <w:ind w:left="129"/>
              <w:jc w:val="left"/>
              <w:rPr>
                <w:sz w:val="13"/>
              </w:rPr>
            </w:pPr>
            <w:r>
              <w:rPr>
                <w:sz w:val="13"/>
              </w:rPr>
              <w:t>-0.07**</w:t>
            </w:r>
          </w:p>
        </w:tc>
        <w:tc>
          <w:tcPr>
            <w:tcW w:w="939" w:type="dxa"/>
          </w:tcPr>
          <w:p w14:paraId="21DEB52E" w14:textId="77777777" w:rsidR="00054221" w:rsidRDefault="00BD4E74">
            <w:pPr>
              <w:pStyle w:val="TableParagraph"/>
              <w:spacing w:before="16" w:line="123" w:lineRule="exact"/>
              <w:ind w:left="61" w:right="76"/>
              <w:rPr>
                <w:sz w:val="13"/>
              </w:rPr>
            </w:pPr>
            <w:r>
              <w:rPr>
                <w:sz w:val="13"/>
              </w:rPr>
              <w:t>0.58</w:t>
            </w:r>
          </w:p>
        </w:tc>
        <w:tc>
          <w:tcPr>
            <w:tcW w:w="862" w:type="dxa"/>
          </w:tcPr>
          <w:p w14:paraId="77D97A74" w14:textId="77777777" w:rsidR="00054221" w:rsidRDefault="00BD4E74">
            <w:pPr>
              <w:pStyle w:val="TableParagraph"/>
              <w:spacing w:before="16" w:line="123" w:lineRule="exact"/>
              <w:ind w:right="312"/>
              <w:jc w:val="right"/>
              <w:rPr>
                <w:sz w:val="13"/>
              </w:rPr>
            </w:pPr>
            <w:r>
              <w:rPr>
                <w:sz w:val="13"/>
              </w:rPr>
              <w:t>0.45</w:t>
            </w:r>
          </w:p>
        </w:tc>
        <w:tc>
          <w:tcPr>
            <w:tcW w:w="715" w:type="dxa"/>
          </w:tcPr>
          <w:p w14:paraId="6D3B9EB0" w14:textId="77777777" w:rsidR="00054221" w:rsidRDefault="00BD4E74">
            <w:pPr>
              <w:pStyle w:val="TableParagraph"/>
              <w:spacing w:before="16" w:line="123" w:lineRule="exact"/>
              <w:ind w:right="180"/>
              <w:jc w:val="right"/>
              <w:rPr>
                <w:sz w:val="13"/>
              </w:rPr>
            </w:pPr>
            <w:r>
              <w:rPr>
                <w:w w:val="105"/>
                <w:sz w:val="13"/>
              </w:rPr>
              <w:t>-0.13*</w:t>
            </w:r>
          </w:p>
        </w:tc>
      </w:tr>
      <w:tr w:rsidR="00054221" w14:paraId="23AF7775" w14:textId="77777777">
        <w:trPr>
          <w:trHeight w:val="158"/>
        </w:trPr>
        <w:tc>
          <w:tcPr>
            <w:tcW w:w="2760" w:type="dxa"/>
          </w:tcPr>
          <w:p w14:paraId="760A5361" w14:textId="77777777" w:rsidR="00054221" w:rsidRDefault="00BD4E74">
            <w:pPr>
              <w:pStyle w:val="TableParagraph"/>
              <w:spacing w:before="16" w:line="123" w:lineRule="exact"/>
              <w:ind w:right="285"/>
              <w:jc w:val="right"/>
              <w:rPr>
                <w:sz w:val="13"/>
              </w:rPr>
            </w:pPr>
            <w:r>
              <w:rPr>
                <w:sz w:val="13"/>
              </w:rPr>
              <w:t>(0.03)</w:t>
            </w:r>
          </w:p>
        </w:tc>
        <w:tc>
          <w:tcPr>
            <w:tcW w:w="862" w:type="dxa"/>
          </w:tcPr>
          <w:p w14:paraId="052DAA60" w14:textId="77777777" w:rsidR="00054221" w:rsidRDefault="00BD4E74">
            <w:pPr>
              <w:pStyle w:val="TableParagraph"/>
              <w:spacing w:before="16" w:line="123" w:lineRule="exact"/>
              <w:ind w:left="248"/>
              <w:jc w:val="left"/>
              <w:rPr>
                <w:sz w:val="13"/>
              </w:rPr>
            </w:pPr>
            <w:r>
              <w:rPr>
                <w:sz w:val="13"/>
              </w:rPr>
              <w:t>(0.03)</w:t>
            </w:r>
          </w:p>
        </w:tc>
        <w:tc>
          <w:tcPr>
            <w:tcW w:w="715" w:type="dxa"/>
          </w:tcPr>
          <w:p w14:paraId="43EDDB59" w14:textId="77777777" w:rsidR="00054221" w:rsidRDefault="00BD4E74">
            <w:pPr>
              <w:pStyle w:val="TableParagraph"/>
              <w:spacing w:before="16" w:line="123" w:lineRule="exact"/>
              <w:ind w:left="74" w:right="75"/>
              <w:rPr>
                <w:sz w:val="13"/>
              </w:rPr>
            </w:pPr>
            <w:r>
              <w:rPr>
                <w:sz w:val="13"/>
              </w:rPr>
              <w:t>(0.03)</w:t>
            </w:r>
          </w:p>
        </w:tc>
        <w:tc>
          <w:tcPr>
            <w:tcW w:w="939" w:type="dxa"/>
          </w:tcPr>
          <w:p w14:paraId="1704C132" w14:textId="77777777" w:rsidR="00054221" w:rsidRDefault="00BD4E74">
            <w:pPr>
              <w:pStyle w:val="TableParagraph"/>
              <w:spacing w:before="16" w:line="123" w:lineRule="exact"/>
              <w:ind w:left="69" w:right="73"/>
              <w:rPr>
                <w:sz w:val="13"/>
              </w:rPr>
            </w:pPr>
            <w:r>
              <w:rPr>
                <w:sz w:val="13"/>
              </w:rPr>
              <w:t>(0.02)</w:t>
            </w:r>
          </w:p>
        </w:tc>
        <w:tc>
          <w:tcPr>
            <w:tcW w:w="863" w:type="dxa"/>
          </w:tcPr>
          <w:p w14:paraId="2C74692A" w14:textId="77777777" w:rsidR="00054221" w:rsidRDefault="00BD4E74">
            <w:pPr>
              <w:pStyle w:val="TableParagraph"/>
              <w:spacing w:before="16" w:line="123" w:lineRule="exact"/>
              <w:ind w:left="222" w:right="229"/>
              <w:rPr>
                <w:sz w:val="13"/>
              </w:rPr>
            </w:pPr>
            <w:r>
              <w:rPr>
                <w:sz w:val="13"/>
              </w:rPr>
              <w:t>(0.02)</w:t>
            </w:r>
          </w:p>
        </w:tc>
        <w:tc>
          <w:tcPr>
            <w:tcW w:w="716" w:type="dxa"/>
          </w:tcPr>
          <w:p w14:paraId="08F34D79" w14:textId="77777777" w:rsidR="00054221" w:rsidRDefault="00BD4E74">
            <w:pPr>
              <w:pStyle w:val="TableParagraph"/>
              <w:spacing w:before="16" w:line="123" w:lineRule="exact"/>
              <w:ind w:left="169"/>
              <w:jc w:val="left"/>
              <w:rPr>
                <w:sz w:val="13"/>
              </w:rPr>
            </w:pPr>
            <w:r>
              <w:rPr>
                <w:sz w:val="13"/>
              </w:rPr>
              <w:t>(0.02)</w:t>
            </w:r>
          </w:p>
        </w:tc>
        <w:tc>
          <w:tcPr>
            <w:tcW w:w="939" w:type="dxa"/>
          </w:tcPr>
          <w:p w14:paraId="78EFCCEE" w14:textId="77777777" w:rsidR="00054221" w:rsidRDefault="00BD4E74">
            <w:pPr>
              <w:pStyle w:val="TableParagraph"/>
              <w:spacing w:before="16" w:line="123" w:lineRule="exact"/>
              <w:ind w:left="61" w:right="76"/>
              <w:rPr>
                <w:sz w:val="13"/>
              </w:rPr>
            </w:pPr>
            <w:r>
              <w:rPr>
                <w:sz w:val="13"/>
              </w:rPr>
              <w:t>(0.04)</w:t>
            </w:r>
          </w:p>
        </w:tc>
        <w:tc>
          <w:tcPr>
            <w:tcW w:w="862" w:type="dxa"/>
          </w:tcPr>
          <w:p w14:paraId="2295CC96" w14:textId="77777777" w:rsidR="00054221" w:rsidRDefault="00BD4E74">
            <w:pPr>
              <w:pStyle w:val="TableParagraph"/>
              <w:spacing w:before="16" w:line="123" w:lineRule="exact"/>
              <w:ind w:right="257"/>
              <w:jc w:val="right"/>
              <w:rPr>
                <w:sz w:val="13"/>
              </w:rPr>
            </w:pPr>
            <w:r>
              <w:rPr>
                <w:sz w:val="13"/>
              </w:rPr>
              <w:t>(0.04)</w:t>
            </w:r>
          </w:p>
        </w:tc>
        <w:tc>
          <w:tcPr>
            <w:tcW w:w="715" w:type="dxa"/>
          </w:tcPr>
          <w:p w14:paraId="67D64F5C" w14:textId="77777777" w:rsidR="00054221" w:rsidRDefault="00BD4E74">
            <w:pPr>
              <w:pStyle w:val="TableParagraph"/>
              <w:spacing w:before="16" w:line="123" w:lineRule="exact"/>
              <w:ind w:right="184"/>
              <w:jc w:val="right"/>
              <w:rPr>
                <w:sz w:val="13"/>
              </w:rPr>
            </w:pPr>
            <w:r>
              <w:rPr>
                <w:sz w:val="13"/>
              </w:rPr>
              <w:t>(0.05)</w:t>
            </w:r>
          </w:p>
        </w:tc>
      </w:tr>
      <w:tr w:rsidR="00054221" w14:paraId="787FB698" w14:textId="77777777">
        <w:trPr>
          <w:trHeight w:val="158"/>
        </w:trPr>
        <w:tc>
          <w:tcPr>
            <w:tcW w:w="2760" w:type="dxa"/>
          </w:tcPr>
          <w:p w14:paraId="1D8680B9" w14:textId="77777777" w:rsidR="00054221" w:rsidRDefault="00BD4E74">
            <w:pPr>
              <w:pStyle w:val="TableParagraph"/>
              <w:tabs>
                <w:tab w:val="right" w:pos="2417"/>
              </w:tabs>
              <w:spacing w:before="16" w:line="123" w:lineRule="exact"/>
              <w:ind w:left="100"/>
              <w:jc w:val="left"/>
              <w:rPr>
                <w:sz w:val="13"/>
              </w:rPr>
            </w:pPr>
            <w:r>
              <w:rPr>
                <w:w w:val="105"/>
                <w:sz w:val="13"/>
              </w:rPr>
              <w:t>Severely</w:t>
            </w:r>
            <w:r>
              <w:rPr>
                <w:spacing w:val="11"/>
                <w:w w:val="105"/>
                <w:sz w:val="13"/>
              </w:rPr>
              <w:t xml:space="preserve"> </w:t>
            </w:r>
            <w:r>
              <w:rPr>
                <w:w w:val="105"/>
                <w:sz w:val="13"/>
              </w:rPr>
              <w:t>Food</w:t>
            </w:r>
            <w:r>
              <w:rPr>
                <w:spacing w:val="11"/>
                <w:w w:val="105"/>
                <w:sz w:val="13"/>
              </w:rPr>
              <w:t xml:space="preserve"> </w:t>
            </w:r>
            <w:r>
              <w:rPr>
                <w:w w:val="105"/>
                <w:sz w:val="13"/>
              </w:rPr>
              <w:t>Insecure</w:t>
            </w:r>
            <w:r>
              <w:rPr>
                <w:rFonts w:ascii="Times New Roman"/>
                <w:w w:val="105"/>
                <w:sz w:val="13"/>
              </w:rPr>
              <w:tab/>
            </w:r>
            <w:r>
              <w:rPr>
                <w:w w:val="105"/>
                <w:sz w:val="13"/>
              </w:rPr>
              <w:t>0.06</w:t>
            </w:r>
          </w:p>
        </w:tc>
        <w:tc>
          <w:tcPr>
            <w:tcW w:w="862" w:type="dxa"/>
          </w:tcPr>
          <w:p w14:paraId="4C04FC0B" w14:textId="77777777" w:rsidR="00054221" w:rsidRDefault="00BD4E74">
            <w:pPr>
              <w:pStyle w:val="TableParagraph"/>
              <w:spacing w:before="16" w:line="123" w:lineRule="exact"/>
              <w:ind w:left="303"/>
              <w:jc w:val="left"/>
              <w:rPr>
                <w:sz w:val="13"/>
              </w:rPr>
            </w:pPr>
            <w:r>
              <w:rPr>
                <w:sz w:val="13"/>
              </w:rPr>
              <w:t>0.03</w:t>
            </w:r>
          </w:p>
        </w:tc>
        <w:tc>
          <w:tcPr>
            <w:tcW w:w="715" w:type="dxa"/>
          </w:tcPr>
          <w:p w14:paraId="76460CBB" w14:textId="77777777" w:rsidR="00054221" w:rsidRDefault="00BD4E74">
            <w:pPr>
              <w:pStyle w:val="TableParagraph"/>
              <w:spacing w:before="16" w:line="123" w:lineRule="exact"/>
              <w:ind w:left="74" w:right="75"/>
              <w:rPr>
                <w:sz w:val="13"/>
              </w:rPr>
            </w:pPr>
            <w:r>
              <w:rPr>
                <w:sz w:val="13"/>
              </w:rPr>
              <w:t>-0.03*</w:t>
            </w:r>
          </w:p>
        </w:tc>
        <w:tc>
          <w:tcPr>
            <w:tcW w:w="939" w:type="dxa"/>
          </w:tcPr>
          <w:p w14:paraId="786360DC" w14:textId="77777777" w:rsidR="00054221" w:rsidRDefault="00BD4E74">
            <w:pPr>
              <w:pStyle w:val="TableParagraph"/>
              <w:spacing w:before="16" w:line="123" w:lineRule="exact"/>
              <w:ind w:left="69" w:right="73"/>
              <w:rPr>
                <w:sz w:val="13"/>
              </w:rPr>
            </w:pPr>
            <w:r>
              <w:rPr>
                <w:sz w:val="13"/>
              </w:rPr>
              <w:t>0.23</w:t>
            </w:r>
          </w:p>
        </w:tc>
        <w:tc>
          <w:tcPr>
            <w:tcW w:w="863" w:type="dxa"/>
          </w:tcPr>
          <w:p w14:paraId="1787CCBD" w14:textId="77777777" w:rsidR="00054221" w:rsidRDefault="00BD4E74">
            <w:pPr>
              <w:pStyle w:val="TableParagraph"/>
              <w:spacing w:before="16" w:line="123" w:lineRule="exact"/>
              <w:ind w:left="222" w:right="229"/>
              <w:rPr>
                <w:sz w:val="13"/>
              </w:rPr>
            </w:pPr>
            <w:r>
              <w:rPr>
                <w:w w:val="110"/>
                <w:sz w:val="13"/>
              </w:rPr>
              <w:t>0.11</w:t>
            </w:r>
          </w:p>
        </w:tc>
        <w:tc>
          <w:tcPr>
            <w:tcW w:w="716" w:type="dxa"/>
          </w:tcPr>
          <w:p w14:paraId="4FC62907" w14:textId="77777777" w:rsidR="00054221" w:rsidRDefault="00BD4E74">
            <w:pPr>
              <w:pStyle w:val="TableParagraph"/>
              <w:spacing w:before="16" w:line="123" w:lineRule="exact"/>
              <w:ind w:left="94"/>
              <w:jc w:val="left"/>
              <w:rPr>
                <w:sz w:val="13"/>
              </w:rPr>
            </w:pPr>
            <w:r>
              <w:rPr>
                <w:w w:val="110"/>
                <w:sz w:val="13"/>
              </w:rPr>
              <w:t>-0.13***</w:t>
            </w:r>
          </w:p>
        </w:tc>
        <w:tc>
          <w:tcPr>
            <w:tcW w:w="939" w:type="dxa"/>
          </w:tcPr>
          <w:p w14:paraId="0020DE7E" w14:textId="77777777" w:rsidR="00054221" w:rsidRDefault="00BD4E74">
            <w:pPr>
              <w:pStyle w:val="TableParagraph"/>
              <w:spacing w:before="16" w:line="123" w:lineRule="exact"/>
              <w:ind w:left="61" w:right="76"/>
              <w:rPr>
                <w:sz w:val="13"/>
              </w:rPr>
            </w:pPr>
            <w:r>
              <w:rPr>
                <w:sz w:val="13"/>
              </w:rPr>
              <w:t>0.18</w:t>
            </w:r>
          </w:p>
        </w:tc>
        <w:tc>
          <w:tcPr>
            <w:tcW w:w="862" w:type="dxa"/>
          </w:tcPr>
          <w:p w14:paraId="08043F4D" w14:textId="77777777" w:rsidR="00054221" w:rsidRDefault="00BD4E74">
            <w:pPr>
              <w:pStyle w:val="TableParagraph"/>
              <w:spacing w:before="16" w:line="123" w:lineRule="exact"/>
              <w:ind w:right="312"/>
              <w:jc w:val="right"/>
              <w:rPr>
                <w:sz w:val="13"/>
              </w:rPr>
            </w:pPr>
            <w:r>
              <w:rPr>
                <w:sz w:val="13"/>
              </w:rPr>
              <w:t>0.02</w:t>
            </w:r>
          </w:p>
        </w:tc>
        <w:tc>
          <w:tcPr>
            <w:tcW w:w="715" w:type="dxa"/>
          </w:tcPr>
          <w:p w14:paraId="25FD10F1" w14:textId="77777777" w:rsidR="00054221" w:rsidRDefault="00BD4E74">
            <w:pPr>
              <w:pStyle w:val="TableParagraph"/>
              <w:spacing w:before="16" w:line="123" w:lineRule="exact"/>
              <w:ind w:right="109"/>
              <w:jc w:val="right"/>
              <w:rPr>
                <w:sz w:val="13"/>
              </w:rPr>
            </w:pPr>
            <w:r>
              <w:rPr>
                <w:w w:val="110"/>
                <w:sz w:val="13"/>
              </w:rPr>
              <w:t>-0.11***</w:t>
            </w:r>
          </w:p>
        </w:tc>
      </w:tr>
      <w:tr w:rsidR="00054221" w14:paraId="19E5647B" w14:textId="77777777">
        <w:trPr>
          <w:trHeight w:val="158"/>
        </w:trPr>
        <w:tc>
          <w:tcPr>
            <w:tcW w:w="2760" w:type="dxa"/>
          </w:tcPr>
          <w:p w14:paraId="568CD9FE" w14:textId="77777777" w:rsidR="00054221" w:rsidRDefault="00BD4E74">
            <w:pPr>
              <w:pStyle w:val="TableParagraph"/>
              <w:spacing w:before="16" w:line="123" w:lineRule="exact"/>
              <w:ind w:right="285"/>
              <w:jc w:val="right"/>
              <w:rPr>
                <w:sz w:val="13"/>
              </w:rPr>
            </w:pPr>
            <w:r>
              <w:rPr>
                <w:sz w:val="13"/>
              </w:rPr>
              <w:t>(0.02)</w:t>
            </w:r>
          </w:p>
        </w:tc>
        <w:tc>
          <w:tcPr>
            <w:tcW w:w="862" w:type="dxa"/>
          </w:tcPr>
          <w:p w14:paraId="7493D5BD" w14:textId="77777777" w:rsidR="00054221" w:rsidRDefault="00BD4E74">
            <w:pPr>
              <w:pStyle w:val="TableParagraph"/>
              <w:spacing w:before="16" w:line="123" w:lineRule="exact"/>
              <w:ind w:left="248"/>
              <w:jc w:val="left"/>
              <w:rPr>
                <w:sz w:val="13"/>
              </w:rPr>
            </w:pPr>
            <w:r>
              <w:rPr>
                <w:w w:val="105"/>
                <w:sz w:val="13"/>
              </w:rPr>
              <w:t>(0.01)</w:t>
            </w:r>
          </w:p>
        </w:tc>
        <w:tc>
          <w:tcPr>
            <w:tcW w:w="715" w:type="dxa"/>
          </w:tcPr>
          <w:p w14:paraId="667BA626" w14:textId="77777777" w:rsidR="00054221" w:rsidRDefault="00BD4E74">
            <w:pPr>
              <w:pStyle w:val="TableParagraph"/>
              <w:spacing w:before="16" w:line="123" w:lineRule="exact"/>
              <w:ind w:left="74" w:right="75"/>
              <w:rPr>
                <w:sz w:val="13"/>
              </w:rPr>
            </w:pPr>
            <w:r>
              <w:rPr>
                <w:w w:val="105"/>
                <w:sz w:val="13"/>
              </w:rPr>
              <w:t>(0.01)</w:t>
            </w:r>
          </w:p>
        </w:tc>
        <w:tc>
          <w:tcPr>
            <w:tcW w:w="939" w:type="dxa"/>
          </w:tcPr>
          <w:p w14:paraId="30A1EEA0" w14:textId="77777777" w:rsidR="00054221" w:rsidRDefault="00BD4E74">
            <w:pPr>
              <w:pStyle w:val="TableParagraph"/>
              <w:spacing w:before="16" w:line="123" w:lineRule="exact"/>
              <w:ind w:left="69" w:right="73"/>
              <w:rPr>
                <w:sz w:val="13"/>
              </w:rPr>
            </w:pPr>
            <w:r>
              <w:rPr>
                <w:sz w:val="13"/>
              </w:rPr>
              <w:t>(0.02)</w:t>
            </w:r>
          </w:p>
        </w:tc>
        <w:tc>
          <w:tcPr>
            <w:tcW w:w="863" w:type="dxa"/>
          </w:tcPr>
          <w:p w14:paraId="4F4C3C67" w14:textId="77777777" w:rsidR="00054221" w:rsidRDefault="00BD4E74">
            <w:pPr>
              <w:pStyle w:val="TableParagraph"/>
              <w:spacing w:before="16" w:line="123" w:lineRule="exact"/>
              <w:ind w:left="222" w:right="229"/>
              <w:rPr>
                <w:sz w:val="13"/>
              </w:rPr>
            </w:pPr>
            <w:r>
              <w:rPr>
                <w:w w:val="105"/>
                <w:sz w:val="13"/>
              </w:rPr>
              <w:t>(0.01)</w:t>
            </w:r>
          </w:p>
        </w:tc>
        <w:tc>
          <w:tcPr>
            <w:tcW w:w="716" w:type="dxa"/>
          </w:tcPr>
          <w:p w14:paraId="3AB611D0" w14:textId="77777777" w:rsidR="00054221" w:rsidRDefault="00BD4E74">
            <w:pPr>
              <w:pStyle w:val="TableParagraph"/>
              <w:spacing w:before="16" w:line="123" w:lineRule="exact"/>
              <w:ind w:left="169"/>
              <w:jc w:val="left"/>
              <w:rPr>
                <w:sz w:val="13"/>
              </w:rPr>
            </w:pPr>
            <w:r>
              <w:rPr>
                <w:w w:val="105"/>
                <w:sz w:val="13"/>
              </w:rPr>
              <w:t>(0.01)</w:t>
            </w:r>
          </w:p>
        </w:tc>
        <w:tc>
          <w:tcPr>
            <w:tcW w:w="939" w:type="dxa"/>
          </w:tcPr>
          <w:p w14:paraId="75D61C98" w14:textId="77777777" w:rsidR="00054221" w:rsidRDefault="00BD4E74">
            <w:pPr>
              <w:pStyle w:val="TableParagraph"/>
              <w:spacing w:before="16" w:line="123" w:lineRule="exact"/>
              <w:ind w:left="61" w:right="76"/>
              <w:rPr>
                <w:sz w:val="13"/>
              </w:rPr>
            </w:pPr>
            <w:r>
              <w:rPr>
                <w:sz w:val="13"/>
              </w:rPr>
              <w:t>(0.03)</w:t>
            </w:r>
          </w:p>
        </w:tc>
        <w:tc>
          <w:tcPr>
            <w:tcW w:w="862" w:type="dxa"/>
          </w:tcPr>
          <w:p w14:paraId="3213F0BA" w14:textId="77777777" w:rsidR="00054221" w:rsidRDefault="00BD4E74">
            <w:pPr>
              <w:pStyle w:val="TableParagraph"/>
              <w:spacing w:before="16" w:line="123" w:lineRule="exact"/>
              <w:ind w:right="257"/>
              <w:jc w:val="right"/>
              <w:rPr>
                <w:sz w:val="13"/>
              </w:rPr>
            </w:pPr>
            <w:r>
              <w:rPr>
                <w:w w:val="105"/>
                <w:sz w:val="13"/>
              </w:rPr>
              <w:t>(0.01)</w:t>
            </w:r>
          </w:p>
        </w:tc>
        <w:tc>
          <w:tcPr>
            <w:tcW w:w="715" w:type="dxa"/>
          </w:tcPr>
          <w:p w14:paraId="4206CCA3" w14:textId="77777777" w:rsidR="00054221" w:rsidRDefault="00BD4E74">
            <w:pPr>
              <w:pStyle w:val="TableParagraph"/>
              <w:spacing w:before="16" w:line="123" w:lineRule="exact"/>
              <w:ind w:right="184"/>
              <w:jc w:val="right"/>
              <w:rPr>
                <w:sz w:val="13"/>
              </w:rPr>
            </w:pPr>
            <w:r>
              <w:rPr>
                <w:sz w:val="13"/>
              </w:rPr>
              <w:t>(0.03)</w:t>
            </w:r>
          </w:p>
        </w:tc>
      </w:tr>
      <w:tr w:rsidR="00054221" w14:paraId="73DED0B1" w14:textId="77777777">
        <w:trPr>
          <w:trHeight w:val="158"/>
        </w:trPr>
        <w:tc>
          <w:tcPr>
            <w:tcW w:w="2760" w:type="dxa"/>
          </w:tcPr>
          <w:p w14:paraId="104C7F4E" w14:textId="77777777" w:rsidR="00054221" w:rsidRDefault="00BD4E74">
            <w:pPr>
              <w:pStyle w:val="TableParagraph"/>
              <w:tabs>
                <w:tab w:val="right" w:pos="2416"/>
              </w:tabs>
              <w:spacing w:before="16" w:line="123" w:lineRule="exact"/>
              <w:ind w:left="100"/>
              <w:jc w:val="left"/>
              <w:rPr>
                <w:sz w:val="13"/>
              </w:rPr>
            </w:pPr>
            <w:r>
              <w:rPr>
                <w:w w:val="105"/>
                <w:sz w:val="13"/>
              </w:rPr>
              <w:t>Food</w:t>
            </w:r>
            <w:r>
              <w:rPr>
                <w:spacing w:val="12"/>
                <w:w w:val="105"/>
                <w:sz w:val="13"/>
              </w:rPr>
              <w:t xml:space="preserve"> </w:t>
            </w:r>
            <w:r>
              <w:rPr>
                <w:w w:val="105"/>
                <w:sz w:val="13"/>
              </w:rPr>
              <w:t>Insecure</w:t>
            </w:r>
            <w:r>
              <w:rPr>
                <w:spacing w:val="12"/>
                <w:w w:val="105"/>
                <w:sz w:val="13"/>
              </w:rPr>
              <w:t xml:space="preserve"> </w:t>
            </w:r>
            <w:r>
              <w:rPr>
                <w:w w:val="105"/>
                <w:sz w:val="13"/>
              </w:rPr>
              <w:t>Group</w:t>
            </w:r>
            <w:r>
              <w:rPr>
                <w:rFonts w:ascii="Times New Roman"/>
                <w:w w:val="105"/>
                <w:sz w:val="13"/>
              </w:rPr>
              <w:tab/>
            </w:r>
            <w:r>
              <w:rPr>
                <w:w w:val="105"/>
                <w:sz w:val="13"/>
              </w:rPr>
              <w:t>0.63</w:t>
            </w:r>
          </w:p>
        </w:tc>
        <w:tc>
          <w:tcPr>
            <w:tcW w:w="862" w:type="dxa"/>
          </w:tcPr>
          <w:p w14:paraId="61BC84C9" w14:textId="77777777" w:rsidR="00054221" w:rsidRDefault="00BD4E74">
            <w:pPr>
              <w:pStyle w:val="TableParagraph"/>
              <w:spacing w:before="16" w:line="123" w:lineRule="exact"/>
              <w:ind w:left="303"/>
              <w:jc w:val="left"/>
              <w:rPr>
                <w:sz w:val="13"/>
              </w:rPr>
            </w:pPr>
            <w:r>
              <w:rPr>
                <w:w w:val="105"/>
                <w:sz w:val="13"/>
              </w:rPr>
              <w:t>0.51</w:t>
            </w:r>
          </w:p>
        </w:tc>
        <w:tc>
          <w:tcPr>
            <w:tcW w:w="715" w:type="dxa"/>
          </w:tcPr>
          <w:p w14:paraId="183F0EBB" w14:textId="77777777" w:rsidR="00054221" w:rsidRDefault="00BD4E74">
            <w:pPr>
              <w:pStyle w:val="TableParagraph"/>
              <w:spacing w:before="16" w:line="123" w:lineRule="exact"/>
              <w:ind w:left="74" w:right="76"/>
              <w:rPr>
                <w:sz w:val="13"/>
              </w:rPr>
            </w:pPr>
            <w:r>
              <w:rPr>
                <w:w w:val="110"/>
                <w:sz w:val="13"/>
              </w:rPr>
              <w:t>-0.12***</w:t>
            </w:r>
          </w:p>
        </w:tc>
        <w:tc>
          <w:tcPr>
            <w:tcW w:w="939" w:type="dxa"/>
          </w:tcPr>
          <w:p w14:paraId="4624CB23" w14:textId="77777777" w:rsidR="00054221" w:rsidRDefault="00BD4E74">
            <w:pPr>
              <w:pStyle w:val="TableParagraph"/>
              <w:spacing w:before="16" w:line="123" w:lineRule="exact"/>
              <w:ind w:left="69" w:right="74"/>
              <w:rPr>
                <w:sz w:val="13"/>
              </w:rPr>
            </w:pPr>
            <w:r>
              <w:rPr>
                <w:sz w:val="13"/>
              </w:rPr>
              <w:t>0.92</w:t>
            </w:r>
          </w:p>
        </w:tc>
        <w:tc>
          <w:tcPr>
            <w:tcW w:w="863" w:type="dxa"/>
          </w:tcPr>
          <w:p w14:paraId="0C91E831" w14:textId="77777777" w:rsidR="00054221" w:rsidRDefault="00BD4E74">
            <w:pPr>
              <w:pStyle w:val="TableParagraph"/>
              <w:spacing w:before="16" w:line="123" w:lineRule="exact"/>
              <w:ind w:left="221" w:right="229"/>
              <w:rPr>
                <w:sz w:val="13"/>
              </w:rPr>
            </w:pPr>
            <w:r>
              <w:rPr>
                <w:sz w:val="13"/>
              </w:rPr>
              <w:t>0.73</w:t>
            </w:r>
          </w:p>
        </w:tc>
        <w:tc>
          <w:tcPr>
            <w:tcW w:w="716" w:type="dxa"/>
          </w:tcPr>
          <w:p w14:paraId="5485578C" w14:textId="77777777" w:rsidR="00054221" w:rsidRDefault="00BD4E74">
            <w:pPr>
              <w:pStyle w:val="TableParagraph"/>
              <w:spacing w:before="16" w:line="123" w:lineRule="exact"/>
              <w:ind w:left="94"/>
              <w:jc w:val="left"/>
              <w:rPr>
                <w:sz w:val="13"/>
              </w:rPr>
            </w:pPr>
            <w:r>
              <w:rPr>
                <w:w w:val="110"/>
                <w:sz w:val="13"/>
              </w:rPr>
              <w:t>-0.19***</w:t>
            </w:r>
          </w:p>
        </w:tc>
        <w:tc>
          <w:tcPr>
            <w:tcW w:w="939" w:type="dxa"/>
          </w:tcPr>
          <w:p w14:paraId="1A7C7519" w14:textId="77777777" w:rsidR="00054221" w:rsidRDefault="00BD4E74">
            <w:pPr>
              <w:pStyle w:val="TableParagraph"/>
              <w:spacing w:before="16" w:line="123" w:lineRule="exact"/>
              <w:ind w:left="60" w:right="76"/>
              <w:rPr>
                <w:sz w:val="13"/>
              </w:rPr>
            </w:pPr>
            <w:r>
              <w:rPr>
                <w:w w:val="105"/>
                <w:sz w:val="13"/>
              </w:rPr>
              <w:t>0.71</w:t>
            </w:r>
          </w:p>
        </w:tc>
        <w:tc>
          <w:tcPr>
            <w:tcW w:w="862" w:type="dxa"/>
          </w:tcPr>
          <w:p w14:paraId="33A4EE64" w14:textId="77777777" w:rsidR="00054221" w:rsidRDefault="00BD4E74">
            <w:pPr>
              <w:pStyle w:val="TableParagraph"/>
              <w:spacing w:before="16" w:line="123" w:lineRule="exact"/>
              <w:ind w:right="313"/>
              <w:jc w:val="right"/>
              <w:rPr>
                <w:sz w:val="13"/>
              </w:rPr>
            </w:pPr>
            <w:r>
              <w:rPr>
                <w:sz w:val="13"/>
              </w:rPr>
              <w:t>0.47</w:t>
            </w:r>
          </w:p>
        </w:tc>
        <w:tc>
          <w:tcPr>
            <w:tcW w:w="715" w:type="dxa"/>
          </w:tcPr>
          <w:p w14:paraId="595A2F8B" w14:textId="77777777" w:rsidR="00054221" w:rsidRDefault="00BD4E74">
            <w:pPr>
              <w:pStyle w:val="TableParagraph"/>
              <w:spacing w:before="16" w:line="123" w:lineRule="exact"/>
              <w:ind w:right="109"/>
              <w:jc w:val="right"/>
              <w:rPr>
                <w:sz w:val="13"/>
              </w:rPr>
            </w:pPr>
            <w:r>
              <w:rPr>
                <w:w w:val="105"/>
                <w:sz w:val="13"/>
              </w:rPr>
              <w:t>-0.24***</w:t>
            </w:r>
          </w:p>
        </w:tc>
      </w:tr>
      <w:tr w:rsidR="00054221" w14:paraId="510130A9" w14:textId="77777777">
        <w:trPr>
          <w:trHeight w:val="162"/>
        </w:trPr>
        <w:tc>
          <w:tcPr>
            <w:tcW w:w="2760" w:type="dxa"/>
          </w:tcPr>
          <w:p w14:paraId="45F91767" w14:textId="77777777" w:rsidR="00054221" w:rsidRDefault="00BD4E74">
            <w:pPr>
              <w:pStyle w:val="TableParagraph"/>
              <w:spacing w:before="16" w:line="126" w:lineRule="exact"/>
              <w:ind w:right="285"/>
              <w:jc w:val="right"/>
              <w:rPr>
                <w:sz w:val="13"/>
              </w:rPr>
            </w:pPr>
            <w:r>
              <w:rPr>
                <w:sz w:val="13"/>
              </w:rPr>
              <w:t>(0.03)</w:t>
            </w:r>
          </w:p>
        </w:tc>
        <w:tc>
          <w:tcPr>
            <w:tcW w:w="862" w:type="dxa"/>
          </w:tcPr>
          <w:p w14:paraId="0003A310" w14:textId="77777777" w:rsidR="00054221" w:rsidRDefault="00BD4E74">
            <w:pPr>
              <w:pStyle w:val="TableParagraph"/>
              <w:spacing w:before="16" w:line="126" w:lineRule="exact"/>
              <w:ind w:left="248"/>
              <w:jc w:val="left"/>
              <w:rPr>
                <w:sz w:val="13"/>
              </w:rPr>
            </w:pPr>
            <w:r>
              <w:rPr>
                <w:sz w:val="13"/>
              </w:rPr>
              <w:t>(0.03)</w:t>
            </w:r>
          </w:p>
        </w:tc>
        <w:tc>
          <w:tcPr>
            <w:tcW w:w="715" w:type="dxa"/>
          </w:tcPr>
          <w:p w14:paraId="26934BB8" w14:textId="77777777" w:rsidR="00054221" w:rsidRDefault="00BD4E74">
            <w:pPr>
              <w:pStyle w:val="TableParagraph"/>
              <w:spacing w:before="16" w:line="126" w:lineRule="exact"/>
              <w:ind w:left="74" w:right="75"/>
              <w:rPr>
                <w:sz w:val="13"/>
              </w:rPr>
            </w:pPr>
            <w:r>
              <w:rPr>
                <w:sz w:val="13"/>
              </w:rPr>
              <w:t>(0.03)</w:t>
            </w:r>
          </w:p>
        </w:tc>
        <w:tc>
          <w:tcPr>
            <w:tcW w:w="939" w:type="dxa"/>
          </w:tcPr>
          <w:p w14:paraId="7BCCA071" w14:textId="77777777" w:rsidR="00054221" w:rsidRDefault="00BD4E74">
            <w:pPr>
              <w:pStyle w:val="TableParagraph"/>
              <w:spacing w:before="16" w:line="126" w:lineRule="exact"/>
              <w:ind w:left="69" w:right="73"/>
              <w:rPr>
                <w:sz w:val="13"/>
              </w:rPr>
            </w:pPr>
            <w:r>
              <w:rPr>
                <w:w w:val="105"/>
                <w:sz w:val="13"/>
              </w:rPr>
              <w:t>(0.01)</w:t>
            </w:r>
          </w:p>
        </w:tc>
        <w:tc>
          <w:tcPr>
            <w:tcW w:w="863" w:type="dxa"/>
          </w:tcPr>
          <w:p w14:paraId="74340B77" w14:textId="77777777" w:rsidR="00054221" w:rsidRDefault="00BD4E74">
            <w:pPr>
              <w:pStyle w:val="TableParagraph"/>
              <w:spacing w:before="16" w:line="126" w:lineRule="exact"/>
              <w:ind w:left="222" w:right="229"/>
              <w:rPr>
                <w:sz w:val="13"/>
              </w:rPr>
            </w:pPr>
            <w:r>
              <w:rPr>
                <w:sz w:val="13"/>
              </w:rPr>
              <w:t>(0.02)</w:t>
            </w:r>
          </w:p>
        </w:tc>
        <w:tc>
          <w:tcPr>
            <w:tcW w:w="716" w:type="dxa"/>
          </w:tcPr>
          <w:p w14:paraId="0BA8D8EF" w14:textId="77777777" w:rsidR="00054221" w:rsidRDefault="00BD4E74">
            <w:pPr>
              <w:pStyle w:val="TableParagraph"/>
              <w:spacing w:before="16" w:line="126" w:lineRule="exact"/>
              <w:ind w:left="169"/>
              <w:jc w:val="left"/>
              <w:rPr>
                <w:sz w:val="13"/>
              </w:rPr>
            </w:pPr>
            <w:r>
              <w:rPr>
                <w:sz w:val="13"/>
              </w:rPr>
              <w:t>(0.02)</w:t>
            </w:r>
          </w:p>
        </w:tc>
        <w:tc>
          <w:tcPr>
            <w:tcW w:w="939" w:type="dxa"/>
          </w:tcPr>
          <w:p w14:paraId="6796F04F" w14:textId="77777777" w:rsidR="00054221" w:rsidRDefault="00BD4E74">
            <w:pPr>
              <w:pStyle w:val="TableParagraph"/>
              <w:spacing w:before="16" w:line="126" w:lineRule="exact"/>
              <w:ind w:left="61" w:right="76"/>
              <w:rPr>
                <w:sz w:val="13"/>
              </w:rPr>
            </w:pPr>
            <w:r>
              <w:rPr>
                <w:sz w:val="13"/>
              </w:rPr>
              <w:t>(0.04)</w:t>
            </w:r>
          </w:p>
        </w:tc>
        <w:tc>
          <w:tcPr>
            <w:tcW w:w="862" w:type="dxa"/>
          </w:tcPr>
          <w:p w14:paraId="248DFC57" w14:textId="77777777" w:rsidR="00054221" w:rsidRDefault="00BD4E74">
            <w:pPr>
              <w:pStyle w:val="TableParagraph"/>
              <w:spacing w:before="16" w:line="126" w:lineRule="exact"/>
              <w:ind w:right="257"/>
              <w:jc w:val="right"/>
              <w:rPr>
                <w:sz w:val="13"/>
              </w:rPr>
            </w:pPr>
            <w:r>
              <w:rPr>
                <w:sz w:val="13"/>
              </w:rPr>
              <w:t>(0.04)</w:t>
            </w:r>
          </w:p>
        </w:tc>
        <w:tc>
          <w:tcPr>
            <w:tcW w:w="715" w:type="dxa"/>
          </w:tcPr>
          <w:p w14:paraId="76164FD2" w14:textId="77777777" w:rsidR="00054221" w:rsidRDefault="00BD4E74">
            <w:pPr>
              <w:pStyle w:val="TableParagraph"/>
              <w:spacing w:before="16" w:line="126" w:lineRule="exact"/>
              <w:ind w:right="184"/>
              <w:jc w:val="right"/>
              <w:rPr>
                <w:sz w:val="13"/>
              </w:rPr>
            </w:pPr>
            <w:r>
              <w:rPr>
                <w:sz w:val="13"/>
              </w:rPr>
              <w:t>(0.04)</w:t>
            </w:r>
          </w:p>
        </w:tc>
      </w:tr>
      <w:tr w:rsidR="00054221" w14:paraId="600FCA1F" w14:textId="77777777">
        <w:trPr>
          <w:trHeight w:val="194"/>
        </w:trPr>
        <w:tc>
          <w:tcPr>
            <w:tcW w:w="2760" w:type="dxa"/>
            <w:tcBorders>
              <w:bottom w:val="double" w:sz="1" w:space="0" w:color="000000"/>
            </w:tcBorders>
          </w:tcPr>
          <w:p w14:paraId="35B4A986" w14:textId="77777777" w:rsidR="00054221" w:rsidRDefault="00BD4E74">
            <w:pPr>
              <w:pStyle w:val="TableParagraph"/>
              <w:tabs>
                <w:tab w:val="right" w:pos="2397"/>
              </w:tabs>
              <w:spacing w:before="19" w:line="240" w:lineRule="auto"/>
              <w:ind w:left="100"/>
              <w:jc w:val="left"/>
              <w:rPr>
                <w:sz w:val="13"/>
              </w:rPr>
            </w:pPr>
            <w:r>
              <w:rPr>
                <w:w w:val="105"/>
                <w:sz w:val="13"/>
              </w:rPr>
              <w:t>Observations</w:t>
            </w:r>
            <w:r>
              <w:rPr>
                <w:rFonts w:ascii="Times New Roman"/>
                <w:w w:val="105"/>
                <w:sz w:val="13"/>
              </w:rPr>
              <w:tab/>
            </w:r>
            <w:r>
              <w:rPr>
                <w:w w:val="105"/>
                <w:sz w:val="13"/>
              </w:rPr>
              <w:t>232</w:t>
            </w:r>
          </w:p>
        </w:tc>
        <w:tc>
          <w:tcPr>
            <w:tcW w:w="862" w:type="dxa"/>
            <w:tcBorders>
              <w:bottom w:val="double" w:sz="1" w:space="0" w:color="000000"/>
            </w:tcBorders>
          </w:tcPr>
          <w:p w14:paraId="6ED84342" w14:textId="77777777" w:rsidR="00054221" w:rsidRDefault="00BD4E74">
            <w:pPr>
              <w:pStyle w:val="TableParagraph"/>
              <w:spacing w:before="19" w:line="240" w:lineRule="auto"/>
              <w:ind w:left="323"/>
              <w:jc w:val="left"/>
              <w:rPr>
                <w:sz w:val="13"/>
              </w:rPr>
            </w:pPr>
            <w:r>
              <w:rPr>
                <w:sz w:val="13"/>
              </w:rPr>
              <w:t>232</w:t>
            </w:r>
          </w:p>
        </w:tc>
        <w:tc>
          <w:tcPr>
            <w:tcW w:w="715" w:type="dxa"/>
            <w:tcBorders>
              <w:bottom w:val="double" w:sz="1" w:space="0" w:color="000000"/>
            </w:tcBorders>
          </w:tcPr>
          <w:p w14:paraId="7999230C" w14:textId="77777777" w:rsidR="00054221" w:rsidRDefault="00BD4E74">
            <w:pPr>
              <w:pStyle w:val="TableParagraph"/>
              <w:spacing w:before="19" w:line="240" w:lineRule="auto"/>
              <w:ind w:left="74" w:right="74"/>
              <w:rPr>
                <w:sz w:val="13"/>
              </w:rPr>
            </w:pPr>
            <w:r>
              <w:rPr>
                <w:sz w:val="13"/>
              </w:rPr>
              <w:t>232</w:t>
            </w:r>
          </w:p>
        </w:tc>
        <w:tc>
          <w:tcPr>
            <w:tcW w:w="939" w:type="dxa"/>
            <w:tcBorders>
              <w:bottom w:val="double" w:sz="1" w:space="0" w:color="000000"/>
            </w:tcBorders>
          </w:tcPr>
          <w:p w14:paraId="02E28F1B" w14:textId="77777777" w:rsidR="00054221" w:rsidRDefault="00BD4E74">
            <w:pPr>
              <w:pStyle w:val="TableParagraph"/>
              <w:spacing w:before="19" w:line="240" w:lineRule="auto"/>
              <w:ind w:left="69" w:right="72"/>
              <w:rPr>
                <w:sz w:val="13"/>
              </w:rPr>
            </w:pPr>
            <w:r>
              <w:rPr>
                <w:sz w:val="13"/>
              </w:rPr>
              <w:t>656</w:t>
            </w:r>
          </w:p>
        </w:tc>
        <w:tc>
          <w:tcPr>
            <w:tcW w:w="863" w:type="dxa"/>
            <w:tcBorders>
              <w:bottom w:val="double" w:sz="1" w:space="0" w:color="000000"/>
            </w:tcBorders>
          </w:tcPr>
          <w:p w14:paraId="4898A925" w14:textId="77777777" w:rsidR="00054221" w:rsidRDefault="00BD4E74">
            <w:pPr>
              <w:pStyle w:val="TableParagraph"/>
              <w:spacing w:before="19" w:line="240" w:lineRule="auto"/>
              <w:ind w:left="222" w:right="229"/>
              <w:rPr>
                <w:sz w:val="13"/>
              </w:rPr>
            </w:pPr>
            <w:r>
              <w:rPr>
                <w:sz w:val="13"/>
              </w:rPr>
              <w:t>656</w:t>
            </w:r>
          </w:p>
        </w:tc>
        <w:tc>
          <w:tcPr>
            <w:tcW w:w="716" w:type="dxa"/>
            <w:tcBorders>
              <w:bottom w:val="double" w:sz="1" w:space="0" w:color="000000"/>
            </w:tcBorders>
          </w:tcPr>
          <w:p w14:paraId="239DBBF9" w14:textId="77777777" w:rsidR="00054221" w:rsidRDefault="00BD4E74">
            <w:pPr>
              <w:pStyle w:val="TableParagraph"/>
              <w:spacing w:before="19" w:line="240" w:lineRule="auto"/>
              <w:ind w:left="225" w:right="235"/>
              <w:rPr>
                <w:sz w:val="13"/>
              </w:rPr>
            </w:pPr>
            <w:r>
              <w:rPr>
                <w:sz w:val="13"/>
              </w:rPr>
              <w:t>656</w:t>
            </w:r>
          </w:p>
        </w:tc>
        <w:tc>
          <w:tcPr>
            <w:tcW w:w="939" w:type="dxa"/>
            <w:tcBorders>
              <w:bottom w:val="double" w:sz="1" w:space="0" w:color="000000"/>
            </w:tcBorders>
          </w:tcPr>
          <w:p w14:paraId="75410D88" w14:textId="77777777" w:rsidR="00054221" w:rsidRDefault="00BD4E74">
            <w:pPr>
              <w:pStyle w:val="TableParagraph"/>
              <w:spacing w:before="19" w:line="240" w:lineRule="auto"/>
              <w:ind w:left="62" w:right="76"/>
              <w:rPr>
                <w:sz w:val="13"/>
              </w:rPr>
            </w:pPr>
            <w:r>
              <w:rPr>
                <w:w w:val="110"/>
                <w:sz w:val="13"/>
              </w:rPr>
              <w:t>157</w:t>
            </w:r>
          </w:p>
        </w:tc>
        <w:tc>
          <w:tcPr>
            <w:tcW w:w="862" w:type="dxa"/>
            <w:tcBorders>
              <w:bottom w:val="double" w:sz="1" w:space="0" w:color="000000"/>
            </w:tcBorders>
          </w:tcPr>
          <w:p w14:paraId="5BB0FE96" w14:textId="77777777" w:rsidR="00054221" w:rsidRDefault="00BD4E74">
            <w:pPr>
              <w:pStyle w:val="TableParagraph"/>
              <w:spacing w:before="19" w:line="240" w:lineRule="auto"/>
              <w:ind w:right="331"/>
              <w:jc w:val="right"/>
              <w:rPr>
                <w:sz w:val="13"/>
              </w:rPr>
            </w:pPr>
            <w:r>
              <w:rPr>
                <w:w w:val="110"/>
                <w:sz w:val="13"/>
              </w:rPr>
              <w:t>157</w:t>
            </w:r>
          </w:p>
        </w:tc>
        <w:tc>
          <w:tcPr>
            <w:tcW w:w="715" w:type="dxa"/>
            <w:tcBorders>
              <w:bottom w:val="double" w:sz="1" w:space="0" w:color="000000"/>
            </w:tcBorders>
          </w:tcPr>
          <w:p w14:paraId="302394CA" w14:textId="77777777" w:rsidR="00054221" w:rsidRDefault="00BD4E74">
            <w:pPr>
              <w:pStyle w:val="TableParagraph"/>
              <w:spacing w:before="19" w:line="240" w:lineRule="auto"/>
              <w:ind w:left="58" w:right="76"/>
              <w:rPr>
                <w:sz w:val="13"/>
              </w:rPr>
            </w:pPr>
            <w:r>
              <w:rPr>
                <w:w w:val="110"/>
                <w:sz w:val="13"/>
              </w:rPr>
              <w:t>157</w:t>
            </w:r>
          </w:p>
        </w:tc>
      </w:tr>
    </w:tbl>
    <w:p w14:paraId="58C9DEB4" w14:textId="67DE1D8D" w:rsidR="00054221" w:rsidRDefault="00BD4E74">
      <w:pPr>
        <w:spacing w:before="45" w:line="256" w:lineRule="auto"/>
        <w:ind w:left="120" w:right="4697" w:firstLine="32"/>
        <w:rPr>
          <w:sz w:val="13"/>
        </w:rPr>
      </w:pPr>
      <w:r>
        <w:rPr>
          <w:noProof/>
          <w:color w:val="2B579A"/>
          <w:shd w:val="clear" w:color="auto" w:fill="E6E6E6"/>
        </w:rPr>
        <mc:AlternateContent>
          <mc:Choice Requires="wps">
            <w:drawing>
              <wp:anchor distT="0" distB="0" distL="114300" distR="114300" simplePos="0" relativeHeight="251658256" behindDoc="1" locked="0" layoutInCell="1" allowOverlap="1" wp14:anchorId="75B18EEA" wp14:editId="3A5B9E8B">
                <wp:simplePos x="0" y="0"/>
                <wp:positionH relativeFrom="page">
                  <wp:posOffset>914400</wp:posOffset>
                </wp:positionH>
                <wp:positionV relativeFrom="paragraph">
                  <wp:posOffset>-121920</wp:posOffset>
                </wp:positionV>
                <wp:extent cx="5943600" cy="0"/>
                <wp:effectExtent l="0" t="0" r="0" b="0"/>
                <wp:wrapNone/>
                <wp:docPr id="4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424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6D60B24">
              <v:line id="Line 43" style="position:absolute;z-index:-20175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179mm" from="1in,-9.6pt" to="540pt,-9.6pt" w14:anchorId="339FE5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">
                <w10:wrap anchorx="page"/>
              </v:line>
            </w:pict>
          </mc:Fallback>
        </mc:AlternateContent>
      </w:r>
      <w:r>
        <w:rPr>
          <w:w w:val="105"/>
          <w:sz w:val="13"/>
        </w:rPr>
        <w:t>Note:</w:t>
      </w:r>
      <w:r>
        <w:rPr>
          <w:spacing w:val="27"/>
          <w:w w:val="105"/>
          <w:sz w:val="13"/>
        </w:rPr>
        <w:t xml:space="preserve"> </w:t>
      </w:r>
      <w:r>
        <w:rPr>
          <w:w w:val="105"/>
          <w:sz w:val="13"/>
        </w:rPr>
        <w:t>Robust</w:t>
      </w:r>
      <w:r>
        <w:rPr>
          <w:spacing w:val="12"/>
          <w:w w:val="105"/>
          <w:sz w:val="13"/>
        </w:rPr>
        <w:t xml:space="preserve"> </w:t>
      </w:r>
      <w:r>
        <w:rPr>
          <w:w w:val="105"/>
          <w:sz w:val="13"/>
        </w:rPr>
        <w:t>standard</w:t>
      </w:r>
      <w:r>
        <w:rPr>
          <w:spacing w:val="12"/>
          <w:w w:val="105"/>
          <w:sz w:val="13"/>
        </w:rPr>
        <w:t xml:space="preserve"> </w:t>
      </w:r>
      <w:r>
        <w:rPr>
          <w:w w:val="105"/>
          <w:sz w:val="13"/>
        </w:rPr>
        <w:t>errors</w:t>
      </w:r>
      <w:r>
        <w:rPr>
          <w:spacing w:val="12"/>
          <w:w w:val="105"/>
          <w:sz w:val="13"/>
        </w:rPr>
        <w:t xml:space="preserve"> </w:t>
      </w:r>
      <w:r>
        <w:rPr>
          <w:w w:val="105"/>
          <w:sz w:val="13"/>
        </w:rPr>
        <w:t>in</w:t>
      </w:r>
      <w:r>
        <w:rPr>
          <w:spacing w:val="12"/>
          <w:w w:val="105"/>
          <w:sz w:val="13"/>
        </w:rPr>
        <w:t xml:space="preserve"> </w:t>
      </w:r>
      <w:r>
        <w:rPr>
          <w:w w:val="105"/>
          <w:sz w:val="13"/>
        </w:rPr>
        <w:t>parentheses;</w:t>
      </w:r>
      <w:r>
        <w:rPr>
          <w:spacing w:val="12"/>
          <w:w w:val="105"/>
          <w:sz w:val="13"/>
        </w:rPr>
        <w:t xml:space="preserve"> </w:t>
      </w:r>
      <w:r>
        <w:rPr>
          <w:w w:val="105"/>
          <w:sz w:val="13"/>
        </w:rPr>
        <w:t>*</w:t>
      </w:r>
      <w:r>
        <w:rPr>
          <w:spacing w:val="13"/>
          <w:w w:val="105"/>
          <w:sz w:val="13"/>
        </w:rPr>
        <w:t xml:space="preserve"> </w:t>
      </w:r>
      <w:r>
        <w:rPr>
          <w:w w:val="105"/>
          <w:sz w:val="13"/>
        </w:rPr>
        <w:t>p</w:t>
      </w:r>
      <w:r>
        <w:rPr>
          <w:rFonts w:ascii="Verdana"/>
          <w:i/>
          <w:w w:val="105"/>
          <w:sz w:val="13"/>
        </w:rPr>
        <w:t>&lt;</w:t>
      </w:r>
      <w:r>
        <w:rPr>
          <w:w w:val="105"/>
          <w:sz w:val="13"/>
        </w:rPr>
        <w:t>0.05,</w:t>
      </w:r>
      <w:r>
        <w:rPr>
          <w:spacing w:val="12"/>
          <w:w w:val="105"/>
          <w:sz w:val="13"/>
        </w:rPr>
        <w:t xml:space="preserve"> </w:t>
      </w:r>
      <w:r>
        <w:rPr>
          <w:w w:val="105"/>
          <w:sz w:val="13"/>
        </w:rPr>
        <w:t>**</w:t>
      </w:r>
      <w:r>
        <w:rPr>
          <w:spacing w:val="12"/>
          <w:w w:val="105"/>
          <w:sz w:val="13"/>
        </w:rPr>
        <w:t xml:space="preserve"> </w:t>
      </w:r>
      <w:r>
        <w:rPr>
          <w:w w:val="105"/>
          <w:sz w:val="13"/>
        </w:rPr>
        <w:t>p</w:t>
      </w:r>
      <w:r>
        <w:rPr>
          <w:rFonts w:ascii="Verdana"/>
          <w:i/>
          <w:w w:val="105"/>
          <w:sz w:val="13"/>
        </w:rPr>
        <w:t>&lt;</w:t>
      </w:r>
      <w:r>
        <w:rPr>
          <w:w w:val="105"/>
          <w:sz w:val="13"/>
        </w:rPr>
        <w:t>0.01,</w:t>
      </w:r>
      <w:r>
        <w:rPr>
          <w:spacing w:val="12"/>
          <w:w w:val="105"/>
          <w:sz w:val="13"/>
        </w:rPr>
        <w:t xml:space="preserve"> </w:t>
      </w:r>
      <w:r>
        <w:rPr>
          <w:w w:val="105"/>
          <w:sz w:val="13"/>
        </w:rPr>
        <w:t>***</w:t>
      </w:r>
      <w:r>
        <w:rPr>
          <w:spacing w:val="12"/>
          <w:w w:val="105"/>
          <w:sz w:val="13"/>
        </w:rPr>
        <w:t xml:space="preserve"> </w:t>
      </w:r>
      <w:r>
        <w:rPr>
          <w:w w:val="105"/>
          <w:sz w:val="13"/>
        </w:rPr>
        <w:t>p</w:t>
      </w:r>
      <w:r>
        <w:rPr>
          <w:rFonts w:ascii="Verdana"/>
          <w:i/>
          <w:w w:val="105"/>
          <w:sz w:val="13"/>
        </w:rPr>
        <w:t>&lt;</w:t>
      </w:r>
      <w:r>
        <w:rPr>
          <w:w w:val="105"/>
          <w:sz w:val="13"/>
        </w:rPr>
        <w:t>0.001.</w:t>
      </w:r>
      <w:r>
        <w:rPr>
          <w:spacing w:val="-30"/>
          <w:w w:val="105"/>
          <w:sz w:val="13"/>
        </w:rPr>
        <w:t xml:space="preserve"> </w:t>
      </w:r>
      <w:r>
        <w:rPr>
          <w:w w:val="105"/>
          <w:sz w:val="13"/>
        </w:rPr>
        <w:t>For</w:t>
      </w:r>
      <w:r>
        <w:rPr>
          <w:spacing w:val="14"/>
          <w:w w:val="105"/>
          <w:sz w:val="13"/>
        </w:rPr>
        <w:t xml:space="preserve"> </w:t>
      </w:r>
      <w:r>
        <w:rPr>
          <w:w w:val="105"/>
          <w:sz w:val="13"/>
        </w:rPr>
        <w:t>CAR,</w:t>
      </w:r>
      <w:r>
        <w:rPr>
          <w:spacing w:val="14"/>
          <w:w w:val="105"/>
          <w:sz w:val="13"/>
        </w:rPr>
        <w:t xml:space="preserve"> </w:t>
      </w:r>
      <w:r>
        <w:rPr>
          <w:w w:val="105"/>
          <w:sz w:val="13"/>
        </w:rPr>
        <w:t>the</w:t>
      </w:r>
      <w:r>
        <w:rPr>
          <w:spacing w:val="14"/>
          <w:w w:val="105"/>
          <w:sz w:val="13"/>
        </w:rPr>
        <w:t xml:space="preserve"> </w:t>
      </w:r>
      <w:r>
        <w:rPr>
          <w:w w:val="105"/>
          <w:sz w:val="13"/>
        </w:rPr>
        <w:t>sample</w:t>
      </w:r>
      <w:r>
        <w:rPr>
          <w:spacing w:val="14"/>
          <w:w w:val="105"/>
          <w:sz w:val="13"/>
        </w:rPr>
        <w:t xml:space="preserve"> </w:t>
      </w:r>
      <w:r>
        <w:rPr>
          <w:w w:val="105"/>
          <w:sz w:val="13"/>
        </w:rPr>
        <w:t>is</w:t>
      </w:r>
      <w:r>
        <w:rPr>
          <w:spacing w:val="14"/>
          <w:w w:val="105"/>
          <w:sz w:val="13"/>
        </w:rPr>
        <w:t xml:space="preserve"> </w:t>
      </w:r>
      <w:r>
        <w:rPr>
          <w:w w:val="105"/>
          <w:sz w:val="13"/>
        </w:rPr>
        <w:t>limited</w:t>
      </w:r>
      <w:r>
        <w:rPr>
          <w:spacing w:val="14"/>
          <w:w w:val="105"/>
          <w:sz w:val="13"/>
        </w:rPr>
        <w:t xml:space="preserve"> </w:t>
      </w:r>
      <w:r>
        <w:rPr>
          <w:w w:val="105"/>
          <w:sz w:val="13"/>
        </w:rPr>
        <w:t>to</w:t>
      </w:r>
      <w:r>
        <w:rPr>
          <w:spacing w:val="15"/>
          <w:w w:val="105"/>
          <w:sz w:val="13"/>
        </w:rPr>
        <w:t xml:space="preserve"> </w:t>
      </w:r>
      <w:r>
        <w:rPr>
          <w:w w:val="105"/>
          <w:sz w:val="13"/>
        </w:rPr>
        <w:t>phone</w:t>
      </w:r>
      <w:r>
        <w:rPr>
          <w:spacing w:val="14"/>
          <w:w w:val="105"/>
          <w:sz w:val="13"/>
        </w:rPr>
        <w:t xml:space="preserve"> </w:t>
      </w:r>
      <w:r>
        <w:rPr>
          <w:w w:val="105"/>
          <w:sz w:val="13"/>
        </w:rPr>
        <w:t>owners</w:t>
      </w:r>
      <w:r>
        <w:rPr>
          <w:spacing w:val="14"/>
          <w:w w:val="105"/>
          <w:sz w:val="13"/>
        </w:rPr>
        <w:t xml:space="preserve"> </w:t>
      </w:r>
      <w:r>
        <w:rPr>
          <w:w w:val="105"/>
          <w:sz w:val="13"/>
        </w:rPr>
        <w:t>only.</w:t>
      </w:r>
    </w:p>
    <w:p w14:paraId="53717841" w14:textId="77777777" w:rsidR="00054221" w:rsidRDefault="00054221">
      <w:pPr>
        <w:spacing w:line="256" w:lineRule="auto"/>
        <w:rPr>
          <w:sz w:val="13"/>
        </w:rPr>
        <w:sectPr w:rsidR="00054221">
          <w:pgSz w:w="12240" w:h="15840"/>
          <w:pgMar w:top="1500" w:right="860" w:bottom="1080" w:left="1320" w:header="0" w:footer="888" w:gutter="0"/>
          <w:cols w:space="720"/>
        </w:sectPr>
      </w:pPr>
    </w:p>
    <w:p w14:paraId="431F3FC9" w14:textId="77777777" w:rsidR="00054221" w:rsidRDefault="00BD4E74">
      <w:pPr>
        <w:pStyle w:val="Heading2"/>
        <w:numPr>
          <w:ilvl w:val="1"/>
          <w:numId w:val="7"/>
        </w:numPr>
        <w:tabs>
          <w:tab w:val="left" w:pos="732"/>
          <w:tab w:val="left" w:pos="733"/>
        </w:tabs>
        <w:spacing w:before="139"/>
      </w:pPr>
      <w:bookmarkStart w:id="59" w:name="Food_Consumption_Score_(FCS)"/>
      <w:bookmarkStart w:id="60" w:name="_bookmark11"/>
      <w:bookmarkEnd w:id="59"/>
      <w:bookmarkEnd w:id="60"/>
      <w:r>
        <w:rPr>
          <w:w w:val="95"/>
        </w:rPr>
        <w:lastRenderedPageBreak/>
        <w:t>Food</w:t>
      </w:r>
      <w:r>
        <w:rPr>
          <w:spacing w:val="21"/>
          <w:w w:val="95"/>
        </w:rPr>
        <w:t xml:space="preserve"> </w:t>
      </w:r>
      <w:r>
        <w:rPr>
          <w:w w:val="95"/>
        </w:rPr>
        <w:t>Consumption</w:t>
      </w:r>
      <w:r>
        <w:rPr>
          <w:spacing w:val="21"/>
          <w:w w:val="95"/>
        </w:rPr>
        <w:t xml:space="preserve"> </w:t>
      </w:r>
      <w:r>
        <w:rPr>
          <w:w w:val="95"/>
        </w:rPr>
        <w:t>Score</w:t>
      </w:r>
      <w:r>
        <w:rPr>
          <w:spacing w:val="21"/>
          <w:w w:val="95"/>
        </w:rPr>
        <w:t xml:space="preserve"> </w:t>
      </w:r>
      <w:r>
        <w:rPr>
          <w:w w:val="95"/>
        </w:rPr>
        <w:t>(FCS)</w:t>
      </w:r>
    </w:p>
    <w:p w14:paraId="20DEEA9F" w14:textId="1D021A37" w:rsidR="00054221" w:rsidRDefault="00BD4E74">
      <w:pPr>
        <w:pStyle w:val="BodyText"/>
        <w:spacing w:before="215" w:line="314" w:lineRule="auto"/>
        <w:ind w:left="120" w:right="576"/>
        <w:jc w:val="both"/>
      </w:pPr>
      <w:r>
        <w:t>The Food Consumption Score (FCS) is a composite score based on households’ dietary diversity,</w:t>
      </w:r>
      <w:r>
        <w:rPr>
          <w:spacing w:val="1"/>
        </w:rPr>
        <w:t xml:space="preserve"> </w:t>
      </w:r>
      <w:r>
        <w:rPr>
          <w:w w:val="95"/>
        </w:rPr>
        <w:t xml:space="preserve">food </w:t>
      </w:r>
      <w:r w:rsidR="264F73EA">
        <w:rPr>
          <w:w w:val="95"/>
        </w:rPr>
        <w:t>consumption</w:t>
      </w:r>
      <w:r>
        <w:rPr>
          <w:w w:val="95"/>
        </w:rPr>
        <w:t xml:space="preserve"> frequency, and </w:t>
      </w:r>
      <w:r w:rsidR="742FFBCC">
        <w:rPr>
          <w:w w:val="95"/>
        </w:rPr>
        <w:t xml:space="preserve">the </w:t>
      </w:r>
      <w:r>
        <w:rPr>
          <w:w w:val="95"/>
        </w:rPr>
        <w:t xml:space="preserve">relative nutritional </w:t>
      </w:r>
      <w:r w:rsidR="28523ADA">
        <w:rPr>
          <w:w w:val="95"/>
        </w:rPr>
        <w:t xml:space="preserve">value </w:t>
      </w:r>
      <w:r>
        <w:rPr>
          <w:w w:val="95"/>
        </w:rPr>
        <w:t>of different food groups</w:t>
      </w:r>
      <w:r w:rsidR="500566C4">
        <w:rPr>
          <w:w w:val="95"/>
        </w:rPr>
        <w:t>.</w:t>
      </w:r>
      <w:r>
        <w:rPr>
          <w:w w:val="95"/>
        </w:rPr>
        <w:t xml:space="preserve"> FCS is calculated</w:t>
      </w:r>
      <w:r>
        <w:rPr>
          <w:spacing w:val="1"/>
          <w:w w:val="95"/>
        </w:rPr>
        <w:t xml:space="preserve"> </w:t>
      </w:r>
      <w:r w:rsidR="46FD0151">
        <w:rPr>
          <w:spacing w:val="-1"/>
        </w:rPr>
        <w:t>using</w:t>
      </w:r>
      <w:r>
        <w:rPr>
          <w:spacing w:val="-1"/>
        </w:rPr>
        <w:t xml:space="preserve"> household</w:t>
      </w:r>
      <w:r w:rsidR="31AD1AD5">
        <w:rPr>
          <w:spacing w:val="-1"/>
        </w:rPr>
        <w:t xml:space="preserve"> food consumption</w:t>
      </w:r>
      <w:r>
        <w:t xml:space="preserve"> </w:t>
      </w:r>
      <w:r w:rsidR="4C8440C0">
        <w:t xml:space="preserve">of eight </w:t>
      </w:r>
      <w:r>
        <w:t>food groups during a</w:t>
      </w:r>
      <w:r>
        <w:rPr>
          <w:spacing w:val="1"/>
        </w:rPr>
        <w:t xml:space="preserve"> </w:t>
      </w:r>
      <w:r>
        <w:rPr>
          <w:w w:val="95"/>
        </w:rPr>
        <w:t>7-day reference period.</w:t>
      </w:r>
      <w:r>
        <w:rPr>
          <w:spacing w:val="47"/>
        </w:rPr>
        <w:t xml:space="preserve"> </w:t>
      </w:r>
      <w:r>
        <w:rPr>
          <w:w w:val="95"/>
        </w:rPr>
        <w:t xml:space="preserve">The responses are aggregated, and weights applied to obtain </w:t>
      </w:r>
      <w:r w:rsidR="16DA4A9F">
        <w:rPr>
          <w:w w:val="95"/>
        </w:rPr>
        <w:t>a score,</w:t>
      </w:r>
      <w:r>
        <w:rPr>
          <w:w w:val="95"/>
        </w:rPr>
        <w:t xml:space="preserve"> which</w:t>
      </w:r>
      <w:r>
        <w:rPr>
          <w:spacing w:val="1"/>
          <w:w w:val="95"/>
        </w:rPr>
        <w:t xml:space="preserve"> </w:t>
      </w:r>
      <w:r>
        <w:rPr>
          <w:w w:val="95"/>
        </w:rPr>
        <w:t>is then used to categorize the household</w:t>
      </w:r>
      <w:r w:rsidR="69F5257D">
        <w:rPr>
          <w:w w:val="95"/>
        </w:rPr>
        <w:t>s</w:t>
      </w:r>
      <w:r>
        <w:rPr>
          <w:w w:val="95"/>
        </w:rPr>
        <w:t xml:space="preserve"> into one </w:t>
      </w:r>
      <w:r w:rsidR="19089379">
        <w:rPr>
          <w:w w:val="95"/>
        </w:rPr>
        <w:t xml:space="preserve">of </w:t>
      </w:r>
      <w:r>
        <w:rPr>
          <w:w w:val="95"/>
        </w:rPr>
        <w:t>three food consumption</w:t>
      </w:r>
      <w:r w:rsidR="4D1030EF">
        <w:rPr>
          <w:w w:val="95"/>
        </w:rPr>
        <w:t xml:space="preserve"> groups</w:t>
      </w:r>
      <w:r w:rsidR="0275B7DE">
        <w:rPr>
          <w:w w:val="95"/>
        </w:rPr>
        <w:t xml:space="preserve"> – </w:t>
      </w:r>
      <w:proofErr w:type="gramStart"/>
      <w:r w:rsidR="0275B7DE">
        <w:rPr>
          <w:w w:val="95"/>
        </w:rPr>
        <w:t xml:space="preserve">acceptable </w:t>
      </w:r>
      <w:r>
        <w:rPr>
          <w:w w:val="95"/>
        </w:rPr>
        <w:t>,</w:t>
      </w:r>
      <w:proofErr w:type="gramEnd"/>
      <w:r>
        <w:rPr>
          <w:spacing w:val="1"/>
          <w:w w:val="95"/>
        </w:rPr>
        <w:t xml:space="preserve"> </w:t>
      </w:r>
      <w:r>
        <w:t>borderline,</w:t>
      </w:r>
      <w:r>
        <w:rPr>
          <w:spacing w:val="18"/>
        </w:rPr>
        <w:t xml:space="preserve"> </w:t>
      </w:r>
      <w:r w:rsidR="020D9E2C">
        <w:rPr>
          <w:spacing w:val="18"/>
        </w:rPr>
        <w:t xml:space="preserve">or </w:t>
      </w:r>
      <w:r>
        <w:t>poor</w:t>
      </w:r>
      <w:r w:rsidR="6CA3AC1F">
        <w:t xml:space="preserve"> food consumption</w:t>
      </w:r>
      <w:r>
        <w:t>.</w:t>
      </w:r>
    </w:p>
    <w:p w14:paraId="22DB9F1E" w14:textId="7F8E80A6" w:rsidR="00054221" w:rsidRDefault="00BD4E74">
      <w:pPr>
        <w:pStyle w:val="BodyText"/>
        <w:spacing w:before="167" w:line="314" w:lineRule="auto"/>
        <w:ind w:left="120" w:right="575"/>
        <w:jc w:val="both"/>
      </w:pPr>
      <w:r>
        <w:t>The</w:t>
      </w:r>
      <w:r>
        <w:rPr>
          <w:spacing w:val="-10"/>
        </w:rPr>
        <w:t xml:space="preserve"> </w:t>
      </w:r>
      <w:r>
        <w:t>results</w:t>
      </w:r>
      <w:r>
        <w:rPr>
          <w:spacing w:val="-10"/>
        </w:rPr>
        <w:t xml:space="preserve"> </w:t>
      </w:r>
      <w:r>
        <w:t>of</w:t>
      </w:r>
      <w:r>
        <w:rPr>
          <w:spacing w:val="-9"/>
        </w:rPr>
        <w:t xml:space="preserve"> </w:t>
      </w:r>
      <w:r w:rsidR="41E4A8B2">
        <w:t xml:space="preserve">the </w:t>
      </w:r>
      <w:r>
        <w:t>FCS</w:t>
      </w:r>
      <w:r>
        <w:rPr>
          <w:spacing w:val="-10"/>
        </w:rPr>
        <w:t xml:space="preserve"> </w:t>
      </w:r>
      <w:proofErr w:type="spellStart"/>
      <w:r>
        <w:t>analysed</w:t>
      </w:r>
      <w:proofErr w:type="spellEnd"/>
      <w:r>
        <w:rPr>
          <w:spacing w:val="-9"/>
        </w:rPr>
        <w:t xml:space="preserve"> </w:t>
      </w:r>
      <w:r>
        <w:t>across</w:t>
      </w:r>
      <w:r>
        <w:rPr>
          <w:spacing w:val="-10"/>
        </w:rPr>
        <w:t xml:space="preserve"> </w:t>
      </w:r>
      <w:r>
        <w:t>the</w:t>
      </w:r>
      <w:r>
        <w:rPr>
          <w:spacing w:val="-10"/>
        </w:rPr>
        <w:t xml:space="preserve"> </w:t>
      </w:r>
      <w:r w:rsidR="0F6CB795">
        <w:t>three</w:t>
      </w:r>
      <w:r>
        <w:rPr>
          <w:spacing w:val="-10"/>
        </w:rPr>
        <w:t xml:space="preserve"> </w:t>
      </w:r>
      <w:r>
        <w:t>pilot</w:t>
      </w:r>
      <w:r>
        <w:rPr>
          <w:spacing w:val="-9"/>
        </w:rPr>
        <w:t xml:space="preserve"> </w:t>
      </w:r>
      <w:r>
        <w:t>countries</w:t>
      </w:r>
      <w:r>
        <w:rPr>
          <w:spacing w:val="-10"/>
        </w:rPr>
        <w:t xml:space="preserve"> </w:t>
      </w:r>
      <w:r>
        <w:t>are</w:t>
      </w:r>
      <w:r>
        <w:rPr>
          <w:spacing w:val="-10"/>
        </w:rPr>
        <w:t xml:space="preserve"> </w:t>
      </w:r>
      <w:r>
        <w:t>presented</w:t>
      </w:r>
      <w:r>
        <w:rPr>
          <w:spacing w:val="-10"/>
        </w:rPr>
        <w:t xml:space="preserve"> </w:t>
      </w:r>
      <w:r>
        <w:t>in</w:t>
      </w:r>
      <w:r>
        <w:rPr>
          <w:spacing w:val="-9"/>
        </w:rPr>
        <w:t xml:space="preserve"> </w:t>
      </w:r>
      <w:r>
        <w:t>Table</w:t>
      </w:r>
      <w:r>
        <w:rPr>
          <w:spacing w:val="-10"/>
        </w:rPr>
        <w:t xml:space="preserve"> </w:t>
      </w:r>
      <w:r>
        <w:t>8.</w:t>
      </w:r>
      <w:r>
        <w:rPr>
          <w:spacing w:val="11"/>
        </w:rPr>
        <w:t xml:space="preserve"> </w:t>
      </w:r>
      <w:r>
        <w:t>The</w:t>
      </w:r>
      <w:r>
        <w:rPr>
          <w:spacing w:val="-9"/>
        </w:rPr>
        <w:t xml:space="preserve"> </w:t>
      </w:r>
      <w:r>
        <w:t>results</w:t>
      </w:r>
      <w:r>
        <w:rPr>
          <w:spacing w:val="-10"/>
        </w:rPr>
        <w:t xml:space="preserve"> </w:t>
      </w:r>
      <w:r>
        <w:t>show</w:t>
      </w:r>
      <w:r>
        <w:rPr>
          <w:spacing w:val="-51"/>
        </w:rPr>
        <w:t xml:space="preserve"> </w:t>
      </w:r>
      <w:r>
        <w:rPr>
          <w:w w:val="95"/>
        </w:rPr>
        <w:t>that respondents tend to overstate their food security outcomes (report better food consumption)</w:t>
      </w:r>
      <w:r>
        <w:rPr>
          <w:spacing w:val="1"/>
          <w:w w:val="95"/>
        </w:rPr>
        <w:t xml:space="preserve"> </w:t>
      </w:r>
      <w:r>
        <w:t>over the phone compared to F2F. A comparison of the FCS reported over</w:t>
      </w:r>
      <w:r>
        <w:rPr>
          <w:spacing w:val="1"/>
        </w:rPr>
        <w:t xml:space="preserve"> </w:t>
      </w:r>
      <w:r>
        <w:rPr>
          <w:spacing w:val="-1"/>
        </w:rPr>
        <w:t>the</w:t>
      </w:r>
      <w:r>
        <w:rPr>
          <w:spacing w:val="-10"/>
        </w:rPr>
        <w:t xml:space="preserve"> </w:t>
      </w:r>
      <w:r w:rsidR="58A42E17">
        <w:t>two</w:t>
      </w:r>
      <w:r>
        <w:rPr>
          <w:spacing w:val="-10"/>
        </w:rPr>
        <w:t xml:space="preserve"> </w:t>
      </w:r>
      <w:r>
        <w:rPr>
          <w:spacing w:val="-1"/>
        </w:rPr>
        <w:t>modalities</w:t>
      </w:r>
      <w:r>
        <w:rPr>
          <w:spacing w:val="-10"/>
        </w:rPr>
        <w:t xml:space="preserve"> </w:t>
      </w:r>
      <w:r>
        <w:rPr>
          <w:spacing w:val="-1"/>
        </w:rPr>
        <w:t>show</w:t>
      </w:r>
      <w:r>
        <w:rPr>
          <w:spacing w:val="-10"/>
        </w:rPr>
        <w:t xml:space="preserve"> </w:t>
      </w:r>
      <w:r>
        <w:rPr>
          <w:spacing w:val="-1"/>
        </w:rPr>
        <w:t>statistical</w:t>
      </w:r>
      <w:r>
        <w:rPr>
          <w:spacing w:val="-10"/>
        </w:rPr>
        <w:t xml:space="preserve"> </w:t>
      </w:r>
      <w:r>
        <w:rPr>
          <w:spacing w:val="-1"/>
        </w:rPr>
        <w:t>significance</w:t>
      </w:r>
      <w:r>
        <w:rPr>
          <w:spacing w:val="-10"/>
        </w:rPr>
        <w:t xml:space="preserve"> </w:t>
      </w:r>
      <w:r>
        <w:rPr>
          <w:spacing w:val="-1"/>
        </w:rPr>
        <w:t>in</w:t>
      </w:r>
      <w:r>
        <w:rPr>
          <w:spacing w:val="-10"/>
        </w:rPr>
        <w:t xml:space="preserve"> </w:t>
      </w:r>
      <w:r>
        <w:rPr>
          <w:spacing w:val="-1"/>
        </w:rPr>
        <w:t>Ecuador</w:t>
      </w:r>
      <w:r>
        <w:rPr>
          <w:spacing w:val="-9"/>
        </w:rPr>
        <w:t xml:space="preserve"> </w:t>
      </w:r>
      <w:r>
        <w:t>and</w:t>
      </w:r>
      <w:r>
        <w:rPr>
          <w:spacing w:val="-10"/>
        </w:rPr>
        <w:t xml:space="preserve"> </w:t>
      </w:r>
      <w:r>
        <w:t>CAR.</w:t>
      </w:r>
      <w:r>
        <w:rPr>
          <w:spacing w:val="-10"/>
        </w:rPr>
        <w:t xml:space="preserve"> </w:t>
      </w:r>
      <w:r>
        <w:t>However,</w:t>
      </w:r>
      <w:r>
        <w:rPr>
          <w:spacing w:val="-10"/>
        </w:rPr>
        <w:t xml:space="preserve"> </w:t>
      </w:r>
      <w:r>
        <w:t>there</w:t>
      </w:r>
      <w:r>
        <w:rPr>
          <w:spacing w:val="-10"/>
        </w:rPr>
        <w:t xml:space="preserve"> </w:t>
      </w:r>
      <w:r>
        <w:t>is</w:t>
      </w:r>
      <w:r>
        <w:rPr>
          <w:spacing w:val="-10"/>
        </w:rPr>
        <w:t xml:space="preserve"> </w:t>
      </w:r>
      <w:r>
        <w:t>no</w:t>
      </w:r>
      <w:r>
        <w:rPr>
          <w:spacing w:val="-10"/>
        </w:rPr>
        <w:t xml:space="preserve"> </w:t>
      </w:r>
      <w:r>
        <w:t>significant</w:t>
      </w:r>
      <w:r>
        <w:rPr>
          <w:spacing w:val="-50"/>
        </w:rPr>
        <w:t xml:space="preserve"> </w:t>
      </w:r>
      <w:r>
        <w:t>difference found in Myanmar.</w:t>
      </w:r>
      <w:r>
        <w:rPr>
          <w:spacing w:val="1"/>
        </w:rPr>
        <w:t xml:space="preserve"> </w:t>
      </w:r>
      <w:r>
        <w:t xml:space="preserve">This means that </w:t>
      </w:r>
      <w:commentRangeStart w:id="61"/>
      <w:commentRangeEnd w:id="61"/>
      <w:r>
        <w:rPr>
          <w:rStyle w:val="CommentReference"/>
        </w:rPr>
        <w:commentReference w:id="61"/>
      </w:r>
      <w:r>
        <w:rPr>
          <w:spacing w:val="47"/>
        </w:rPr>
        <w:t xml:space="preserve"> </w:t>
      </w:r>
      <w:r>
        <w:rPr>
          <w:w w:val="95"/>
        </w:rPr>
        <w:t>more households are classified as having poor food consumption</w:t>
      </w:r>
      <w:r>
        <w:rPr>
          <w:spacing w:val="1"/>
          <w:w w:val="95"/>
        </w:rPr>
        <w:t xml:space="preserve"> </w:t>
      </w:r>
      <w:r>
        <w:t>in</w:t>
      </w:r>
      <w:r>
        <w:rPr>
          <w:spacing w:val="12"/>
        </w:rPr>
        <w:t xml:space="preserve"> </w:t>
      </w:r>
      <w:r>
        <w:t>the</w:t>
      </w:r>
      <w:r>
        <w:rPr>
          <w:spacing w:val="13"/>
        </w:rPr>
        <w:t xml:space="preserve"> </w:t>
      </w:r>
      <w:r>
        <w:t>F2F</w:t>
      </w:r>
      <w:r>
        <w:rPr>
          <w:spacing w:val="12"/>
        </w:rPr>
        <w:t xml:space="preserve"> </w:t>
      </w:r>
      <w:r>
        <w:t>survey</w:t>
      </w:r>
      <w:r>
        <w:rPr>
          <w:spacing w:val="13"/>
        </w:rPr>
        <w:t xml:space="preserve"> </w:t>
      </w:r>
      <w:r>
        <w:t>compared</w:t>
      </w:r>
      <w:r>
        <w:rPr>
          <w:spacing w:val="12"/>
        </w:rPr>
        <w:t xml:space="preserve"> </w:t>
      </w:r>
      <w:r>
        <w:t>to</w:t>
      </w:r>
      <w:r>
        <w:rPr>
          <w:spacing w:val="13"/>
        </w:rPr>
        <w:t xml:space="preserve"> </w:t>
      </w:r>
      <w:r>
        <w:t>the</w:t>
      </w:r>
      <w:r>
        <w:rPr>
          <w:spacing w:val="13"/>
        </w:rPr>
        <w:t xml:space="preserve"> </w:t>
      </w:r>
      <w:r>
        <w:t>remote</w:t>
      </w:r>
      <w:r>
        <w:rPr>
          <w:spacing w:val="12"/>
        </w:rPr>
        <w:t xml:space="preserve"> </w:t>
      </w:r>
      <w:r>
        <w:t>(Table</w:t>
      </w:r>
      <w:r>
        <w:rPr>
          <w:spacing w:val="13"/>
        </w:rPr>
        <w:t xml:space="preserve"> </w:t>
      </w:r>
      <w:proofErr w:type="gramStart"/>
      <w:r>
        <w:t>8</w:t>
      </w:r>
      <w:r>
        <w:rPr>
          <w:spacing w:val="12"/>
        </w:rPr>
        <w:t xml:space="preserve"> </w:t>
      </w:r>
      <w:r>
        <w:t>)</w:t>
      </w:r>
      <w:proofErr w:type="gramEnd"/>
      <w:r>
        <w:t>.</w:t>
      </w:r>
    </w:p>
    <w:p w14:paraId="5E741511" w14:textId="7EC76C7B" w:rsidR="00054221" w:rsidRDefault="00BD4E74">
      <w:pPr>
        <w:spacing w:before="174"/>
        <w:ind w:left="257" w:right="714"/>
        <w:jc w:val="center"/>
        <w:rPr>
          <w:sz w:val="17"/>
          <w:szCs w:val="17"/>
        </w:rPr>
      </w:pPr>
      <w:r>
        <w:rPr>
          <w:noProof/>
          <w:color w:val="2B579A"/>
          <w:shd w:val="clear" w:color="auto" w:fill="E6E6E6"/>
        </w:rPr>
        <mc:AlternateContent>
          <mc:Choice Requires="wps">
            <w:drawing>
              <wp:anchor distT="0" distB="0" distL="114300" distR="114300" simplePos="0" relativeHeight="251658257" behindDoc="1" locked="0" layoutInCell="1" allowOverlap="1" wp14:anchorId="37C4ADF4" wp14:editId="769CF748">
                <wp:simplePos x="0" y="0"/>
                <wp:positionH relativeFrom="page">
                  <wp:posOffset>914400</wp:posOffset>
                </wp:positionH>
                <wp:positionV relativeFrom="paragraph">
                  <wp:posOffset>581025</wp:posOffset>
                </wp:positionV>
                <wp:extent cx="5943600" cy="0"/>
                <wp:effectExtent l="0" t="0" r="0" b="0"/>
                <wp:wrapNone/>
                <wp:docPr id="4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4117">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C89AFF2">
              <v:line id="Line 42" style="position:absolute;z-index:-20175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144mm" from="1in,45.75pt" to="540pt,45.75pt" w14:anchorId="27784C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">
                <w10:wrap anchorx="page"/>
              </v:line>
            </w:pict>
          </mc:Fallback>
        </mc:AlternateContent>
      </w:r>
      <w:r w:rsidRPr="54657222">
        <w:rPr>
          <w:sz w:val="17"/>
          <w:szCs w:val="17"/>
        </w:rPr>
        <w:t>Table</w:t>
      </w:r>
      <w:r w:rsidRPr="54657222">
        <w:rPr>
          <w:spacing w:val="22"/>
          <w:sz w:val="17"/>
          <w:szCs w:val="17"/>
        </w:rPr>
        <w:t xml:space="preserve"> </w:t>
      </w:r>
      <w:r w:rsidRPr="54657222">
        <w:rPr>
          <w:sz w:val="17"/>
          <w:szCs w:val="17"/>
        </w:rPr>
        <w:t>8:</w:t>
      </w:r>
      <w:r w:rsidRPr="54657222">
        <w:rPr>
          <w:spacing w:val="4"/>
          <w:sz w:val="17"/>
          <w:szCs w:val="17"/>
        </w:rPr>
        <w:t xml:space="preserve"> </w:t>
      </w:r>
      <w:r w:rsidRPr="54657222">
        <w:rPr>
          <w:sz w:val="17"/>
          <w:szCs w:val="17"/>
        </w:rPr>
        <w:t>Impact</w:t>
      </w:r>
      <w:r w:rsidRPr="54657222">
        <w:rPr>
          <w:spacing w:val="23"/>
          <w:sz w:val="17"/>
          <w:szCs w:val="17"/>
        </w:rPr>
        <w:t xml:space="preserve"> </w:t>
      </w:r>
      <w:r w:rsidRPr="54657222">
        <w:rPr>
          <w:sz w:val="17"/>
          <w:szCs w:val="17"/>
        </w:rPr>
        <w:t>of</w:t>
      </w:r>
      <w:r w:rsidRPr="54657222">
        <w:rPr>
          <w:spacing w:val="23"/>
          <w:sz w:val="17"/>
          <w:szCs w:val="17"/>
        </w:rPr>
        <w:t xml:space="preserve"> </w:t>
      </w:r>
      <w:r w:rsidRPr="54657222">
        <w:rPr>
          <w:sz w:val="17"/>
          <w:szCs w:val="17"/>
        </w:rPr>
        <w:t>Survey</w:t>
      </w:r>
      <w:r w:rsidRPr="54657222">
        <w:rPr>
          <w:spacing w:val="23"/>
          <w:sz w:val="17"/>
          <w:szCs w:val="17"/>
        </w:rPr>
        <w:t xml:space="preserve"> </w:t>
      </w:r>
      <w:r w:rsidRPr="54657222">
        <w:rPr>
          <w:sz w:val="17"/>
          <w:szCs w:val="17"/>
        </w:rPr>
        <w:t>Modality</w:t>
      </w:r>
      <w:r w:rsidRPr="54657222">
        <w:rPr>
          <w:spacing w:val="23"/>
          <w:sz w:val="17"/>
          <w:szCs w:val="17"/>
        </w:rPr>
        <w:t xml:space="preserve"> </w:t>
      </w:r>
      <w:r w:rsidRPr="54657222">
        <w:rPr>
          <w:sz w:val="17"/>
          <w:szCs w:val="17"/>
        </w:rPr>
        <w:t>on</w:t>
      </w:r>
      <w:r w:rsidRPr="54657222">
        <w:rPr>
          <w:spacing w:val="23"/>
          <w:sz w:val="17"/>
          <w:szCs w:val="17"/>
        </w:rPr>
        <w:t xml:space="preserve"> </w:t>
      </w:r>
      <w:r w:rsidRPr="54657222">
        <w:rPr>
          <w:sz w:val="17"/>
          <w:szCs w:val="17"/>
        </w:rPr>
        <w:t>Food</w:t>
      </w:r>
      <w:r w:rsidRPr="54657222">
        <w:rPr>
          <w:spacing w:val="23"/>
          <w:sz w:val="17"/>
          <w:szCs w:val="17"/>
        </w:rPr>
        <w:t xml:space="preserve"> </w:t>
      </w:r>
      <w:r w:rsidRPr="54657222">
        <w:rPr>
          <w:sz w:val="17"/>
          <w:szCs w:val="17"/>
        </w:rPr>
        <w:t>Consumption</w:t>
      </w:r>
      <w:r w:rsidRPr="54657222">
        <w:rPr>
          <w:spacing w:val="23"/>
          <w:sz w:val="17"/>
          <w:szCs w:val="17"/>
        </w:rPr>
        <w:t xml:space="preserve"> </w:t>
      </w:r>
      <w:r w:rsidRPr="54657222">
        <w:rPr>
          <w:sz w:val="17"/>
          <w:szCs w:val="17"/>
        </w:rPr>
        <w:t>Score</w:t>
      </w:r>
      <w:r w:rsidRPr="54657222">
        <w:rPr>
          <w:spacing w:val="23"/>
          <w:sz w:val="17"/>
          <w:szCs w:val="17"/>
        </w:rPr>
        <w:t xml:space="preserve"> </w:t>
      </w:r>
      <w:r w:rsidRPr="54657222">
        <w:rPr>
          <w:sz w:val="17"/>
          <w:szCs w:val="17"/>
        </w:rPr>
        <w:t>and</w:t>
      </w:r>
      <w:r w:rsidRPr="54657222">
        <w:rPr>
          <w:spacing w:val="22"/>
          <w:sz w:val="17"/>
          <w:szCs w:val="17"/>
        </w:rPr>
        <w:t xml:space="preserve"> </w:t>
      </w:r>
      <w:r w:rsidRPr="54657222">
        <w:rPr>
          <w:sz w:val="17"/>
          <w:szCs w:val="17"/>
        </w:rPr>
        <w:t>Groups</w:t>
      </w:r>
    </w:p>
    <w:p w14:paraId="26591ED8" w14:textId="77777777" w:rsidR="00054221" w:rsidRDefault="00054221">
      <w:pPr>
        <w:pStyle w:val="BodyText"/>
        <w:spacing w:before="9"/>
        <w:rPr>
          <w:sz w:val="18"/>
        </w:rPr>
      </w:pPr>
    </w:p>
    <w:tbl>
      <w:tblPr>
        <w:tblW w:w="0" w:type="auto"/>
        <w:tblInd w:w="127" w:type="dxa"/>
        <w:tblLayout w:type="fixed"/>
        <w:tblCellMar>
          <w:left w:w="0" w:type="dxa"/>
          <w:right w:w="0" w:type="dxa"/>
        </w:tblCellMar>
        <w:tblLook w:val="01E0" w:firstRow="1" w:lastRow="1" w:firstColumn="1" w:lastColumn="1" w:noHBand="0" w:noVBand="0"/>
      </w:tblPr>
      <w:tblGrid>
        <w:gridCol w:w="4126"/>
        <w:gridCol w:w="657"/>
        <w:gridCol w:w="693"/>
        <w:gridCol w:w="616"/>
        <w:gridCol w:w="657"/>
        <w:gridCol w:w="693"/>
        <w:gridCol w:w="616"/>
        <w:gridCol w:w="657"/>
        <w:gridCol w:w="647"/>
      </w:tblGrid>
      <w:tr w:rsidR="00054221" w14:paraId="6FB4F69C" w14:textId="77777777">
        <w:trPr>
          <w:trHeight w:val="296"/>
        </w:trPr>
        <w:tc>
          <w:tcPr>
            <w:tcW w:w="4126" w:type="dxa"/>
            <w:tcBorders>
              <w:top w:val="double" w:sz="1" w:space="0" w:color="000000"/>
            </w:tcBorders>
          </w:tcPr>
          <w:p w14:paraId="44010D00" w14:textId="77777777" w:rsidR="00054221" w:rsidRDefault="00BD4E74">
            <w:pPr>
              <w:pStyle w:val="TableParagraph"/>
              <w:tabs>
                <w:tab w:val="left" w:pos="3693"/>
              </w:tabs>
              <w:spacing w:before="150" w:line="125" w:lineRule="exact"/>
              <w:ind w:left="97"/>
              <w:jc w:val="left"/>
              <w:rPr>
                <w:sz w:val="13"/>
              </w:rPr>
            </w:pPr>
            <w:r>
              <w:rPr>
                <w:w w:val="105"/>
                <w:sz w:val="13"/>
              </w:rPr>
              <w:t>Variable</w:t>
            </w:r>
            <w:r>
              <w:rPr>
                <w:w w:val="105"/>
                <w:sz w:val="13"/>
              </w:rPr>
              <w:tab/>
              <w:t>F2F</w:t>
            </w:r>
          </w:p>
        </w:tc>
        <w:tc>
          <w:tcPr>
            <w:tcW w:w="657" w:type="dxa"/>
            <w:tcBorders>
              <w:top w:val="double" w:sz="1" w:space="0" w:color="000000"/>
            </w:tcBorders>
          </w:tcPr>
          <w:p w14:paraId="775C8C3E" w14:textId="77777777" w:rsidR="00054221" w:rsidRDefault="00BD4E74">
            <w:pPr>
              <w:pStyle w:val="TableParagraph"/>
              <w:spacing w:before="0" w:line="144" w:lineRule="exact"/>
              <w:ind w:left="77"/>
              <w:jc w:val="left"/>
              <w:rPr>
                <w:sz w:val="13"/>
              </w:rPr>
            </w:pPr>
            <w:r>
              <w:rPr>
                <w:sz w:val="13"/>
              </w:rPr>
              <w:t>Myanmar</w:t>
            </w:r>
          </w:p>
          <w:p w14:paraId="347D1F29" w14:textId="77777777" w:rsidR="00054221" w:rsidRDefault="00BD4E74">
            <w:pPr>
              <w:pStyle w:val="TableParagraph"/>
              <w:spacing w:before="6" w:line="125" w:lineRule="exact"/>
              <w:ind w:left="97"/>
              <w:jc w:val="left"/>
              <w:rPr>
                <w:sz w:val="13"/>
              </w:rPr>
            </w:pPr>
            <w:r>
              <w:rPr>
                <w:w w:val="105"/>
                <w:sz w:val="13"/>
              </w:rPr>
              <w:t>Remote</w:t>
            </w:r>
          </w:p>
        </w:tc>
        <w:tc>
          <w:tcPr>
            <w:tcW w:w="693" w:type="dxa"/>
            <w:tcBorders>
              <w:top w:val="double" w:sz="1" w:space="0" w:color="000000"/>
            </w:tcBorders>
          </w:tcPr>
          <w:p w14:paraId="3F212C74" w14:textId="77777777" w:rsidR="00054221" w:rsidRDefault="00BD4E74">
            <w:pPr>
              <w:pStyle w:val="TableParagraph"/>
              <w:spacing w:before="150" w:line="125" w:lineRule="exact"/>
              <w:ind w:left="75" w:right="76"/>
              <w:rPr>
                <w:sz w:val="13"/>
              </w:rPr>
            </w:pPr>
            <w:r>
              <w:rPr>
                <w:sz w:val="13"/>
              </w:rPr>
              <w:t>Diff</w:t>
            </w:r>
          </w:p>
        </w:tc>
        <w:tc>
          <w:tcPr>
            <w:tcW w:w="616" w:type="dxa"/>
            <w:tcBorders>
              <w:top w:val="double" w:sz="1" w:space="0" w:color="000000"/>
            </w:tcBorders>
          </w:tcPr>
          <w:p w14:paraId="76B33FB2" w14:textId="77777777" w:rsidR="00054221" w:rsidRDefault="00BD4E74">
            <w:pPr>
              <w:pStyle w:val="TableParagraph"/>
              <w:spacing w:before="150" w:line="125" w:lineRule="exact"/>
              <w:ind w:left="80" w:right="81"/>
              <w:rPr>
                <w:sz w:val="13"/>
              </w:rPr>
            </w:pPr>
            <w:r>
              <w:rPr>
                <w:w w:val="110"/>
                <w:sz w:val="13"/>
              </w:rPr>
              <w:t>F2F</w:t>
            </w:r>
          </w:p>
        </w:tc>
        <w:tc>
          <w:tcPr>
            <w:tcW w:w="657" w:type="dxa"/>
            <w:tcBorders>
              <w:top w:val="double" w:sz="1" w:space="0" w:color="000000"/>
            </w:tcBorders>
          </w:tcPr>
          <w:p w14:paraId="559F7C89" w14:textId="77777777" w:rsidR="00054221" w:rsidRDefault="00BD4E74">
            <w:pPr>
              <w:pStyle w:val="TableParagraph"/>
              <w:spacing w:before="0" w:line="144" w:lineRule="exact"/>
              <w:ind w:left="115"/>
              <w:jc w:val="left"/>
              <w:rPr>
                <w:sz w:val="13"/>
              </w:rPr>
            </w:pPr>
            <w:r>
              <w:rPr>
                <w:w w:val="105"/>
                <w:sz w:val="13"/>
              </w:rPr>
              <w:t>Ecuador</w:t>
            </w:r>
          </w:p>
          <w:p w14:paraId="62796AC2" w14:textId="77777777" w:rsidR="00054221" w:rsidRDefault="00BD4E74">
            <w:pPr>
              <w:pStyle w:val="TableParagraph"/>
              <w:spacing w:before="6" w:line="125" w:lineRule="exact"/>
              <w:ind w:left="96"/>
              <w:jc w:val="left"/>
              <w:rPr>
                <w:sz w:val="13"/>
              </w:rPr>
            </w:pPr>
            <w:r>
              <w:rPr>
                <w:w w:val="105"/>
                <w:sz w:val="13"/>
              </w:rPr>
              <w:t>Remote</w:t>
            </w:r>
          </w:p>
        </w:tc>
        <w:tc>
          <w:tcPr>
            <w:tcW w:w="693" w:type="dxa"/>
            <w:tcBorders>
              <w:top w:val="double" w:sz="1" w:space="0" w:color="000000"/>
            </w:tcBorders>
          </w:tcPr>
          <w:p w14:paraId="67019042" w14:textId="77777777" w:rsidR="00054221" w:rsidRDefault="00BD4E74">
            <w:pPr>
              <w:pStyle w:val="TableParagraph"/>
              <w:spacing w:before="150" w:line="125" w:lineRule="exact"/>
              <w:ind w:left="76" w:right="76"/>
              <w:rPr>
                <w:sz w:val="13"/>
              </w:rPr>
            </w:pPr>
            <w:r>
              <w:rPr>
                <w:sz w:val="13"/>
              </w:rPr>
              <w:t>Diff</w:t>
            </w:r>
          </w:p>
        </w:tc>
        <w:tc>
          <w:tcPr>
            <w:tcW w:w="616" w:type="dxa"/>
            <w:tcBorders>
              <w:top w:val="double" w:sz="1" w:space="0" w:color="000000"/>
            </w:tcBorders>
          </w:tcPr>
          <w:p w14:paraId="42081083" w14:textId="77777777" w:rsidR="00054221" w:rsidRDefault="00BD4E74">
            <w:pPr>
              <w:pStyle w:val="TableParagraph"/>
              <w:spacing w:before="150" w:line="125" w:lineRule="exact"/>
              <w:ind w:left="182"/>
              <w:jc w:val="left"/>
              <w:rPr>
                <w:sz w:val="13"/>
              </w:rPr>
            </w:pPr>
            <w:r>
              <w:rPr>
                <w:w w:val="110"/>
                <w:sz w:val="13"/>
              </w:rPr>
              <w:t>F2F</w:t>
            </w:r>
          </w:p>
        </w:tc>
        <w:tc>
          <w:tcPr>
            <w:tcW w:w="657" w:type="dxa"/>
            <w:tcBorders>
              <w:top w:val="double" w:sz="1" w:space="0" w:color="000000"/>
            </w:tcBorders>
          </w:tcPr>
          <w:p w14:paraId="4A6E57F1" w14:textId="77777777" w:rsidR="00054221" w:rsidRDefault="00BD4E74">
            <w:pPr>
              <w:pStyle w:val="TableParagraph"/>
              <w:spacing w:before="0" w:line="144" w:lineRule="exact"/>
              <w:ind w:left="189"/>
              <w:jc w:val="left"/>
              <w:rPr>
                <w:sz w:val="13"/>
              </w:rPr>
            </w:pPr>
            <w:r>
              <w:rPr>
                <w:w w:val="115"/>
                <w:sz w:val="13"/>
              </w:rPr>
              <w:t>CAR</w:t>
            </w:r>
          </w:p>
          <w:p w14:paraId="0630970A" w14:textId="77777777" w:rsidR="00054221" w:rsidRDefault="00BD4E74">
            <w:pPr>
              <w:pStyle w:val="TableParagraph"/>
              <w:spacing w:before="6" w:line="125" w:lineRule="exact"/>
              <w:ind w:left="96"/>
              <w:jc w:val="left"/>
              <w:rPr>
                <w:sz w:val="13"/>
              </w:rPr>
            </w:pPr>
            <w:r>
              <w:rPr>
                <w:w w:val="105"/>
                <w:sz w:val="13"/>
              </w:rPr>
              <w:t>Remote</w:t>
            </w:r>
          </w:p>
        </w:tc>
        <w:tc>
          <w:tcPr>
            <w:tcW w:w="647" w:type="dxa"/>
            <w:tcBorders>
              <w:top w:val="double" w:sz="1" w:space="0" w:color="000000"/>
            </w:tcBorders>
          </w:tcPr>
          <w:p w14:paraId="111F0FFC" w14:textId="77777777" w:rsidR="00054221" w:rsidRDefault="00BD4E74">
            <w:pPr>
              <w:pStyle w:val="TableParagraph"/>
              <w:spacing w:before="150" w:line="125" w:lineRule="exact"/>
              <w:ind w:left="209"/>
              <w:jc w:val="left"/>
              <w:rPr>
                <w:sz w:val="13"/>
              </w:rPr>
            </w:pPr>
            <w:r>
              <w:rPr>
                <w:sz w:val="13"/>
              </w:rPr>
              <w:t>Diff</w:t>
            </w:r>
          </w:p>
        </w:tc>
      </w:tr>
      <w:tr w:rsidR="00054221" w14:paraId="0FF72DEE" w14:textId="77777777">
        <w:trPr>
          <w:trHeight w:val="157"/>
        </w:trPr>
        <w:tc>
          <w:tcPr>
            <w:tcW w:w="4126" w:type="dxa"/>
          </w:tcPr>
          <w:p w14:paraId="0C65A421" w14:textId="77777777" w:rsidR="00054221" w:rsidRDefault="00BD4E74">
            <w:pPr>
              <w:pStyle w:val="TableParagraph"/>
              <w:tabs>
                <w:tab w:val="right" w:pos="3975"/>
              </w:tabs>
              <w:spacing w:before="15" w:line="122" w:lineRule="exact"/>
              <w:ind w:left="97"/>
              <w:jc w:val="left"/>
              <w:rPr>
                <w:sz w:val="13"/>
              </w:rPr>
            </w:pPr>
            <w:r>
              <w:rPr>
                <w:sz w:val="13"/>
              </w:rPr>
              <w:t>Food</w:t>
            </w:r>
            <w:r>
              <w:rPr>
                <w:spacing w:val="14"/>
                <w:sz w:val="13"/>
              </w:rPr>
              <w:t xml:space="preserve"> </w:t>
            </w:r>
            <w:r>
              <w:rPr>
                <w:sz w:val="13"/>
              </w:rPr>
              <w:t>Consumption</w:t>
            </w:r>
            <w:r>
              <w:rPr>
                <w:spacing w:val="15"/>
                <w:sz w:val="13"/>
              </w:rPr>
              <w:t xml:space="preserve"> </w:t>
            </w:r>
            <w:r>
              <w:rPr>
                <w:sz w:val="13"/>
              </w:rPr>
              <w:t>Score</w:t>
            </w:r>
            <w:r>
              <w:rPr>
                <w:rFonts w:ascii="Times New Roman"/>
                <w:sz w:val="13"/>
              </w:rPr>
              <w:tab/>
            </w:r>
            <w:r>
              <w:rPr>
                <w:sz w:val="13"/>
              </w:rPr>
              <w:t>44.32</w:t>
            </w:r>
          </w:p>
        </w:tc>
        <w:tc>
          <w:tcPr>
            <w:tcW w:w="657" w:type="dxa"/>
          </w:tcPr>
          <w:p w14:paraId="3256375E" w14:textId="77777777" w:rsidR="00054221" w:rsidRDefault="00BD4E74">
            <w:pPr>
              <w:pStyle w:val="TableParagraph"/>
              <w:spacing w:before="15" w:line="122" w:lineRule="exact"/>
              <w:ind w:left="171"/>
              <w:jc w:val="left"/>
              <w:rPr>
                <w:sz w:val="13"/>
              </w:rPr>
            </w:pPr>
            <w:r>
              <w:rPr>
                <w:sz w:val="13"/>
              </w:rPr>
              <w:t>43.75</w:t>
            </w:r>
          </w:p>
        </w:tc>
        <w:tc>
          <w:tcPr>
            <w:tcW w:w="693" w:type="dxa"/>
          </w:tcPr>
          <w:p w14:paraId="3096DF86" w14:textId="77777777" w:rsidR="00054221" w:rsidRDefault="00BD4E74">
            <w:pPr>
              <w:pStyle w:val="TableParagraph"/>
              <w:spacing w:before="15" w:line="122" w:lineRule="exact"/>
              <w:ind w:left="75" w:right="76"/>
              <w:rPr>
                <w:sz w:val="13"/>
              </w:rPr>
            </w:pPr>
            <w:r>
              <w:rPr>
                <w:sz w:val="13"/>
              </w:rPr>
              <w:t>-0.57</w:t>
            </w:r>
          </w:p>
        </w:tc>
        <w:tc>
          <w:tcPr>
            <w:tcW w:w="616" w:type="dxa"/>
          </w:tcPr>
          <w:p w14:paraId="2709F15F" w14:textId="77777777" w:rsidR="00054221" w:rsidRDefault="00BD4E74">
            <w:pPr>
              <w:pStyle w:val="TableParagraph"/>
              <w:spacing w:before="15" w:line="122" w:lineRule="exact"/>
              <w:ind w:left="80" w:right="80"/>
              <w:rPr>
                <w:sz w:val="13"/>
              </w:rPr>
            </w:pPr>
            <w:r>
              <w:rPr>
                <w:sz w:val="13"/>
              </w:rPr>
              <w:t>46.28</w:t>
            </w:r>
          </w:p>
        </w:tc>
        <w:tc>
          <w:tcPr>
            <w:tcW w:w="657" w:type="dxa"/>
          </w:tcPr>
          <w:p w14:paraId="437D8D3F" w14:textId="77777777" w:rsidR="00054221" w:rsidRDefault="00BD4E74">
            <w:pPr>
              <w:pStyle w:val="TableParagraph"/>
              <w:spacing w:before="15" w:line="122" w:lineRule="exact"/>
              <w:ind w:left="93" w:right="94"/>
              <w:rPr>
                <w:sz w:val="13"/>
              </w:rPr>
            </w:pPr>
            <w:r>
              <w:rPr>
                <w:sz w:val="13"/>
              </w:rPr>
              <w:t>52.54</w:t>
            </w:r>
          </w:p>
        </w:tc>
        <w:tc>
          <w:tcPr>
            <w:tcW w:w="693" w:type="dxa"/>
          </w:tcPr>
          <w:p w14:paraId="42A08B85" w14:textId="77777777" w:rsidR="00054221" w:rsidRDefault="00BD4E74">
            <w:pPr>
              <w:pStyle w:val="TableParagraph"/>
              <w:spacing w:before="15" w:line="122" w:lineRule="exact"/>
              <w:ind w:left="75" w:right="76"/>
              <w:rPr>
                <w:sz w:val="13"/>
              </w:rPr>
            </w:pPr>
            <w:r>
              <w:rPr>
                <w:w w:val="105"/>
                <w:sz w:val="13"/>
              </w:rPr>
              <w:t>6.25***</w:t>
            </w:r>
          </w:p>
        </w:tc>
        <w:tc>
          <w:tcPr>
            <w:tcW w:w="616" w:type="dxa"/>
          </w:tcPr>
          <w:p w14:paraId="24153ACB" w14:textId="77777777" w:rsidR="00054221" w:rsidRDefault="00BD4E74">
            <w:pPr>
              <w:pStyle w:val="TableParagraph"/>
              <w:spacing w:before="15" w:line="122" w:lineRule="exact"/>
              <w:ind w:left="150"/>
              <w:jc w:val="left"/>
              <w:rPr>
                <w:sz w:val="13"/>
              </w:rPr>
            </w:pPr>
            <w:r>
              <w:rPr>
                <w:sz w:val="13"/>
              </w:rPr>
              <w:t>39.76</w:t>
            </w:r>
          </w:p>
        </w:tc>
        <w:tc>
          <w:tcPr>
            <w:tcW w:w="657" w:type="dxa"/>
          </w:tcPr>
          <w:p w14:paraId="5D7D508A" w14:textId="77777777" w:rsidR="00054221" w:rsidRDefault="00BD4E74">
            <w:pPr>
              <w:pStyle w:val="TableParagraph"/>
              <w:spacing w:before="15" w:line="122" w:lineRule="exact"/>
              <w:ind w:right="170"/>
              <w:jc w:val="right"/>
              <w:rPr>
                <w:sz w:val="13"/>
              </w:rPr>
            </w:pPr>
            <w:r>
              <w:rPr>
                <w:sz w:val="13"/>
              </w:rPr>
              <w:t>47.63</w:t>
            </w:r>
          </w:p>
        </w:tc>
        <w:tc>
          <w:tcPr>
            <w:tcW w:w="647" w:type="dxa"/>
          </w:tcPr>
          <w:p w14:paraId="2B87B352" w14:textId="77777777" w:rsidR="00054221" w:rsidRDefault="00BD4E74">
            <w:pPr>
              <w:pStyle w:val="TableParagraph"/>
              <w:spacing w:before="15" w:line="122" w:lineRule="exact"/>
              <w:ind w:right="96"/>
              <w:jc w:val="right"/>
              <w:rPr>
                <w:sz w:val="13"/>
              </w:rPr>
            </w:pPr>
            <w:r>
              <w:rPr>
                <w:w w:val="105"/>
                <w:sz w:val="13"/>
              </w:rPr>
              <w:t>7.87***</w:t>
            </w:r>
          </w:p>
        </w:tc>
      </w:tr>
      <w:tr w:rsidR="00054221" w14:paraId="7C3950B1" w14:textId="77777777">
        <w:trPr>
          <w:trHeight w:val="154"/>
        </w:trPr>
        <w:tc>
          <w:tcPr>
            <w:tcW w:w="4126" w:type="dxa"/>
          </w:tcPr>
          <w:p w14:paraId="18A9AE79" w14:textId="77777777" w:rsidR="00054221" w:rsidRDefault="00BD4E74">
            <w:pPr>
              <w:pStyle w:val="TableParagraph"/>
              <w:spacing w:before="12" w:line="122" w:lineRule="exact"/>
              <w:ind w:right="95"/>
              <w:jc w:val="right"/>
              <w:rPr>
                <w:sz w:val="13"/>
              </w:rPr>
            </w:pPr>
            <w:r>
              <w:rPr>
                <w:w w:val="105"/>
                <w:sz w:val="13"/>
              </w:rPr>
              <w:t>(12.36)</w:t>
            </w:r>
          </w:p>
        </w:tc>
        <w:tc>
          <w:tcPr>
            <w:tcW w:w="657" w:type="dxa"/>
          </w:tcPr>
          <w:p w14:paraId="40971579" w14:textId="77777777" w:rsidR="00054221" w:rsidRDefault="00BD4E74">
            <w:pPr>
              <w:pStyle w:val="TableParagraph"/>
              <w:spacing w:before="12" w:line="122" w:lineRule="exact"/>
              <w:ind w:left="117"/>
              <w:jc w:val="left"/>
              <w:rPr>
                <w:sz w:val="13"/>
              </w:rPr>
            </w:pPr>
            <w:r>
              <w:rPr>
                <w:w w:val="110"/>
                <w:sz w:val="13"/>
              </w:rPr>
              <w:t>(12.15)</w:t>
            </w:r>
          </w:p>
        </w:tc>
        <w:tc>
          <w:tcPr>
            <w:tcW w:w="693" w:type="dxa"/>
          </w:tcPr>
          <w:p w14:paraId="7F1FA1AA" w14:textId="77777777" w:rsidR="00054221" w:rsidRDefault="00BD4E74">
            <w:pPr>
              <w:pStyle w:val="TableParagraph"/>
              <w:spacing w:before="12" w:line="122" w:lineRule="exact"/>
              <w:ind w:left="75" w:right="76"/>
              <w:rPr>
                <w:sz w:val="13"/>
              </w:rPr>
            </w:pPr>
            <w:r>
              <w:rPr>
                <w:sz w:val="13"/>
              </w:rPr>
              <w:t>(0.45)</w:t>
            </w:r>
          </w:p>
        </w:tc>
        <w:tc>
          <w:tcPr>
            <w:tcW w:w="616" w:type="dxa"/>
          </w:tcPr>
          <w:p w14:paraId="7B89E75F" w14:textId="77777777" w:rsidR="00054221" w:rsidRDefault="00BD4E74">
            <w:pPr>
              <w:pStyle w:val="TableParagraph"/>
              <w:spacing w:before="12" w:line="122" w:lineRule="exact"/>
              <w:ind w:left="80" w:right="81"/>
              <w:rPr>
                <w:sz w:val="13"/>
              </w:rPr>
            </w:pPr>
            <w:r>
              <w:rPr>
                <w:w w:val="105"/>
                <w:sz w:val="13"/>
              </w:rPr>
              <w:t>(21.57)</w:t>
            </w:r>
          </w:p>
        </w:tc>
        <w:tc>
          <w:tcPr>
            <w:tcW w:w="657" w:type="dxa"/>
          </w:tcPr>
          <w:p w14:paraId="747E2803" w14:textId="77777777" w:rsidR="00054221" w:rsidRDefault="00BD4E74">
            <w:pPr>
              <w:pStyle w:val="TableParagraph"/>
              <w:spacing w:before="12" w:line="122" w:lineRule="exact"/>
              <w:ind w:left="94" w:right="94"/>
              <w:rPr>
                <w:sz w:val="13"/>
              </w:rPr>
            </w:pPr>
            <w:r>
              <w:rPr>
                <w:w w:val="105"/>
                <w:sz w:val="13"/>
              </w:rPr>
              <w:t>(24.12)</w:t>
            </w:r>
          </w:p>
        </w:tc>
        <w:tc>
          <w:tcPr>
            <w:tcW w:w="693" w:type="dxa"/>
          </w:tcPr>
          <w:p w14:paraId="26D1E8B6" w14:textId="77777777" w:rsidR="00054221" w:rsidRDefault="00BD4E74">
            <w:pPr>
              <w:pStyle w:val="TableParagraph"/>
              <w:spacing w:before="12" w:line="122" w:lineRule="exact"/>
              <w:ind w:left="76" w:right="76"/>
              <w:rPr>
                <w:sz w:val="13"/>
              </w:rPr>
            </w:pPr>
            <w:r>
              <w:rPr>
                <w:sz w:val="13"/>
              </w:rPr>
              <w:t>(0.00)</w:t>
            </w:r>
          </w:p>
        </w:tc>
        <w:tc>
          <w:tcPr>
            <w:tcW w:w="616" w:type="dxa"/>
          </w:tcPr>
          <w:p w14:paraId="5DD95E10" w14:textId="77777777" w:rsidR="00054221" w:rsidRDefault="00BD4E74">
            <w:pPr>
              <w:pStyle w:val="TableParagraph"/>
              <w:spacing w:before="12" w:line="122" w:lineRule="exact"/>
              <w:ind w:right="96"/>
              <w:jc w:val="right"/>
              <w:rPr>
                <w:sz w:val="13"/>
              </w:rPr>
            </w:pPr>
            <w:r>
              <w:rPr>
                <w:w w:val="105"/>
                <w:sz w:val="13"/>
              </w:rPr>
              <w:t>(17.58)</w:t>
            </w:r>
          </w:p>
        </w:tc>
        <w:tc>
          <w:tcPr>
            <w:tcW w:w="657" w:type="dxa"/>
          </w:tcPr>
          <w:p w14:paraId="76FA84BE" w14:textId="77777777" w:rsidR="00054221" w:rsidRDefault="00BD4E74">
            <w:pPr>
              <w:pStyle w:val="TableParagraph"/>
              <w:spacing w:before="12" w:line="122" w:lineRule="exact"/>
              <w:ind w:right="117"/>
              <w:jc w:val="right"/>
              <w:rPr>
                <w:sz w:val="13"/>
              </w:rPr>
            </w:pPr>
            <w:r>
              <w:rPr>
                <w:w w:val="105"/>
                <w:sz w:val="13"/>
              </w:rPr>
              <w:t>(17.45)</w:t>
            </w:r>
          </w:p>
        </w:tc>
        <w:tc>
          <w:tcPr>
            <w:tcW w:w="647" w:type="dxa"/>
          </w:tcPr>
          <w:p w14:paraId="03C373AC" w14:textId="77777777" w:rsidR="00054221" w:rsidRDefault="00BD4E74">
            <w:pPr>
              <w:pStyle w:val="TableParagraph"/>
              <w:spacing w:before="12" w:line="122" w:lineRule="exact"/>
              <w:ind w:right="147"/>
              <w:jc w:val="right"/>
              <w:rPr>
                <w:sz w:val="13"/>
              </w:rPr>
            </w:pPr>
            <w:r>
              <w:rPr>
                <w:sz w:val="13"/>
              </w:rPr>
              <w:t>(0.00)</w:t>
            </w:r>
          </w:p>
        </w:tc>
      </w:tr>
      <w:tr w:rsidR="00054221" w14:paraId="4043C53A" w14:textId="77777777">
        <w:trPr>
          <w:trHeight w:val="154"/>
        </w:trPr>
        <w:tc>
          <w:tcPr>
            <w:tcW w:w="4126" w:type="dxa"/>
          </w:tcPr>
          <w:p w14:paraId="3DD993E2" w14:textId="77777777" w:rsidR="00054221" w:rsidRDefault="00BD4E74">
            <w:pPr>
              <w:pStyle w:val="TableParagraph"/>
              <w:tabs>
                <w:tab w:val="right" w:pos="3940"/>
              </w:tabs>
              <w:spacing w:before="12" w:line="122" w:lineRule="exact"/>
              <w:ind w:left="97"/>
              <w:jc w:val="left"/>
              <w:rPr>
                <w:sz w:val="13"/>
              </w:rPr>
            </w:pPr>
            <w:r>
              <w:rPr>
                <w:w w:val="105"/>
                <w:sz w:val="13"/>
              </w:rPr>
              <w:t>FCS:</w:t>
            </w:r>
            <w:r>
              <w:rPr>
                <w:spacing w:val="12"/>
                <w:w w:val="105"/>
                <w:sz w:val="13"/>
              </w:rPr>
              <w:t xml:space="preserve"> </w:t>
            </w:r>
            <w:r>
              <w:rPr>
                <w:w w:val="105"/>
                <w:sz w:val="13"/>
              </w:rPr>
              <w:t>Acceptable</w:t>
            </w:r>
            <w:r>
              <w:rPr>
                <w:rFonts w:ascii="Times New Roman"/>
                <w:w w:val="105"/>
                <w:sz w:val="13"/>
              </w:rPr>
              <w:tab/>
            </w:r>
            <w:r>
              <w:rPr>
                <w:w w:val="105"/>
                <w:sz w:val="13"/>
              </w:rPr>
              <w:t>0.54</w:t>
            </w:r>
          </w:p>
        </w:tc>
        <w:tc>
          <w:tcPr>
            <w:tcW w:w="657" w:type="dxa"/>
          </w:tcPr>
          <w:p w14:paraId="5F0B090F" w14:textId="77777777" w:rsidR="00054221" w:rsidRDefault="00BD4E74">
            <w:pPr>
              <w:pStyle w:val="TableParagraph"/>
              <w:spacing w:before="12" w:line="122" w:lineRule="exact"/>
              <w:ind w:left="205"/>
              <w:jc w:val="left"/>
              <w:rPr>
                <w:sz w:val="13"/>
              </w:rPr>
            </w:pPr>
            <w:r>
              <w:rPr>
                <w:sz w:val="13"/>
              </w:rPr>
              <w:t>0.48</w:t>
            </w:r>
          </w:p>
        </w:tc>
        <w:tc>
          <w:tcPr>
            <w:tcW w:w="693" w:type="dxa"/>
          </w:tcPr>
          <w:p w14:paraId="45677AFC" w14:textId="77777777" w:rsidR="00054221" w:rsidRDefault="00BD4E74">
            <w:pPr>
              <w:pStyle w:val="TableParagraph"/>
              <w:spacing w:before="12" w:line="122" w:lineRule="exact"/>
              <w:ind w:left="75" w:right="76"/>
              <w:rPr>
                <w:sz w:val="13"/>
              </w:rPr>
            </w:pPr>
            <w:r>
              <w:rPr>
                <w:sz w:val="13"/>
              </w:rPr>
              <w:t>-0.06</w:t>
            </w:r>
          </w:p>
        </w:tc>
        <w:tc>
          <w:tcPr>
            <w:tcW w:w="616" w:type="dxa"/>
          </w:tcPr>
          <w:p w14:paraId="2DE5FD06" w14:textId="77777777" w:rsidR="00054221" w:rsidRDefault="00BD4E74">
            <w:pPr>
              <w:pStyle w:val="TableParagraph"/>
              <w:spacing w:before="12" w:line="122" w:lineRule="exact"/>
              <w:ind w:left="80" w:right="81"/>
              <w:rPr>
                <w:sz w:val="13"/>
              </w:rPr>
            </w:pPr>
            <w:r>
              <w:rPr>
                <w:sz w:val="13"/>
              </w:rPr>
              <w:t>0.54</w:t>
            </w:r>
          </w:p>
        </w:tc>
        <w:tc>
          <w:tcPr>
            <w:tcW w:w="657" w:type="dxa"/>
          </w:tcPr>
          <w:p w14:paraId="6B28A319" w14:textId="77777777" w:rsidR="00054221" w:rsidRDefault="00BD4E74">
            <w:pPr>
              <w:pStyle w:val="TableParagraph"/>
              <w:spacing w:before="12" w:line="122" w:lineRule="exact"/>
              <w:ind w:left="93" w:right="94"/>
              <w:rPr>
                <w:sz w:val="13"/>
              </w:rPr>
            </w:pPr>
            <w:r>
              <w:rPr>
                <w:sz w:val="13"/>
              </w:rPr>
              <w:t>0.62</w:t>
            </w:r>
          </w:p>
        </w:tc>
        <w:tc>
          <w:tcPr>
            <w:tcW w:w="693" w:type="dxa"/>
          </w:tcPr>
          <w:p w14:paraId="1105E0B5" w14:textId="77777777" w:rsidR="00054221" w:rsidRDefault="00BD4E74">
            <w:pPr>
              <w:pStyle w:val="TableParagraph"/>
              <w:spacing w:before="12" w:line="122" w:lineRule="exact"/>
              <w:ind w:left="76" w:right="76"/>
              <w:rPr>
                <w:sz w:val="13"/>
              </w:rPr>
            </w:pPr>
            <w:r>
              <w:rPr>
                <w:sz w:val="13"/>
              </w:rPr>
              <w:t>0.09***</w:t>
            </w:r>
          </w:p>
        </w:tc>
        <w:tc>
          <w:tcPr>
            <w:tcW w:w="616" w:type="dxa"/>
          </w:tcPr>
          <w:p w14:paraId="298A4584" w14:textId="77777777" w:rsidR="00054221" w:rsidRDefault="00BD4E74">
            <w:pPr>
              <w:pStyle w:val="TableParagraph"/>
              <w:spacing w:before="12" w:line="122" w:lineRule="exact"/>
              <w:ind w:left="184"/>
              <w:jc w:val="left"/>
              <w:rPr>
                <w:sz w:val="13"/>
              </w:rPr>
            </w:pPr>
            <w:r>
              <w:rPr>
                <w:sz w:val="13"/>
              </w:rPr>
              <w:t>0.40</w:t>
            </w:r>
          </w:p>
        </w:tc>
        <w:tc>
          <w:tcPr>
            <w:tcW w:w="657" w:type="dxa"/>
          </w:tcPr>
          <w:p w14:paraId="3899908D" w14:textId="77777777" w:rsidR="00054221" w:rsidRDefault="00BD4E74">
            <w:pPr>
              <w:pStyle w:val="TableParagraph"/>
              <w:spacing w:before="12" w:line="122" w:lineRule="exact"/>
              <w:ind w:left="204"/>
              <w:jc w:val="left"/>
              <w:rPr>
                <w:sz w:val="13"/>
              </w:rPr>
            </w:pPr>
            <w:r>
              <w:rPr>
                <w:sz w:val="13"/>
              </w:rPr>
              <w:t>0.58</w:t>
            </w:r>
          </w:p>
        </w:tc>
        <w:tc>
          <w:tcPr>
            <w:tcW w:w="647" w:type="dxa"/>
          </w:tcPr>
          <w:p w14:paraId="764B4284" w14:textId="77777777" w:rsidR="00054221" w:rsidRDefault="00BD4E74">
            <w:pPr>
              <w:pStyle w:val="TableParagraph"/>
              <w:spacing w:before="12" w:line="122" w:lineRule="exact"/>
              <w:ind w:right="96"/>
              <w:jc w:val="right"/>
              <w:rPr>
                <w:sz w:val="13"/>
              </w:rPr>
            </w:pPr>
            <w:r>
              <w:rPr>
                <w:w w:val="105"/>
                <w:sz w:val="13"/>
              </w:rPr>
              <w:t>0.18***</w:t>
            </w:r>
          </w:p>
        </w:tc>
      </w:tr>
      <w:tr w:rsidR="00054221" w14:paraId="12FBD8D3" w14:textId="77777777">
        <w:trPr>
          <w:trHeight w:val="154"/>
        </w:trPr>
        <w:tc>
          <w:tcPr>
            <w:tcW w:w="4126" w:type="dxa"/>
          </w:tcPr>
          <w:p w14:paraId="02F224E8" w14:textId="77777777" w:rsidR="00054221" w:rsidRDefault="00BD4E74">
            <w:pPr>
              <w:pStyle w:val="TableParagraph"/>
              <w:spacing w:before="12" w:line="122" w:lineRule="exact"/>
              <w:ind w:right="129"/>
              <w:jc w:val="right"/>
              <w:rPr>
                <w:sz w:val="13"/>
              </w:rPr>
            </w:pPr>
            <w:r>
              <w:rPr>
                <w:sz w:val="13"/>
              </w:rPr>
              <w:t>(0.50)</w:t>
            </w:r>
          </w:p>
        </w:tc>
        <w:tc>
          <w:tcPr>
            <w:tcW w:w="657" w:type="dxa"/>
          </w:tcPr>
          <w:p w14:paraId="1E7E7BCD" w14:textId="77777777" w:rsidR="00054221" w:rsidRDefault="00BD4E74">
            <w:pPr>
              <w:pStyle w:val="TableParagraph"/>
              <w:spacing w:before="12" w:line="122" w:lineRule="exact"/>
              <w:ind w:left="151"/>
              <w:jc w:val="left"/>
              <w:rPr>
                <w:sz w:val="13"/>
              </w:rPr>
            </w:pPr>
            <w:r>
              <w:rPr>
                <w:sz w:val="13"/>
              </w:rPr>
              <w:t>(0.50)</w:t>
            </w:r>
          </w:p>
        </w:tc>
        <w:tc>
          <w:tcPr>
            <w:tcW w:w="693" w:type="dxa"/>
          </w:tcPr>
          <w:p w14:paraId="75601EB2" w14:textId="77777777" w:rsidR="00054221" w:rsidRDefault="00BD4E74">
            <w:pPr>
              <w:pStyle w:val="TableParagraph"/>
              <w:spacing w:before="12" w:line="122" w:lineRule="exact"/>
              <w:ind w:left="75" w:right="76"/>
              <w:rPr>
                <w:sz w:val="13"/>
              </w:rPr>
            </w:pPr>
            <w:r>
              <w:rPr>
                <w:sz w:val="13"/>
              </w:rPr>
              <w:t>(0.07)</w:t>
            </w:r>
          </w:p>
        </w:tc>
        <w:tc>
          <w:tcPr>
            <w:tcW w:w="616" w:type="dxa"/>
          </w:tcPr>
          <w:p w14:paraId="03867E7D" w14:textId="77777777" w:rsidR="00054221" w:rsidRDefault="00BD4E74">
            <w:pPr>
              <w:pStyle w:val="TableParagraph"/>
              <w:spacing w:before="12" w:line="122" w:lineRule="exact"/>
              <w:ind w:left="80" w:right="81"/>
              <w:rPr>
                <w:sz w:val="13"/>
              </w:rPr>
            </w:pPr>
            <w:r>
              <w:rPr>
                <w:sz w:val="13"/>
              </w:rPr>
              <w:t>(0.50)</w:t>
            </w:r>
          </w:p>
        </w:tc>
        <w:tc>
          <w:tcPr>
            <w:tcW w:w="657" w:type="dxa"/>
          </w:tcPr>
          <w:p w14:paraId="59AF4392" w14:textId="77777777" w:rsidR="00054221" w:rsidRDefault="00BD4E74">
            <w:pPr>
              <w:pStyle w:val="TableParagraph"/>
              <w:spacing w:before="12" w:line="122" w:lineRule="exact"/>
              <w:ind w:left="93" w:right="94"/>
              <w:rPr>
                <w:sz w:val="13"/>
              </w:rPr>
            </w:pPr>
            <w:r>
              <w:rPr>
                <w:sz w:val="13"/>
              </w:rPr>
              <w:t>(0.49)</w:t>
            </w:r>
          </w:p>
        </w:tc>
        <w:tc>
          <w:tcPr>
            <w:tcW w:w="693" w:type="dxa"/>
          </w:tcPr>
          <w:p w14:paraId="33C020CA" w14:textId="77777777" w:rsidR="00054221" w:rsidRDefault="00BD4E74">
            <w:pPr>
              <w:pStyle w:val="TableParagraph"/>
              <w:spacing w:before="12" w:line="122" w:lineRule="exact"/>
              <w:ind w:left="76" w:right="76"/>
              <w:rPr>
                <w:sz w:val="13"/>
              </w:rPr>
            </w:pPr>
            <w:r>
              <w:rPr>
                <w:sz w:val="13"/>
              </w:rPr>
              <w:t>(0.00)</w:t>
            </w:r>
          </w:p>
        </w:tc>
        <w:tc>
          <w:tcPr>
            <w:tcW w:w="616" w:type="dxa"/>
          </w:tcPr>
          <w:p w14:paraId="6CB6BCAC" w14:textId="77777777" w:rsidR="00054221" w:rsidRDefault="00BD4E74">
            <w:pPr>
              <w:pStyle w:val="TableParagraph"/>
              <w:spacing w:before="12" w:line="122" w:lineRule="exact"/>
              <w:ind w:right="131"/>
              <w:jc w:val="right"/>
              <w:rPr>
                <w:sz w:val="13"/>
              </w:rPr>
            </w:pPr>
            <w:r>
              <w:rPr>
                <w:sz w:val="13"/>
              </w:rPr>
              <w:t>(0.49)</w:t>
            </w:r>
          </w:p>
        </w:tc>
        <w:tc>
          <w:tcPr>
            <w:tcW w:w="657" w:type="dxa"/>
          </w:tcPr>
          <w:p w14:paraId="397103C7" w14:textId="77777777" w:rsidR="00054221" w:rsidRDefault="00BD4E74">
            <w:pPr>
              <w:pStyle w:val="TableParagraph"/>
              <w:spacing w:before="12" w:line="122" w:lineRule="exact"/>
              <w:ind w:right="151"/>
              <w:jc w:val="right"/>
              <w:rPr>
                <w:sz w:val="13"/>
              </w:rPr>
            </w:pPr>
            <w:r>
              <w:rPr>
                <w:sz w:val="13"/>
              </w:rPr>
              <w:t>(0.50)</w:t>
            </w:r>
          </w:p>
        </w:tc>
        <w:tc>
          <w:tcPr>
            <w:tcW w:w="647" w:type="dxa"/>
          </w:tcPr>
          <w:p w14:paraId="3FAAB558" w14:textId="77777777" w:rsidR="00054221" w:rsidRDefault="00BD4E74">
            <w:pPr>
              <w:pStyle w:val="TableParagraph"/>
              <w:spacing w:before="12" w:line="122" w:lineRule="exact"/>
              <w:ind w:right="147"/>
              <w:jc w:val="right"/>
              <w:rPr>
                <w:sz w:val="13"/>
              </w:rPr>
            </w:pPr>
            <w:r>
              <w:rPr>
                <w:sz w:val="13"/>
              </w:rPr>
              <w:t>(0.00)</w:t>
            </w:r>
          </w:p>
        </w:tc>
      </w:tr>
      <w:tr w:rsidR="00054221" w14:paraId="3479B221" w14:textId="77777777">
        <w:trPr>
          <w:trHeight w:val="154"/>
        </w:trPr>
        <w:tc>
          <w:tcPr>
            <w:tcW w:w="4126" w:type="dxa"/>
          </w:tcPr>
          <w:p w14:paraId="62B9C0AF" w14:textId="77777777" w:rsidR="00054221" w:rsidRDefault="00BD4E74">
            <w:pPr>
              <w:pStyle w:val="TableParagraph"/>
              <w:tabs>
                <w:tab w:val="right" w:pos="3940"/>
              </w:tabs>
              <w:spacing w:before="12" w:line="122" w:lineRule="exact"/>
              <w:ind w:left="97"/>
              <w:jc w:val="left"/>
              <w:rPr>
                <w:sz w:val="13"/>
              </w:rPr>
            </w:pPr>
            <w:r>
              <w:rPr>
                <w:sz w:val="13"/>
              </w:rPr>
              <w:t>FCS:</w:t>
            </w:r>
            <w:r>
              <w:rPr>
                <w:spacing w:val="14"/>
                <w:sz w:val="13"/>
              </w:rPr>
              <w:t xml:space="preserve"> </w:t>
            </w:r>
            <w:r>
              <w:rPr>
                <w:sz w:val="13"/>
              </w:rPr>
              <w:t>Borderline</w:t>
            </w:r>
            <w:r>
              <w:rPr>
                <w:rFonts w:ascii="Times New Roman"/>
                <w:sz w:val="13"/>
              </w:rPr>
              <w:tab/>
            </w:r>
            <w:r>
              <w:rPr>
                <w:sz w:val="13"/>
              </w:rPr>
              <w:t>0.40</w:t>
            </w:r>
          </w:p>
        </w:tc>
        <w:tc>
          <w:tcPr>
            <w:tcW w:w="657" w:type="dxa"/>
          </w:tcPr>
          <w:p w14:paraId="0B21F5F5" w14:textId="77777777" w:rsidR="00054221" w:rsidRDefault="00BD4E74">
            <w:pPr>
              <w:pStyle w:val="TableParagraph"/>
              <w:spacing w:before="12" w:line="122" w:lineRule="exact"/>
              <w:ind w:left="205"/>
              <w:jc w:val="left"/>
              <w:rPr>
                <w:sz w:val="13"/>
              </w:rPr>
            </w:pPr>
            <w:r>
              <w:rPr>
                <w:sz w:val="13"/>
              </w:rPr>
              <w:t>0.45</w:t>
            </w:r>
          </w:p>
        </w:tc>
        <w:tc>
          <w:tcPr>
            <w:tcW w:w="693" w:type="dxa"/>
          </w:tcPr>
          <w:p w14:paraId="30E57F90" w14:textId="77777777" w:rsidR="00054221" w:rsidRDefault="00BD4E74">
            <w:pPr>
              <w:pStyle w:val="TableParagraph"/>
              <w:spacing w:before="12" w:line="122" w:lineRule="exact"/>
              <w:ind w:left="75" w:right="76"/>
              <w:rPr>
                <w:sz w:val="13"/>
              </w:rPr>
            </w:pPr>
            <w:r>
              <w:rPr>
                <w:sz w:val="13"/>
              </w:rPr>
              <w:t>0.05</w:t>
            </w:r>
          </w:p>
        </w:tc>
        <w:tc>
          <w:tcPr>
            <w:tcW w:w="616" w:type="dxa"/>
          </w:tcPr>
          <w:p w14:paraId="6F5B7CB2" w14:textId="77777777" w:rsidR="00054221" w:rsidRDefault="00BD4E74">
            <w:pPr>
              <w:pStyle w:val="TableParagraph"/>
              <w:spacing w:before="12" w:line="122" w:lineRule="exact"/>
              <w:ind w:left="80" w:right="81"/>
              <w:rPr>
                <w:sz w:val="13"/>
              </w:rPr>
            </w:pPr>
            <w:r>
              <w:rPr>
                <w:sz w:val="13"/>
              </w:rPr>
              <w:t>0.24</w:t>
            </w:r>
          </w:p>
        </w:tc>
        <w:tc>
          <w:tcPr>
            <w:tcW w:w="657" w:type="dxa"/>
          </w:tcPr>
          <w:p w14:paraId="23CB9A26" w14:textId="77777777" w:rsidR="00054221" w:rsidRDefault="00BD4E74">
            <w:pPr>
              <w:pStyle w:val="TableParagraph"/>
              <w:spacing w:before="12" w:line="122" w:lineRule="exact"/>
              <w:ind w:left="93" w:right="94"/>
              <w:rPr>
                <w:sz w:val="13"/>
              </w:rPr>
            </w:pPr>
            <w:r>
              <w:rPr>
                <w:sz w:val="13"/>
              </w:rPr>
              <w:t>0.22</w:t>
            </w:r>
          </w:p>
        </w:tc>
        <w:tc>
          <w:tcPr>
            <w:tcW w:w="693" w:type="dxa"/>
          </w:tcPr>
          <w:p w14:paraId="54E5636B" w14:textId="77777777" w:rsidR="00054221" w:rsidRDefault="00BD4E74">
            <w:pPr>
              <w:pStyle w:val="TableParagraph"/>
              <w:spacing w:before="12" w:line="122" w:lineRule="exact"/>
              <w:ind w:left="76" w:right="76"/>
              <w:rPr>
                <w:sz w:val="13"/>
              </w:rPr>
            </w:pPr>
            <w:r>
              <w:rPr>
                <w:sz w:val="13"/>
              </w:rPr>
              <w:t>-0.02</w:t>
            </w:r>
          </w:p>
        </w:tc>
        <w:tc>
          <w:tcPr>
            <w:tcW w:w="616" w:type="dxa"/>
          </w:tcPr>
          <w:p w14:paraId="7F23E1E0" w14:textId="77777777" w:rsidR="00054221" w:rsidRDefault="00BD4E74">
            <w:pPr>
              <w:pStyle w:val="TableParagraph"/>
              <w:spacing w:before="12" w:line="122" w:lineRule="exact"/>
              <w:ind w:left="184"/>
              <w:jc w:val="left"/>
              <w:rPr>
                <w:sz w:val="13"/>
              </w:rPr>
            </w:pPr>
            <w:r>
              <w:rPr>
                <w:sz w:val="13"/>
              </w:rPr>
              <w:t>0.35</w:t>
            </w:r>
          </w:p>
        </w:tc>
        <w:tc>
          <w:tcPr>
            <w:tcW w:w="657" w:type="dxa"/>
          </w:tcPr>
          <w:p w14:paraId="1E9D3EB2" w14:textId="77777777" w:rsidR="00054221" w:rsidRDefault="00BD4E74">
            <w:pPr>
              <w:pStyle w:val="TableParagraph"/>
              <w:spacing w:before="12" w:line="122" w:lineRule="exact"/>
              <w:ind w:left="204"/>
              <w:jc w:val="left"/>
              <w:rPr>
                <w:sz w:val="13"/>
              </w:rPr>
            </w:pPr>
            <w:r>
              <w:rPr>
                <w:sz w:val="13"/>
              </w:rPr>
              <w:t>0.29</w:t>
            </w:r>
          </w:p>
        </w:tc>
        <w:tc>
          <w:tcPr>
            <w:tcW w:w="647" w:type="dxa"/>
          </w:tcPr>
          <w:p w14:paraId="117AF0EF" w14:textId="77777777" w:rsidR="00054221" w:rsidRDefault="00BD4E74">
            <w:pPr>
              <w:pStyle w:val="TableParagraph"/>
              <w:spacing w:before="12" w:line="122" w:lineRule="exact"/>
              <w:ind w:right="177"/>
              <w:jc w:val="right"/>
              <w:rPr>
                <w:sz w:val="13"/>
              </w:rPr>
            </w:pPr>
            <w:r>
              <w:rPr>
                <w:sz w:val="13"/>
              </w:rPr>
              <w:t>-0.06</w:t>
            </w:r>
          </w:p>
        </w:tc>
      </w:tr>
      <w:tr w:rsidR="00054221" w14:paraId="0BAF0066" w14:textId="77777777">
        <w:trPr>
          <w:trHeight w:val="154"/>
        </w:trPr>
        <w:tc>
          <w:tcPr>
            <w:tcW w:w="4126" w:type="dxa"/>
          </w:tcPr>
          <w:p w14:paraId="3BB36365" w14:textId="77777777" w:rsidR="00054221" w:rsidRDefault="00BD4E74">
            <w:pPr>
              <w:pStyle w:val="TableParagraph"/>
              <w:spacing w:before="12" w:line="122" w:lineRule="exact"/>
              <w:ind w:right="129"/>
              <w:jc w:val="right"/>
              <w:rPr>
                <w:sz w:val="13"/>
              </w:rPr>
            </w:pPr>
            <w:r>
              <w:rPr>
                <w:sz w:val="13"/>
              </w:rPr>
              <w:t>(0.49)</w:t>
            </w:r>
          </w:p>
        </w:tc>
        <w:tc>
          <w:tcPr>
            <w:tcW w:w="657" w:type="dxa"/>
          </w:tcPr>
          <w:p w14:paraId="6BF8F780" w14:textId="77777777" w:rsidR="00054221" w:rsidRDefault="00BD4E74">
            <w:pPr>
              <w:pStyle w:val="TableParagraph"/>
              <w:spacing w:before="12" w:line="122" w:lineRule="exact"/>
              <w:ind w:left="151"/>
              <w:jc w:val="left"/>
              <w:rPr>
                <w:sz w:val="13"/>
              </w:rPr>
            </w:pPr>
            <w:r>
              <w:rPr>
                <w:sz w:val="13"/>
              </w:rPr>
              <w:t>(0.50)</w:t>
            </w:r>
          </w:p>
        </w:tc>
        <w:tc>
          <w:tcPr>
            <w:tcW w:w="693" w:type="dxa"/>
          </w:tcPr>
          <w:p w14:paraId="493BD339" w14:textId="77777777" w:rsidR="00054221" w:rsidRDefault="00BD4E74">
            <w:pPr>
              <w:pStyle w:val="TableParagraph"/>
              <w:spacing w:before="12" w:line="122" w:lineRule="exact"/>
              <w:ind w:left="75" w:right="76"/>
              <w:rPr>
                <w:sz w:val="13"/>
              </w:rPr>
            </w:pPr>
            <w:r>
              <w:rPr>
                <w:sz w:val="13"/>
              </w:rPr>
              <w:t>(0.09)</w:t>
            </w:r>
          </w:p>
        </w:tc>
        <w:tc>
          <w:tcPr>
            <w:tcW w:w="616" w:type="dxa"/>
          </w:tcPr>
          <w:p w14:paraId="172316F0" w14:textId="77777777" w:rsidR="00054221" w:rsidRDefault="00BD4E74">
            <w:pPr>
              <w:pStyle w:val="TableParagraph"/>
              <w:spacing w:before="12" w:line="122" w:lineRule="exact"/>
              <w:ind w:left="80" w:right="81"/>
              <w:rPr>
                <w:sz w:val="13"/>
              </w:rPr>
            </w:pPr>
            <w:r>
              <w:rPr>
                <w:sz w:val="13"/>
              </w:rPr>
              <w:t>(0.43)</w:t>
            </w:r>
          </w:p>
        </w:tc>
        <w:tc>
          <w:tcPr>
            <w:tcW w:w="657" w:type="dxa"/>
          </w:tcPr>
          <w:p w14:paraId="3833B7E0" w14:textId="77777777" w:rsidR="00054221" w:rsidRDefault="00BD4E74">
            <w:pPr>
              <w:pStyle w:val="TableParagraph"/>
              <w:spacing w:before="12" w:line="122" w:lineRule="exact"/>
              <w:ind w:left="93" w:right="94"/>
              <w:rPr>
                <w:sz w:val="13"/>
              </w:rPr>
            </w:pPr>
            <w:r>
              <w:rPr>
                <w:sz w:val="13"/>
              </w:rPr>
              <w:t>(0.42)</w:t>
            </w:r>
          </w:p>
        </w:tc>
        <w:tc>
          <w:tcPr>
            <w:tcW w:w="693" w:type="dxa"/>
          </w:tcPr>
          <w:p w14:paraId="3321D92D" w14:textId="77777777" w:rsidR="00054221" w:rsidRDefault="00BD4E74">
            <w:pPr>
              <w:pStyle w:val="TableParagraph"/>
              <w:spacing w:before="12" w:line="122" w:lineRule="exact"/>
              <w:ind w:left="76" w:right="76"/>
              <w:rPr>
                <w:sz w:val="13"/>
              </w:rPr>
            </w:pPr>
            <w:r>
              <w:rPr>
                <w:sz w:val="13"/>
              </w:rPr>
              <w:t>(0.35)</w:t>
            </w:r>
          </w:p>
        </w:tc>
        <w:tc>
          <w:tcPr>
            <w:tcW w:w="616" w:type="dxa"/>
          </w:tcPr>
          <w:p w14:paraId="34957428" w14:textId="77777777" w:rsidR="00054221" w:rsidRDefault="00BD4E74">
            <w:pPr>
              <w:pStyle w:val="TableParagraph"/>
              <w:spacing w:before="12" w:line="122" w:lineRule="exact"/>
              <w:ind w:right="131"/>
              <w:jc w:val="right"/>
              <w:rPr>
                <w:sz w:val="13"/>
              </w:rPr>
            </w:pPr>
            <w:r>
              <w:rPr>
                <w:sz w:val="13"/>
              </w:rPr>
              <w:t>(0.48)</w:t>
            </w:r>
          </w:p>
        </w:tc>
        <w:tc>
          <w:tcPr>
            <w:tcW w:w="657" w:type="dxa"/>
          </w:tcPr>
          <w:p w14:paraId="6495F015" w14:textId="77777777" w:rsidR="00054221" w:rsidRDefault="00BD4E74">
            <w:pPr>
              <w:pStyle w:val="TableParagraph"/>
              <w:spacing w:before="12" w:line="122" w:lineRule="exact"/>
              <w:ind w:right="151"/>
              <w:jc w:val="right"/>
              <w:rPr>
                <w:sz w:val="13"/>
              </w:rPr>
            </w:pPr>
            <w:r>
              <w:rPr>
                <w:sz w:val="13"/>
              </w:rPr>
              <w:t>(0.45)</w:t>
            </w:r>
          </w:p>
        </w:tc>
        <w:tc>
          <w:tcPr>
            <w:tcW w:w="647" w:type="dxa"/>
          </w:tcPr>
          <w:p w14:paraId="67282F64" w14:textId="77777777" w:rsidR="00054221" w:rsidRDefault="00BD4E74">
            <w:pPr>
              <w:pStyle w:val="TableParagraph"/>
              <w:spacing w:before="12" w:line="122" w:lineRule="exact"/>
              <w:ind w:right="147"/>
              <w:jc w:val="right"/>
              <w:rPr>
                <w:sz w:val="13"/>
              </w:rPr>
            </w:pPr>
            <w:r>
              <w:rPr>
                <w:w w:val="105"/>
                <w:sz w:val="13"/>
              </w:rPr>
              <w:t>(0.19)</w:t>
            </w:r>
          </w:p>
        </w:tc>
      </w:tr>
      <w:tr w:rsidR="00054221" w14:paraId="4B9406B0" w14:textId="77777777">
        <w:trPr>
          <w:trHeight w:val="154"/>
        </w:trPr>
        <w:tc>
          <w:tcPr>
            <w:tcW w:w="4126" w:type="dxa"/>
          </w:tcPr>
          <w:p w14:paraId="53AF0033" w14:textId="77777777" w:rsidR="00054221" w:rsidRDefault="00BD4E74">
            <w:pPr>
              <w:pStyle w:val="TableParagraph"/>
              <w:tabs>
                <w:tab w:val="right" w:pos="3940"/>
              </w:tabs>
              <w:spacing w:before="12" w:line="122" w:lineRule="exact"/>
              <w:ind w:left="97"/>
              <w:jc w:val="left"/>
              <w:rPr>
                <w:sz w:val="13"/>
              </w:rPr>
            </w:pPr>
            <w:r>
              <w:rPr>
                <w:w w:val="105"/>
                <w:sz w:val="13"/>
              </w:rPr>
              <w:t>FCS:</w:t>
            </w:r>
            <w:r>
              <w:rPr>
                <w:spacing w:val="12"/>
                <w:w w:val="105"/>
                <w:sz w:val="13"/>
              </w:rPr>
              <w:t xml:space="preserve"> </w:t>
            </w:r>
            <w:r>
              <w:rPr>
                <w:w w:val="105"/>
                <w:sz w:val="13"/>
              </w:rPr>
              <w:t>Poor</w:t>
            </w:r>
            <w:r>
              <w:rPr>
                <w:rFonts w:ascii="Times New Roman"/>
                <w:w w:val="105"/>
                <w:sz w:val="13"/>
              </w:rPr>
              <w:tab/>
            </w:r>
            <w:r>
              <w:rPr>
                <w:w w:val="105"/>
                <w:sz w:val="13"/>
              </w:rPr>
              <w:t>0.06</w:t>
            </w:r>
          </w:p>
        </w:tc>
        <w:tc>
          <w:tcPr>
            <w:tcW w:w="657" w:type="dxa"/>
          </w:tcPr>
          <w:p w14:paraId="7BA798BD" w14:textId="77777777" w:rsidR="00054221" w:rsidRDefault="00BD4E74">
            <w:pPr>
              <w:pStyle w:val="TableParagraph"/>
              <w:spacing w:before="12" w:line="122" w:lineRule="exact"/>
              <w:ind w:left="205"/>
              <w:jc w:val="left"/>
              <w:rPr>
                <w:sz w:val="13"/>
              </w:rPr>
            </w:pPr>
            <w:r>
              <w:rPr>
                <w:sz w:val="13"/>
              </w:rPr>
              <w:t>0.07</w:t>
            </w:r>
          </w:p>
        </w:tc>
        <w:tc>
          <w:tcPr>
            <w:tcW w:w="693" w:type="dxa"/>
          </w:tcPr>
          <w:p w14:paraId="679B804C" w14:textId="77777777" w:rsidR="00054221" w:rsidRDefault="00BD4E74">
            <w:pPr>
              <w:pStyle w:val="TableParagraph"/>
              <w:spacing w:before="12" w:line="122" w:lineRule="exact"/>
              <w:ind w:left="75" w:right="76"/>
              <w:rPr>
                <w:sz w:val="13"/>
              </w:rPr>
            </w:pPr>
            <w:r>
              <w:rPr>
                <w:sz w:val="13"/>
              </w:rPr>
              <w:t>0.00</w:t>
            </w:r>
          </w:p>
        </w:tc>
        <w:tc>
          <w:tcPr>
            <w:tcW w:w="616" w:type="dxa"/>
          </w:tcPr>
          <w:p w14:paraId="5395C457" w14:textId="77777777" w:rsidR="00054221" w:rsidRDefault="00BD4E74">
            <w:pPr>
              <w:pStyle w:val="TableParagraph"/>
              <w:spacing w:before="12" w:line="122" w:lineRule="exact"/>
              <w:ind w:left="80" w:right="80"/>
              <w:rPr>
                <w:sz w:val="13"/>
              </w:rPr>
            </w:pPr>
            <w:r>
              <w:rPr>
                <w:sz w:val="13"/>
              </w:rPr>
              <w:t>0.22</w:t>
            </w:r>
          </w:p>
        </w:tc>
        <w:tc>
          <w:tcPr>
            <w:tcW w:w="657" w:type="dxa"/>
          </w:tcPr>
          <w:p w14:paraId="339A2A8D" w14:textId="77777777" w:rsidR="00054221" w:rsidRDefault="00BD4E74">
            <w:pPr>
              <w:pStyle w:val="TableParagraph"/>
              <w:spacing w:before="12" w:line="122" w:lineRule="exact"/>
              <w:ind w:left="93" w:right="94"/>
              <w:rPr>
                <w:sz w:val="13"/>
              </w:rPr>
            </w:pPr>
            <w:r>
              <w:rPr>
                <w:sz w:val="13"/>
              </w:rPr>
              <w:t>0.16</w:t>
            </w:r>
          </w:p>
        </w:tc>
        <w:tc>
          <w:tcPr>
            <w:tcW w:w="693" w:type="dxa"/>
          </w:tcPr>
          <w:p w14:paraId="3C5F411C" w14:textId="77777777" w:rsidR="00054221" w:rsidRDefault="00BD4E74">
            <w:pPr>
              <w:pStyle w:val="TableParagraph"/>
              <w:spacing w:before="12" w:line="122" w:lineRule="exact"/>
              <w:ind w:left="76" w:right="76"/>
              <w:rPr>
                <w:sz w:val="13"/>
              </w:rPr>
            </w:pPr>
            <w:r>
              <w:rPr>
                <w:sz w:val="13"/>
              </w:rPr>
              <w:t>-0.07**</w:t>
            </w:r>
          </w:p>
        </w:tc>
        <w:tc>
          <w:tcPr>
            <w:tcW w:w="616" w:type="dxa"/>
          </w:tcPr>
          <w:p w14:paraId="2D519981" w14:textId="77777777" w:rsidR="00054221" w:rsidRDefault="00BD4E74">
            <w:pPr>
              <w:pStyle w:val="TableParagraph"/>
              <w:spacing w:before="12" w:line="122" w:lineRule="exact"/>
              <w:ind w:left="184"/>
              <w:jc w:val="left"/>
              <w:rPr>
                <w:sz w:val="13"/>
              </w:rPr>
            </w:pPr>
            <w:r>
              <w:rPr>
                <w:sz w:val="13"/>
              </w:rPr>
              <w:t>0.25</w:t>
            </w:r>
          </w:p>
        </w:tc>
        <w:tc>
          <w:tcPr>
            <w:tcW w:w="657" w:type="dxa"/>
          </w:tcPr>
          <w:p w14:paraId="2E7AA489" w14:textId="77777777" w:rsidR="00054221" w:rsidRDefault="00BD4E74">
            <w:pPr>
              <w:pStyle w:val="TableParagraph"/>
              <w:spacing w:before="12" w:line="122" w:lineRule="exact"/>
              <w:ind w:left="204"/>
              <w:jc w:val="left"/>
              <w:rPr>
                <w:sz w:val="13"/>
              </w:rPr>
            </w:pPr>
            <w:r>
              <w:rPr>
                <w:sz w:val="13"/>
              </w:rPr>
              <w:t>0.13</w:t>
            </w:r>
          </w:p>
        </w:tc>
        <w:tc>
          <w:tcPr>
            <w:tcW w:w="647" w:type="dxa"/>
          </w:tcPr>
          <w:p w14:paraId="3206D7DD" w14:textId="77777777" w:rsidR="00054221" w:rsidRDefault="00BD4E74">
            <w:pPr>
              <w:pStyle w:val="TableParagraph"/>
              <w:spacing w:before="12" w:line="122" w:lineRule="exact"/>
              <w:ind w:right="108"/>
              <w:jc w:val="right"/>
              <w:rPr>
                <w:sz w:val="13"/>
              </w:rPr>
            </w:pPr>
            <w:r>
              <w:rPr>
                <w:w w:val="105"/>
                <w:sz w:val="13"/>
              </w:rPr>
              <w:t>-0.12**</w:t>
            </w:r>
          </w:p>
        </w:tc>
      </w:tr>
      <w:tr w:rsidR="00054221" w14:paraId="16C79FBA" w14:textId="77777777">
        <w:trPr>
          <w:trHeight w:val="154"/>
        </w:trPr>
        <w:tc>
          <w:tcPr>
            <w:tcW w:w="4126" w:type="dxa"/>
          </w:tcPr>
          <w:p w14:paraId="08D159C5" w14:textId="77777777" w:rsidR="00054221" w:rsidRDefault="00BD4E74">
            <w:pPr>
              <w:pStyle w:val="TableParagraph"/>
              <w:spacing w:before="12" w:line="122" w:lineRule="exact"/>
              <w:ind w:right="129"/>
              <w:jc w:val="right"/>
              <w:rPr>
                <w:sz w:val="13"/>
              </w:rPr>
            </w:pPr>
            <w:r>
              <w:rPr>
                <w:sz w:val="13"/>
              </w:rPr>
              <w:t>(0.24)</w:t>
            </w:r>
          </w:p>
        </w:tc>
        <w:tc>
          <w:tcPr>
            <w:tcW w:w="657" w:type="dxa"/>
          </w:tcPr>
          <w:p w14:paraId="626D8726" w14:textId="77777777" w:rsidR="00054221" w:rsidRDefault="00BD4E74">
            <w:pPr>
              <w:pStyle w:val="TableParagraph"/>
              <w:spacing w:before="12" w:line="122" w:lineRule="exact"/>
              <w:ind w:left="151"/>
              <w:jc w:val="left"/>
              <w:rPr>
                <w:sz w:val="13"/>
              </w:rPr>
            </w:pPr>
            <w:r>
              <w:rPr>
                <w:sz w:val="13"/>
              </w:rPr>
              <w:t>(0.25)</w:t>
            </w:r>
          </w:p>
        </w:tc>
        <w:tc>
          <w:tcPr>
            <w:tcW w:w="693" w:type="dxa"/>
          </w:tcPr>
          <w:p w14:paraId="1EE69991" w14:textId="77777777" w:rsidR="00054221" w:rsidRDefault="00BD4E74">
            <w:pPr>
              <w:pStyle w:val="TableParagraph"/>
              <w:spacing w:before="12" w:line="122" w:lineRule="exact"/>
              <w:ind w:left="75" w:right="76"/>
              <w:rPr>
                <w:sz w:val="13"/>
              </w:rPr>
            </w:pPr>
            <w:r>
              <w:rPr>
                <w:sz w:val="13"/>
              </w:rPr>
              <w:t>(0.79)</w:t>
            </w:r>
          </w:p>
        </w:tc>
        <w:tc>
          <w:tcPr>
            <w:tcW w:w="616" w:type="dxa"/>
          </w:tcPr>
          <w:p w14:paraId="0F9E2493" w14:textId="77777777" w:rsidR="00054221" w:rsidRDefault="00BD4E74">
            <w:pPr>
              <w:pStyle w:val="TableParagraph"/>
              <w:spacing w:before="12" w:line="122" w:lineRule="exact"/>
              <w:ind w:left="80" w:right="81"/>
              <w:rPr>
                <w:sz w:val="13"/>
              </w:rPr>
            </w:pPr>
            <w:r>
              <w:rPr>
                <w:sz w:val="13"/>
              </w:rPr>
              <w:t>(0.42)</w:t>
            </w:r>
          </w:p>
        </w:tc>
        <w:tc>
          <w:tcPr>
            <w:tcW w:w="657" w:type="dxa"/>
          </w:tcPr>
          <w:p w14:paraId="40EDC729" w14:textId="77777777" w:rsidR="00054221" w:rsidRDefault="00BD4E74">
            <w:pPr>
              <w:pStyle w:val="TableParagraph"/>
              <w:spacing w:before="12" w:line="122" w:lineRule="exact"/>
              <w:ind w:left="93" w:right="94"/>
              <w:rPr>
                <w:sz w:val="13"/>
              </w:rPr>
            </w:pPr>
            <w:r>
              <w:rPr>
                <w:sz w:val="13"/>
              </w:rPr>
              <w:t>(0.36)</w:t>
            </w:r>
          </w:p>
        </w:tc>
        <w:tc>
          <w:tcPr>
            <w:tcW w:w="693" w:type="dxa"/>
          </w:tcPr>
          <w:p w14:paraId="7CFE4CBA" w14:textId="77777777" w:rsidR="00054221" w:rsidRDefault="00BD4E74">
            <w:pPr>
              <w:pStyle w:val="TableParagraph"/>
              <w:spacing w:before="12" w:line="122" w:lineRule="exact"/>
              <w:ind w:left="76" w:right="76"/>
              <w:rPr>
                <w:sz w:val="13"/>
              </w:rPr>
            </w:pPr>
            <w:r>
              <w:rPr>
                <w:sz w:val="13"/>
              </w:rPr>
              <w:t>(0.00)</w:t>
            </w:r>
          </w:p>
        </w:tc>
        <w:tc>
          <w:tcPr>
            <w:tcW w:w="616" w:type="dxa"/>
          </w:tcPr>
          <w:p w14:paraId="42D27DCC" w14:textId="77777777" w:rsidR="00054221" w:rsidRDefault="00BD4E74">
            <w:pPr>
              <w:pStyle w:val="TableParagraph"/>
              <w:spacing w:before="12" w:line="122" w:lineRule="exact"/>
              <w:ind w:right="131"/>
              <w:jc w:val="right"/>
              <w:rPr>
                <w:sz w:val="13"/>
              </w:rPr>
            </w:pPr>
            <w:r>
              <w:rPr>
                <w:sz w:val="13"/>
              </w:rPr>
              <w:t>(0.43)</w:t>
            </w:r>
          </w:p>
        </w:tc>
        <w:tc>
          <w:tcPr>
            <w:tcW w:w="657" w:type="dxa"/>
          </w:tcPr>
          <w:p w14:paraId="2030C943" w14:textId="77777777" w:rsidR="00054221" w:rsidRDefault="00BD4E74">
            <w:pPr>
              <w:pStyle w:val="TableParagraph"/>
              <w:spacing w:before="12" w:line="122" w:lineRule="exact"/>
              <w:ind w:right="151"/>
              <w:jc w:val="right"/>
              <w:rPr>
                <w:sz w:val="13"/>
              </w:rPr>
            </w:pPr>
            <w:r>
              <w:rPr>
                <w:sz w:val="13"/>
              </w:rPr>
              <w:t>(0.34)</w:t>
            </w:r>
          </w:p>
        </w:tc>
        <w:tc>
          <w:tcPr>
            <w:tcW w:w="647" w:type="dxa"/>
          </w:tcPr>
          <w:p w14:paraId="0AA5D421" w14:textId="77777777" w:rsidR="00054221" w:rsidRDefault="00BD4E74">
            <w:pPr>
              <w:pStyle w:val="TableParagraph"/>
              <w:spacing w:before="12" w:line="122" w:lineRule="exact"/>
              <w:ind w:right="147"/>
              <w:jc w:val="right"/>
              <w:rPr>
                <w:sz w:val="13"/>
              </w:rPr>
            </w:pPr>
            <w:r>
              <w:rPr>
                <w:sz w:val="13"/>
              </w:rPr>
              <w:t>(0.00)</w:t>
            </w:r>
          </w:p>
        </w:tc>
      </w:tr>
      <w:tr w:rsidR="00054221" w14:paraId="1BDAFE44" w14:textId="77777777">
        <w:trPr>
          <w:trHeight w:val="154"/>
        </w:trPr>
        <w:tc>
          <w:tcPr>
            <w:tcW w:w="4126" w:type="dxa"/>
          </w:tcPr>
          <w:p w14:paraId="03475CB8" w14:textId="77777777" w:rsidR="00054221" w:rsidRDefault="00BD4E74">
            <w:pPr>
              <w:pStyle w:val="TableParagraph"/>
              <w:tabs>
                <w:tab w:val="left" w:pos="3695"/>
              </w:tabs>
              <w:spacing w:before="12" w:line="122" w:lineRule="exact"/>
              <w:ind w:left="97"/>
              <w:jc w:val="left"/>
              <w:rPr>
                <w:sz w:val="13"/>
              </w:rPr>
            </w:pPr>
            <w:r>
              <w:rPr>
                <w:w w:val="105"/>
                <w:sz w:val="13"/>
              </w:rPr>
              <w:t>Consumption</w:t>
            </w:r>
            <w:r>
              <w:rPr>
                <w:spacing w:val="6"/>
                <w:w w:val="105"/>
                <w:sz w:val="13"/>
              </w:rPr>
              <w:t xml:space="preserve"> </w:t>
            </w:r>
            <w:r>
              <w:rPr>
                <w:w w:val="105"/>
                <w:sz w:val="13"/>
              </w:rPr>
              <w:t>over</w:t>
            </w:r>
            <w:r>
              <w:rPr>
                <w:spacing w:val="7"/>
                <w:w w:val="105"/>
                <w:sz w:val="13"/>
              </w:rPr>
              <w:t xml:space="preserve"> </w:t>
            </w:r>
            <w:r>
              <w:rPr>
                <w:w w:val="105"/>
                <w:sz w:val="13"/>
              </w:rPr>
              <w:t>the</w:t>
            </w:r>
            <w:r>
              <w:rPr>
                <w:spacing w:val="7"/>
                <w:w w:val="105"/>
                <w:sz w:val="13"/>
              </w:rPr>
              <w:t xml:space="preserve"> </w:t>
            </w:r>
            <w:r>
              <w:rPr>
                <w:w w:val="105"/>
                <w:sz w:val="13"/>
              </w:rPr>
              <w:t>past</w:t>
            </w:r>
            <w:r>
              <w:rPr>
                <w:spacing w:val="7"/>
                <w:w w:val="105"/>
                <w:sz w:val="13"/>
              </w:rPr>
              <w:t xml:space="preserve"> </w:t>
            </w:r>
            <w:r>
              <w:rPr>
                <w:w w:val="105"/>
                <w:sz w:val="13"/>
              </w:rPr>
              <w:t>7</w:t>
            </w:r>
            <w:r>
              <w:rPr>
                <w:spacing w:val="7"/>
                <w:w w:val="105"/>
                <w:sz w:val="13"/>
              </w:rPr>
              <w:t xml:space="preserve"> </w:t>
            </w:r>
            <w:r>
              <w:rPr>
                <w:w w:val="105"/>
                <w:sz w:val="13"/>
              </w:rPr>
              <w:t>days</w:t>
            </w:r>
            <w:r>
              <w:rPr>
                <w:spacing w:val="7"/>
                <w:w w:val="105"/>
                <w:sz w:val="13"/>
              </w:rPr>
              <w:t xml:space="preserve"> </w:t>
            </w:r>
            <w:r>
              <w:rPr>
                <w:w w:val="105"/>
                <w:sz w:val="13"/>
              </w:rPr>
              <w:t>(cereals</w:t>
            </w:r>
            <w:r>
              <w:rPr>
                <w:spacing w:val="7"/>
                <w:w w:val="105"/>
                <w:sz w:val="13"/>
              </w:rPr>
              <w:t xml:space="preserve"> </w:t>
            </w:r>
            <w:r>
              <w:rPr>
                <w:w w:val="105"/>
                <w:sz w:val="13"/>
              </w:rPr>
              <w:t>and</w:t>
            </w:r>
            <w:r>
              <w:rPr>
                <w:spacing w:val="7"/>
                <w:w w:val="105"/>
                <w:sz w:val="13"/>
              </w:rPr>
              <w:t xml:space="preserve"> </w:t>
            </w:r>
            <w:r>
              <w:rPr>
                <w:w w:val="105"/>
                <w:sz w:val="13"/>
              </w:rPr>
              <w:t>tubers)</w:t>
            </w:r>
            <w:r>
              <w:rPr>
                <w:rFonts w:ascii="Times New Roman"/>
                <w:w w:val="105"/>
                <w:sz w:val="13"/>
              </w:rPr>
              <w:tab/>
            </w:r>
            <w:r>
              <w:rPr>
                <w:w w:val="105"/>
                <w:sz w:val="13"/>
              </w:rPr>
              <w:t>7.00</w:t>
            </w:r>
          </w:p>
        </w:tc>
        <w:tc>
          <w:tcPr>
            <w:tcW w:w="657" w:type="dxa"/>
          </w:tcPr>
          <w:p w14:paraId="63BCB085" w14:textId="77777777" w:rsidR="00054221" w:rsidRDefault="00BD4E74">
            <w:pPr>
              <w:pStyle w:val="TableParagraph"/>
              <w:spacing w:before="12" w:line="122" w:lineRule="exact"/>
              <w:ind w:left="205"/>
              <w:jc w:val="left"/>
              <w:rPr>
                <w:sz w:val="13"/>
              </w:rPr>
            </w:pPr>
            <w:r>
              <w:rPr>
                <w:sz w:val="13"/>
              </w:rPr>
              <w:t>7.00</w:t>
            </w:r>
          </w:p>
        </w:tc>
        <w:tc>
          <w:tcPr>
            <w:tcW w:w="693" w:type="dxa"/>
          </w:tcPr>
          <w:p w14:paraId="58CCC891" w14:textId="77777777" w:rsidR="00054221" w:rsidRDefault="00BD4E74">
            <w:pPr>
              <w:pStyle w:val="TableParagraph"/>
              <w:spacing w:before="12" w:line="122" w:lineRule="exact"/>
              <w:ind w:left="76" w:right="76"/>
              <w:rPr>
                <w:sz w:val="13"/>
              </w:rPr>
            </w:pPr>
            <w:r>
              <w:rPr>
                <w:sz w:val="13"/>
              </w:rPr>
              <w:t>0.00</w:t>
            </w:r>
          </w:p>
        </w:tc>
        <w:tc>
          <w:tcPr>
            <w:tcW w:w="616" w:type="dxa"/>
          </w:tcPr>
          <w:p w14:paraId="433742E2" w14:textId="77777777" w:rsidR="00054221" w:rsidRDefault="00BD4E74">
            <w:pPr>
              <w:pStyle w:val="TableParagraph"/>
              <w:spacing w:before="12" w:line="122" w:lineRule="exact"/>
              <w:ind w:left="80" w:right="80"/>
              <w:rPr>
                <w:sz w:val="13"/>
              </w:rPr>
            </w:pPr>
            <w:r>
              <w:rPr>
                <w:sz w:val="13"/>
              </w:rPr>
              <w:t>5.38</w:t>
            </w:r>
          </w:p>
        </w:tc>
        <w:tc>
          <w:tcPr>
            <w:tcW w:w="657" w:type="dxa"/>
          </w:tcPr>
          <w:p w14:paraId="3A0DBAA2" w14:textId="77777777" w:rsidR="00054221" w:rsidRDefault="00BD4E74">
            <w:pPr>
              <w:pStyle w:val="TableParagraph"/>
              <w:spacing w:before="12" w:line="122" w:lineRule="exact"/>
              <w:ind w:left="93" w:right="94"/>
              <w:rPr>
                <w:sz w:val="13"/>
              </w:rPr>
            </w:pPr>
            <w:r>
              <w:rPr>
                <w:sz w:val="13"/>
              </w:rPr>
              <w:t>4.93</w:t>
            </w:r>
          </w:p>
        </w:tc>
        <w:tc>
          <w:tcPr>
            <w:tcW w:w="693" w:type="dxa"/>
          </w:tcPr>
          <w:p w14:paraId="3BBDAD39" w14:textId="77777777" w:rsidR="00054221" w:rsidRDefault="00BD4E74">
            <w:pPr>
              <w:pStyle w:val="TableParagraph"/>
              <w:spacing w:before="12" w:line="122" w:lineRule="exact"/>
              <w:ind w:left="75" w:right="76"/>
              <w:rPr>
                <w:sz w:val="13"/>
              </w:rPr>
            </w:pPr>
            <w:r>
              <w:rPr>
                <w:sz w:val="13"/>
              </w:rPr>
              <w:t>-0.45***</w:t>
            </w:r>
          </w:p>
        </w:tc>
        <w:tc>
          <w:tcPr>
            <w:tcW w:w="616" w:type="dxa"/>
          </w:tcPr>
          <w:p w14:paraId="76AB2B69" w14:textId="77777777" w:rsidR="00054221" w:rsidRDefault="00BD4E74">
            <w:pPr>
              <w:pStyle w:val="TableParagraph"/>
              <w:spacing w:before="12" w:line="122" w:lineRule="exact"/>
              <w:ind w:left="184"/>
              <w:jc w:val="left"/>
              <w:rPr>
                <w:sz w:val="13"/>
              </w:rPr>
            </w:pPr>
            <w:r>
              <w:rPr>
                <w:sz w:val="13"/>
              </w:rPr>
              <w:t>5.87</w:t>
            </w:r>
          </w:p>
        </w:tc>
        <w:tc>
          <w:tcPr>
            <w:tcW w:w="657" w:type="dxa"/>
          </w:tcPr>
          <w:p w14:paraId="1FAD54D5" w14:textId="77777777" w:rsidR="00054221" w:rsidRDefault="00BD4E74">
            <w:pPr>
              <w:pStyle w:val="TableParagraph"/>
              <w:spacing w:before="12" w:line="122" w:lineRule="exact"/>
              <w:ind w:left="204"/>
              <w:jc w:val="left"/>
              <w:rPr>
                <w:sz w:val="13"/>
              </w:rPr>
            </w:pPr>
            <w:r>
              <w:rPr>
                <w:sz w:val="13"/>
              </w:rPr>
              <w:t>6.24</w:t>
            </w:r>
          </w:p>
        </w:tc>
        <w:tc>
          <w:tcPr>
            <w:tcW w:w="647" w:type="dxa"/>
          </w:tcPr>
          <w:p w14:paraId="579C2241" w14:textId="77777777" w:rsidR="00054221" w:rsidRDefault="00BD4E74">
            <w:pPr>
              <w:pStyle w:val="TableParagraph"/>
              <w:spacing w:before="12" w:line="122" w:lineRule="exact"/>
              <w:ind w:right="165"/>
              <w:jc w:val="right"/>
              <w:rPr>
                <w:sz w:val="13"/>
              </w:rPr>
            </w:pPr>
            <w:r>
              <w:rPr>
                <w:sz w:val="13"/>
              </w:rPr>
              <w:t>0.36*</w:t>
            </w:r>
          </w:p>
        </w:tc>
      </w:tr>
      <w:tr w:rsidR="00054221" w14:paraId="0FE2A3C6" w14:textId="77777777">
        <w:trPr>
          <w:trHeight w:val="154"/>
        </w:trPr>
        <w:tc>
          <w:tcPr>
            <w:tcW w:w="4126" w:type="dxa"/>
          </w:tcPr>
          <w:p w14:paraId="3B594AB3" w14:textId="77777777" w:rsidR="00054221" w:rsidRDefault="00BD4E74">
            <w:pPr>
              <w:pStyle w:val="TableParagraph"/>
              <w:spacing w:before="12" w:line="122" w:lineRule="exact"/>
              <w:ind w:right="129"/>
              <w:jc w:val="right"/>
              <w:rPr>
                <w:sz w:val="13"/>
              </w:rPr>
            </w:pPr>
            <w:r>
              <w:rPr>
                <w:w w:val="105"/>
                <w:sz w:val="13"/>
              </w:rPr>
              <w:t>(0.12)</w:t>
            </w:r>
          </w:p>
        </w:tc>
        <w:tc>
          <w:tcPr>
            <w:tcW w:w="657" w:type="dxa"/>
          </w:tcPr>
          <w:p w14:paraId="6B938041" w14:textId="77777777" w:rsidR="00054221" w:rsidRDefault="00BD4E74">
            <w:pPr>
              <w:pStyle w:val="TableParagraph"/>
              <w:spacing w:before="12" w:line="122" w:lineRule="exact"/>
              <w:ind w:left="151"/>
              <w:jc w:val="left"/>
              <w:rPr>
                <w:sz w:val="13"/>
              </w:rPr>
            </w:pPr>
            <w:r>
              <w:rPr>
                <w:sz w:val="13"/>
              </w:rPr>
              <w:t>(0.00)</w:t>
            </w:r>
          </w:p>
        </w:tc>
        <w:tc>
          <w:tcPr>
            <w:tcW w:w="693" w:type="dxa"/>
          </w:tcPr>
          <w:p w14:paraId="14AC258B" w14:textId="77777777" w:rsidR="00054221" w:rsidRDefault="00BD4E74">
            <w:pPr>
              <w:pStyle w:val="TableParagraph"/>
              <w:spacing w:before="12" w:line="122" w:lineRule="exact"/>
              <w:ind w:left="75" w:right="76"/>
              <w:rPr>
                <w:sz w:val="13"/>
              </w:rPr>
            </w:pPr>
            <w:r>
              <w:rPr>
                <w:sz w:val="13"/>
              </w:rPr>
              <w:t>(0.32)</w:t>
            </w:r>
          </w:p>
        </w:tc>
        <w:tc>
          <w:tcPr>
            <w:tcW w:w="616" w:type="dxa"/>
          </w:tcPr>
          <w:p w14:paraId="2B28F693" w14:textId="77777777" w:rsidR="00054221" w:rsidRDefault="00BD4E74">
            <w:pPr>
              <w:pStyle w:val="TableParagraph"/>
              <w:spacing w:before="12" w:line="122" w:lineRule="exact"/>
              <w:ind w:left="80" w:right="81"/>
              <w:rPr>
                <w:sz w:val="13"/>
              </w:rPr>
            </w:pPr>
            <w:r>
              <w:rPr>
                <w:sz w:val="13"/>
              </w:rPr>
              <w:t>(2.28)</w:t>
            </w:r>
          </w:p>
        </w:tc>
        <w:tc>
          <w:tcPr>
            <w:tcW w:w="657" w:type="dxa"/>
          </w:tcPr>
          <w:p w14:paraId="5D883E44" w14:textId="77777777" w:rsidR="00054221" w:rsidRDefault="00BD4E74">
            <w:pPr>
              <w:pStyle w:val="TableParagraph"/>
              <w:spacing w:before="12" w:line="122" w:lineRule="exact"/>
              <w:ind w:left="93" w:right="94"/>
              <w:rPr>
                <w:sz w:val="13"/>
              </w:rPr>
            </w:pPr>
            <w:r>
              <w:rPr>
                <w:sz w:val="13"/>
              </w:rPr>
              <w:t>(2.32)</w:t>
            </w:r>
          </w:p>
        </w:tc>
        <w:tc>
          <w:tcPr>
            <w:tcW w:w="693" w:type="dxa"/>
          </w:tcPr>
          <w:p w14:paraId="4EC9A0E0" w14:textId="77777777" w:rsidR="00054221" w:rsidRDefault="00BD4E74">
            <w:pPr>
              <w:pStyle w:val="TableParagraph"/>
              <w:spacing w:before="12" w:line="122" w:lineRule="exact"/>
              <w:ind w:left="76" w:right="76"/>
              <w:rPr>
                <w:sz w:val="13"/>
              </w:rPr>
            </w:pPr>
            <w:r>
              <w:rPr>
                <w:sz w:val="13"/>
              </w:rPr>
              <w:t>(0.00)</w:t>
            </w:r>
          </w:p>
        </w:tc>
        <w:tc>
          <w:tcPr>
            <w:tcW w:w="616" w:type="dxa"/>
          </w:tcPr>
          <w:p w14:paraId="282D99FA" w14:textId="77777777" w:rsidR="00054221" w:rsidRDefault="00BD4E74">
            <w:pPr>
              <w:pStyle w:val="TableParagraph"/>
              <w:spacing w:before="12" w:line="122" w:lineRule="exact"/>
              <w:ind w:right="131"/>
              <w:jc w:val="right"/>
              <w:rPr>
                <w:sz w:val="13"/>
              </w:rPr>
            </w:pPr>
            <w:r>
              <w:rPr>
                <w:w w:val="105"/>
                <w:sz w:val="13"/>
              </w:rPr>
              <w:t>(1.86)</w:t>
            </w:r>
          </w:p>
        </w:tc>
        <w:tc>
          <w:tcPr>
            <w:tcW w:w="657" w:type="dxa"/>
          </w:tcPr>
          <w:p w14:paraId="7878D52C" w14:textId="77777777" w:rsidR="00054221" w:rsidRDefault="00BD4E74">
            <w:pPr>
              <w:pStyle w:val="TableParagraph"/>
              <w:spacing w:before="12" w:line="122" w:lineRule="exact"/>
              <w:ind w:right="151"/>
              <w:jc w:val="right"/>
              <w:rPr>
                <w:sz w:val="13"/>
              </w:rPr>
            </w:pPr>
            <w:r>
              <w:rPr>
                <w:w w:val="105"/>
                <w:sz w:val="13"/>
              </w:rPr>
              <w:t>(1.33)</w:t>
            </w:r>
          </w:p>
        </w:tc>
        <w:tc>
          <w:tcPr>
            <w:tcW w:w="647" w:type="dxa"/>
          </w:tcPr>
          <w:p w14:paraId="4E96F284" w14:textId="77777777" w:rsidR="00054221" w:rsidRDefault="00BD4E74">
            <w:pPr>
              <w:pStyle w:val="TableParagraph"/>
              <w:spacing w:before="12" w:line="122" w:lineRule="exact"/>
              <w:ind w:right="147"/>
              <w:jc w:val="right"/>
              <w:rPr>
                <w:sz w:val="13"/>
              </w:rPr>
            </w:pPr>
            <w:r>
              <w:rPr>
                <w:sz w:val="13"/>
              </w:rPr>
              <w:t>(0.02)</w:t>
            </w:r>
          </w:p>
        </w:tc>
      </w:tr>
      <w:tr w:rsidR="00054221" w14:paraId="5B4AFE8A" w14:textId="77777777">
        <w:trPr>
          <w:trHeight w:val="154"/>
        </w:trPr>
        <w:tc>
          <w:tcPr>
            <w:tcW w:w="4126" w:type="dxa"/>
          </w:tcPr>
          <w:p w14:paraId="04B1930A" w14:textId="77777777" w:rsidR="00054221" w:rsidRDefault="00BD4E74">
            <w:pPr>
              <w:pStyle w:val="TableParagraph"/>
              <w:tabs>
                <w:tab w:val="right" w:pos="3940"/>
              </w:tabs>
              <w:spacing w:before="12" w:line="122" w:lineRule="exact"/>
              <w:ind w:left="97"/>
              <w:jc w:val="left"/>
              <w:rPr>
                <w:sz w:val="13"/>
              </w:rPr>
            </w:pPr>
            <w:r>
              <w:rPr>
                <w:w w:val="105"/>
                <w:sz w:val="13"/>
              </w:rPr>
              <w:t>Consumption</w:t>
            </w:r>
            <w:r>
              <w:rPr>
                <w:spacing w:val="10"/>
                <w:w w:val="105"/>
                <w:sz w:val="13"/>
              </w:rPr>
              <w:t xml:space="preserve"> </w:t>
            </w:r>
            <w:r>
              <w:rPr>
                <w:w w:val="105"/>
                <w:sz w:val="13"/>
              </w:rPr>
              <w:t>over</w:t>
            </w:r>
            <w:r>
              <w:rPr>
                <w:spacing w:val="11"/>
                <w:w w:val="105"/>
                <w:sz w:val="13"/>
              </w:rPr>
              <w:t xml:space="preserve"> </w:t>
            </w:r>
            <w:r>
              <w:rPr>
                <w:w w:val="105"/>
                <w:sz w:val="13"/>
              </w:rPr>
              <w:t>the</w:t>
            </w:r>
            <w:r>
              <w:rPr>
                <w:spacing w:val="11"/>
                <w:w w:val="105"/>
                <w:sz w:val="13"/>
              </w:rPr>
              <w:t xml:space="preserve"> </w:t>
            </w:r>
            <w:r>
              <w:rPr>
                <w:w w:val="105"/>
                <w:sz w:val="13"/>
              </w:rPr>
              <w:t>past</w:t>
            </w:r>
            <w:r>
              <w:rPr>
                <w:spacing w:val="11"/>
                <w:w w:val="105"/>
                <w:sz w:val="13"/>
              </w:rPr>
              <w:t xml:space="preserve"> </w:t>
            </w:r>
            <w:r>
              <w:rPr>
                <w:w w:val="105"/>
                <w:sz w:val="13"/>
              </w:rPr>
              <w:t>7</w:t>
            </w:r>
            <w:r>
              <w:rPr>
                <w:spacing w:val="10"/>
                <w:w w:val="105"/>
                <w:sz w:val="13"/>
              </w:rPr>
              <w:t xml:space="preserve"> </w:t>
            </w:r>
            <w:r>
              <w:rPr>
                <w:w w:val="105"/>
                <w:sz w:val="13"/>
              </w:rPr>
              <w:t>days</w:t>
            </w:r>
            <w:r>
              <w:rPr>
                <w:spacing w:val="11"/>
                <w:w w:val="105"/>
                <w:sz w:val="13"/>
              </w:rPr>
              <w:t xml:space="preserve"> </w:t>
            </w:r>
            <w:r>
              <w:rPr>
                <w:w w:val="105"/>
                <w:sz w:val="13"/>
              </w:rPr>
              <w:t>(pulses)</w:t>
            </w:r>
            <w:r>
              <w:rPr>
                <w:rFonts w:ascii="Times New Roman"/>
                <w:w w:val="105"/>
                <w:sz w:val="13"/>
              </w:rPr>
              <w:tab/>
            </w:r>
            <w:r>
              <w:rPr>
                <w:w w:val="105"/>
                <w:sz w:val="13"/>
              </w:rPr>
              <w:t>1.63</w:t>
            </w:r>
          </w:p>
        </w:tc>
        <w:tc>
          <w:tcPr>
            <w:tcW w:w="657" w:type="dxa"/>
          </w:tcPr>
          <w:p w14:paraId="2B628B46" w14:textId="77777777" w:rsidR="00054221" w:rsidRDefault="00BD4E74">
            <w:pPr>
              <w:pStyle w:val="TableParagraph"/>
              <w:spacing w:before="12" w:line="122" w:lineRule="exact"/>
              <w:ind w:left="205"/>
              <w:jc w:val="left"/>
              <w:rPr>
                <w:sz w:val="13"/>
              </w:rPr>
            </w:pPr>
            <w:r>
              <w:rPr>
                <w:sz w:val="13"/>
              </w:rPr>
              <w:t>1.82</w:t>
            </w:r>
          </w:p>
        </w:tc>
        <w:tc>
          <w:tcPr>
            <w:tcW w:w="693" w:type="dxa"/>
          </w:tcPr>
          <w:p w14:paraId="7E85CF72" w14:textId="77777777" w:rsidR="00054221" w:rsidRDefault="00BD4E74">
            <w:pPr>
              <w:pStyle w:val="TableParagraph"/>
              <w:spacing w:before="12" w:line="122" w:lineRule="exact"/>
              <w:ind w:left="75" w:right="76"/>
              <w:rPr>
                <w:sz w:val="13"/>
              </w:rPr>
            </w:pPr>
            <w:r>
              <w:rPr>
                <w:sz w:val="13"/>
              </w:rPr>
              <w:t>0.20*</w:t>
            </w:r>
          </w:p>
        </w:tc>
        <w:tc>
          <w:tcPr>
            <w:tcW w:w="616" w:type="dxa"/>
          </w:tcPr>
          <w:p w14:paraId="6E745281" w14:textId="77777777" w:rsidR="00054221" w:rsidRDefault="00BD4E74">
            <w:pPr>
              <w:pStyle w:val="TableParagraph"/>
              <w:spacing w:before="12" w:line="122" w:lineRule="exact"/>
              <w:ind w:left="80" w:right="80"/>
              <w:rPr>
                <w:sz w:val="13"/>
              </w:rPr>
            </w:pPr>
            <w:r>
              <w:rPr>
                <w:sz w:val="13"/>
              </w:rPr>
              <w:t>2.00</w:t>
            </w:r>
          </w:p>
        </w:tc>
        <w:tc>
          <w:tcPr>
            <w:tcW w:w="657" w:type="dxa"/>
          </w:tcPr>
          <w:p w14:paraId="7F8E1612" w14:textId="77777777" w:rsidR="00054221" w:rsidRDefault="00BD4E74">
            <w:pPr>
              <w:pStyle w:val="TableParagraph"/>
              <w:spacing w:before="12" w:line="122" w:lineRule="exact"/>
              <w:ind w:left="93" w:right="94"/>
              <w:rPr>
                <w:sz w:val="13"/>
              </w:rPr>
            </w:pPr>
            <w:r>
              <w:rPr>
                <w:sz w:val="13"/>
              </w:rPr>
              <w:t>2.50</w:t>
            </w:r>
          </w:p>
        </w:tc>
        <w:tc>
          <w:tcPr>
            <w:tcW w:w="693" w:type="dxa"/>
          </w:tcPr>
          <w:p w14:paraId="08F1B072" w14:textId="77777777" w:rsidR="00054221" w:rsidRDefault="00BD4E74">
            <w:pPr>
              <w:pStyle w:val="TableParagraph"/>
              <w:spacing w:before="12" w:line="122" w:lineRule="exact"/>
              <w:ind w:left="75" w:right="76"/>
              <w:rPr>
                <w:sz w:val="13"/>
              </w:rPr>
            </w:pPr>
            <w:r>
              <w:rPr>
                <w:sz w:val="13"/>
              </w:rPr>
              <w:t>0.50***</w:t>
            </w:r>
          </w:p>
        </w:tc>
        <w:tc>
          <w:tcPr>
            <w:tcW w:w="616" w:type="dxa"/>
          </w:tcPr>
          <w:p w14:paraId="3B0ABB4A" w14:textId="77777777" w:rsidR="00054221" w:rsidRDefault="00BD4E74">
            <w:pPr>
              <w:pStyle w:val="TableParagraph"/>
              <w:spacing w:before="12" w:line="122" w:lineRule="exact"/>
              <w:ind w:left="184"/>
              <w:jc w:val="left"/>
              <w:rPr>
                <w:sz w:val="13"/>
              </w:rPr>
            </w:pPr>
            <w:r>
              <w:rPr>
                <w:sz w:val="13"/>
              </w:rPr>
              <w:t>3.74</w:t>
            </w:r>
          </w:p>
        </w:tc>
        <w:tc>
          <w:tcPr>
            <w:tcW w:w="657" w:type="dxa"/>
          </w:tcPr>
          <w:p w14:paraId="25BFD05D" w14:textId="77777777" w:rsidR="00054221" w:rsidRDefault="00BD4E74">
            <w:pPr>
              <w:pStyle w:val="TableParagraph"/>
              <w:spacing w:before="12" w:line="122" w:lineRule="exact"/>
              <w:ind w:left="204"/>
              <w:jc w:val="left"/>
              <w:rPr>
                <w:sz w:val="13"/>
              </w:rPr>
            </w:pPr>
            <w:r>
              <w:rPr>
                <w:sz w:val="13"/>
              </w:rPr>
              <w:t>3.74</w:t>
            </w:r>
          </w:p>
        </w:tc>
        <w:tc>
          <w:tcPr>
            <w:tcW w:w="647" w:type="dxa"/>
          </w:tcPr>
          <w:p w14:paraId="4AA94864" w14:textId="77777777" w:rsidR="00054221" w:rsidRDefault="00BD4E74">
            <w:pPr>
              <w:pStyle w:val="TableParagraph"/>
              <w:spacing w:before="12" w:line="122" w:lineRule="exact"/>
              <w:ind w:right="177"/>
              <w:jc w:val="right"/>
              <w:rPr>
                <w:sz w:val="13"/>
              </w:rPr>
            </w:pPr>
            <w:r>
              <w:rPr>
                <w:sz w:val="13"/>
              </w:rPr>
              <w:t>-0.01</w:t>
            </w:r>
          </w:p>
        </w:tc>
      </w:tr>
      <w:tr w:rsidR="00054221" w14:paraId="3AD354C8" w14:textId="77777777">
        <w:trPr>
          <w:trHeight w:val="154"/>
        </w:trPr>
        <w:tc>
          <w:tcPr>
            <w:tcW w:w="4126" w:type="dxa"/>
          </w:tcPr>
          <w:p w14:paraId="6713E8A5" w14:textId="77777777" w:rsidR="00054221" w:rsidRDefault="00BD4E74">
            <w:pPr>
              <w:pStyle w:val="TableParagraph"/>
              <w:spacing w:before="12" w:line="122" w:lineRule="exact"/>
              <w:ind w:right="129"/>
              <w:jc w:val="right"/>
              <w:rPr>
                <w:sz w:val="13"/>
              </w:rPr>
            </w:pPr>
            <w:r>
              <w:rPr>
                <w:w w:val="105"/>
                <w:sz w:val="13"/>
              </w:rPr>
              <w:t>(1.46)</w:t>
            </w:r>
          </w:p>
        </w:tc>
        <w:tc>
          <w:tcPr>
            <w:tcW w:w="657" w:type="dxa"/>
          </w:tcPr>
          <w:p w14:paraId="01D0ED18" w14:textId="77777777" w:rsidR="00054221" w:rsidRDefault="00BD4E74">
            <w:pPr>
              <w:pStyle w:val="TableParagraph"/>
              <w:spacing w:before="12" w:line="122" w:lineRule="exact"/>
              <w:ind w:left="151"/>
              <w:jc w:val="left"/>
              <w:rPr>
                <w:sz w:val="13"/>
              </w:rPr>
            </w:pPr>
            <w:r>
              <w:rPr>
                <w:w w:val="110"/>
                <w:sz w:val="13"/>
              </w:rPr>
              <w:t>(1.55)</w:t>
            </w:r>
          </w:p>
        </w:tc>
        <w:tc>
          <w:tcPr>
            <w:tcW w:w="693" w:type="dxa"/>
          </w:tcPr>
          <w:p w14:paraId="47245B74" w14:textId="77777777" w:rsidR="00054221" w:rsidRDefault="00BD4E74">
            <w:pPr>
              <w:pStyle w:val="TableParagraph"/>
              <w:spacing w:before="12" w:line="122" w:lineRule="exact"/>
              <w:ind w:left="75" w:right="76"/>
              <w:rPr>
                <w:sz w:val="13"/>
              </w:rPr>
            </w:pPr>
            <w:r>
              <w:rPr>
                <w:sz w:val="13"/>
              </w:rPr>
              <w:t>(0.03)</w:t>
            </w:r>
          </w:p>
        </w:tc>
        <w:tc>
          <w:tcPr>
            <w:tcW w:w="616" w:type="dxa"/>
          </w:tcPr>
          <w:p w14:paraId="58D551A6" w14:textId="77777777" w:rsidR="00054221" w:rsidRDefault="00BD4E74">
            <w:pPr>
              <w:pStyle w:val="TableParagraph"/>
              <w:spacing w:before="12" w:line="122" w:lineRule="exact"/>
              <w:ind w:left="80" w:right="81"/>
              <w:rPr>
                <w:sz w:val="13"/>
              </w:rPr>
            </w:pPr>
            <w:r>
              <w:rPr>
                <w:sz w:val="13"/>
              </w:rPr>
              <w:t>(2.06)</w:t>
            </w:r>
          </w:p>
        </w:tc>
        <w:tc>
          <w:tcPr>
            <w:tcW w:w="657" w:type="dxa"/>
          </w:tcPr>
          <w:p w14:paraId="0AAA3C5A" w14:textId="77777777" w:rsidR="00054221" w:rsidRDefault="00BD4E74">
            <w:pPr>
              <w:pStyle w:val="TableParagraph"/>
              <w:spacing w:before="12" w:line="122" w:lineRule="exact"/>
              <w:ind w:left="93" w:right="94"/>
              <w:rPr>
                <w:sz w:val="13"/>
              </w:rPr>
            </w:pPr>
            <w:r>
              <w:rPr>
                <w:sz w:val="13"/>
              </w:rPr>
              <w:t>(2.24)</w:t>
            </w:r>
          </w:p>
        </w:tc>
        <w:tc>
          <w:tcPr>
            <w:tcW w:w="693" w:type="dxa"/>
          </w:tcPr>
          <w:p w14:paraId="3FDA0384" w14:textId="77777777" w:rsidR="00054221" w:rsidRDefault="00BD4E74">
            <w:pPr>
              <w:pStyle w:val="TableParagraph"/>
              <w:spacing w:before="12" w:line="122" w:lineRule="exact"/>
              <w:ind w:left="76" w:right="76"/>
              <w:rPr>
                <w:sz w:val="13"/>
              </w:rPr>
            </w:pPr>
            <w:r>
              <w:rPr>
                <w:sz w:val="13"/>
              </w:rPr>
              <w:t>(0.00)</w:t>
            </w:r>
          </w:p>
        </w:tc>
        <w:tc>
          <w:tcPr>
            <w:tcW w:w="616" w:type="dxa"/>
          </w:tcPr>
          <w:p w14:paraId="29C5A8FC" w14:textId="77777777" w:rsidR="00054221" w:rsidRDefault="00BD4E74">
            <w:pPr>
              <w:pStyle w:val="TableParagraph"/>
              <w:spacing w:before="12" w:line="122" w:lineRule="exact"/>
              <w:ind w:right="131"/>
              <w:jc w:val="right"/>
              <w:rPr>
                <w:sz w:val="13"/>
              </w:rPr>
            </w:pPr>
            <w:r>
              <w:rPr>
                <w:sz w:val="13"/>
              </w:rPr>
              <w:t>(2.33)</w:t>
            </w:r>
          </w:p>
        </w:tc>
        <w:tc>
          <w:tcPr>
            <w:tcW w:w="657" w:type="dxa"/>
          </w:tcPr>
          <w:p w14:paraId="1EF090B5" w14:textId="77777777" w:rsidR="00054221" w:rsidRDefault="00BD4E74">
            <w:pPr>
              <w:pStyle w:val="TableParagraph"/>
              <w:spacing w:before="12" w:line="122" w:lineRule="exact"/>
              <w:ind w:right="151"/>
              <w:jc w:val="right"/>
              <w:rPr>
                <w:sz w:val="13"/>
              </w:rPr>
            </w:pPr>
            <w:r>
              <w:rPr>
                <w:sz w:val="13"/>
              </w:rPr>
              <w:t>(2.08)</w:t>
            </w:r>
          </w:p>
        </w:tc>
        <w:tc>
          <w:tcPr>
            <w:tcW w:w="647" w:type="dxa"/>
          </w:tcPr>
          <w:p w14:paraId="0DEC3C56" w14:textId="77777777" w:rsidR="00054221" w:rsidRDefault="00BD4E74">
            <w:pPr>
              <w:pStyle w:val="TableParagraph"/>
              <w:spacing w:before="12" w:line="122" w:lineRule="exact"/>
              <w:ind w:right="147"/>
              <w:jc w:val="right"/>
              <w:rPr>
                <w:sz w:val="13"/>
              </w:rPr>
            </w:pPr>
            <w:r>
              <w:rPr>
                <w:sz w:val="13"/>
              </w:rPr>
              <w:t>(0.98)</w:t>
            </w:r>
          </w:p>
        </w:tc>
      </w:tr>
      <w:tr w:rsidR="00054221" w14:paraId="4DFCC52A" w14:textId="77777777">
        <w:trPr>
          <w:trHeight w:val="154"/>
        </w:trPr>
        <w:tc>
          <w:tcPr>
            <w:tcW w:w="4126" w:type="dxa"/>
          </w:tcPr>
          <w:p w14:paraId="58685692" w14:textId="77777777" w:rsidR="00054221" w:rsidRDefault="00BD4E74">
            <w:pPr>
              <w:pStyle w:val="TableParagraph"/>
              <w:tabs>
                <w:tab w:val="right" w:pos="3940"/>
              </w:tabs>
              <w:spacing w:before="12" w:line="122" w:lineRule="exact"/>
              <w:ind w:left="97"/>
              <w:jc w:val="left"/>
              <w:rPr>
                <w:sz w:val="13"/>
              </w:rPr>
            </w:pPr>
            <w:r>
              <w:rPr>
                <w:w w:val="105"/>
                <w:sz w:val="13"/>
              </w:rPr>
              <w:t>Consumption</w:t>
            </w:r>
            <w:r>
              <w:rPr>
                <w:spacing w:val="10"/>
                <w:w w:val="105"/>
                <w:sz w:val="13"/>
              </w:rPr>
              <w:t xml:space="preserve"> </w:t>
            </w:r>
            <w:r>
              <w:rPr>
                <w:w w:val="105"/>
                <w:sz w:val="13"/>
              </w:rPr>
              <w:t>over</w:t>
            </w:r>
            <w:r>
              <w:rPr>
                <w:spacing w:val="10"/>
                <w:w w:val="105"/>
                <w:sz w:val="13"/>
              </w:rPr>
              <w:t xml:space="preserve"> </w:t>
            </w:r>
            <w:r>
              <w:rPr>
                <w:w w:val="105"/>
                <w:sz w:val="13"/>
              </w:rPr>
              <w:t>the</w:t>
            </w:r>
            <w:r>
              <w:rPr>
                <w:spacing w:val="11"/>
                <w:w w:val="105"/>
                <w:sz w:val="13"/>
              </w:rPr>
              <w:t xml:space="preserve"> </w:t>
            </w:r>
            <w:r>
              <w:rPr>
                <w:w w:val="105"/>
                <w:sz w:val="13"/>
              </w:rPr>
              <w:t>past</w:t>
            </w:r>
            <w:r>
              <w:rPr>
                <w:spacing w:val="10"/>
                <w:w w:val="105"/>
                <w:sz w:val="13"/>
              </w:rPr>
              <w:t xml:space="preserve"> </w:t>
            </w:r>
            <w:r>
              <w:rPr>
                <w:w w:val="105"/>
                <w:sz w:val="13"/>
              </w:rPr>
              <w:t>7</w:t>
            </w:r>
            <w:r>
              <w:rPr>
                <w:spacing w:val="11"/>
                <w:w w:val="105"/>
                <w:sz w:val="13"/>
              </w:rPr>
              <w:t xml:space="preserve"> </w:t>
            </w:r>
            <w:r>
              <w:rPr>
                <w:w w:val="105"/>
                <w:sz w:val="13"/>
              </w:rPr>
              <w:t>days</w:t>
            </w:r>
            <w:r>
              <w:rPr>
                <w:spacing w:val="10"/>
                <w:w w:val="105"/>
                <w:sz w:val="13"/>
              </w:rPr>
              <w:t xml:space="preserve"> </w:t>
            </w:r>
            <w:r>
              <w:rPr>
                <w:w w:val="105"/>
                <w:sz w:val="13"/>
              </w:rPr>
              <w:t>(dairy</w:t>
            </w:r>
            <w:r>
              <w:rPr>
                <w:spacing w:val="11"/>
                <w:w w:val="105"/>
                <w:sz w:val="13"/>
              </w:rPr>
              <w:t xml:space="preserve"> </w:t>
            </w:r>
            <w:r>
              <w:rPr>
                <w:w w:val="105"/>
                <w:sz w:val="13"/>
              </w:rPr>
              <w:t>products)</w:t>
            </w:r>
            <w:r>
              <w:rPr>
                <w:rFonts w:ascii="Times New Roman"/>
                <w:w w:val="105"/>
                <w:sz w:val="13"/>
              </w:rPr>
              <w:tab/>
            </w:r>
            <w:r>
              <w:rPr>
                <w:w w:val="105"/>
                <w:sz w:val="13"/>
              </w:rPr>
              <w:t>0.17</w:t>
            </w:r>
          </w:p>
        </w:tc>
        <w:tc>
          <w:tcPr>
            <w:tcW w:w="657" w:type="dxa"/>
          </w:tcPr>
          <w:p w14:paraId="35CDF7AE" w14:textId="77777777" w:rsidR="00054221" w:rsidRDefault="00BD4E74">
            <w:pPr>
              <w:pStyle w:val="TableParagraph"/>
              <w:spacing w:before="12" w:line="122" w:lineRule="exact"/>
              <w:ind w:left="205"/>
              <w:jc w:val="left"/>
              <w:rPr>
                <w:sz w:val="13"/>
              </w:rPr>
            </w:pPr>
            <w:r>
              <w:rPr>
                <w:sz w:val="13"/>
              </w:rPr>
              <w:t>0.18</w:t>
            </w:r>
          </w:p>
        </w:tc>
        <w:tc>
          <w:tcPr>
            <w:tcW w:w="693" w:type="dxa"/>
          </w:tcPr>
          <w:p w14:paraId="39A3A37B" w14:textId="77777777" w:rsidR="00054221" w:rsidRDefault="00BD4E74">
            <w:pPr>
              <w:pStyle w:val="TableParagraph"/>
              <w:spacing w:before="12" w:line="122" w:lineRule="exact"/>
              <w:ind w:left="76" w:right="76"/>
              <w:rPr>
                <w:sz w:val="13"/>
              </w:rPr>
            </w:pPr>
            <w:r>
              <w:rPr>
                <w:sz w:val="13"/>
              </w:rPr>
              <w:t>0.01</w:t>
            </w:r>
          </w:p>
        </w:tc>
        <w:tc>
          <w:tcPr>
            <w:tcW w:w="616" w:type="dxa"/>
          </w:tcPr>
          <w:p w14:paraId="55C37448" w14:textId="77777777" w:rsidR="00054221" w:rsidRDefault="00BD4E74">
            <w:pPr>
              <w:pStyle w:val="TableParagraph"/>
              <w:spacing w:before="12" w:line="122" w:lineRule="exact"/>
              <w:ind w:left="80" w:right="80"/>
              <w:rPr>
                <w:sz w:val="13"/>
              </w:rPr>
            </w:pPr>
            <w:r>
              <w:rPr>
                <w:sz w:val="13"/>
              </w:rPr>
              <w:t>1.38</w:t>
            </w:r>
          </w:p>
        </w:tc>
        <w:tc>
          <w:tcPr>
            <w:tcW w:w="657" w:type="dxa"/>
          </w:tcPr>
          <w:p w14:paraId="4650DCC0" w14:textId="77777777" w:rsidR="00054221" w:rsidRDefault="00BD4E74">
            <w:pPr>
              <w:pStyle w:val="TableParagraph"/>
              <w:spacing w:before="12" w:line="122" w:lineRule="exact"/>
              <w:ind w:left="94" w:right="94"/>
              <w:rPr>
                <w:sz w:val="13"/>
              </w:rPr>
            </w:pPr>
            <w:r>
              <w:rPr>
                <w:sz w:val="13"/>
              </w:rPr>
              <w:t>2.03</w:t>
            </w:r>
          </w:p>
        </w:tc>
        <w:tc>
          <w:tcPr>
            <w:tcW w:w="693" w:type="dxa"/>
          </w:tcPr>
          <w:p w14:paraId="27318F7D" w14:textId="77777777" w:rsidR="00054221" w:rsidRDefault="00BD4E74">
            <w:pPr>
              <w:pStyle w:val="TableParagraph"/>
              <w:spacing w:before="12" w:line="122" w:lineRule="exact"/>
              <w:ind w:left="75" w:right="76"/>
              <w:rPr>
                <w:sz w:val="13"/>
              </w:rPr>
            </w:pPr>
            <w:r>
              <w:rPr>
                <w:w w:val="105"/>
                <w:sz w:val="13"/>
              </w:rPr>
              <w:t>0.65***</w:t>
            </w:r>
          </w:p>
        </w:tc>
        <w:tc>
          <w:tcPr>
            <w:tcW w:w="616" w:type="dxa"/>
          </w:tcPr>
          <w:p w14:paraId="335A6ACE" w14:textId="77777777" w:rsidR="00054221" w:rsidRDefault="00BD4E74">
            <w:pPr>
              <w:pStyle w:val="TableParagraph"/>
              <w:spacing w:before="12" w:line="122" w:lineRule="exact"/>
              <w:ind w:left="184"/>
              <w:jc w:val="left"/>
              <w:rPr>
                <w:sz w:val="13"/>
              </w:rPr>
            </w:pPr>
            <w:r>
              <w:rPr>
                <w:sz w:val="13"/>
              </w:rPr>
              <w:t>0.50</w:t>
            </w:r>
          </w:p>
        </w:tc>
        <w:tc>
          <w:tcPr>
            <w:tcW w:w="657" w:type="dxa"/>
          </w:tcPr>
          <w:p w14:paraId="2EC023C0" w14:textId="77777777" w:rsidR="00054221" w:rsidRDefault="00BD4E74">
            <w:pPr>
              <w:pStyle w:val="TableParagraph"/>
              <w:spacing w:before="12" w:line="122" w:lineRule="exact"/>
              <w:ind w:left="205"/>
              <w:jc w:val="left"/>
              <w:rPr>
                <w:sz w:val="13"/>
              </w:rPr>
            </w:pPr>
            <w:r>
              <w:rPr>
                <w:w w:val="110"/>
                <w:sz w:val="13"/>
              </w:rPr>
              <w:t>1.14</w:t>
            </w:r>
          </w:p>
        </w:tc>
        <w:tc>
          <w:tcPr>
            <w:tcW w:w="647" w:type="dxa"/>
          </w:tcPr>
          <w:p w14:paraId="1C283819" w14:textId="77777777" w:rsidR="00054221" w:rsidRDefault="00BD4E74">
            <w:pPr>
              <w:pStyle w:val="TableParagraph"/>
              <w:spacing w:before="12" w:line="122" w:lineRule="exact"/>
              <w:ind w:right="131"/>
              <w:jc w:val="right"/>
              <w:rPr>
                <w:sz w:val="13"/>
              </w:rPr>
            </w:pPr>
            <w:r>
              <w:rPr>
                <w:sz w:val="13"/>
              </w:rPr>
              <w:t>0.64**</w:t>
            </w:r>
          </w:p>
        </w:tc>
      </w:tr>
      <w:tr w:rsidR="00054221" w14:paraId="101EC10C" w14:textId="77777777">
        <w:trPr>
          <w:trHeight w:val="154"/>
        </w:trPr>
        <w:tc>
          <w:tcPr>
            <w:tcW w:w="4126" w:type="dxa"/>
          </w:tcPr>
          <w:p w14:paraId="7524AAEE" w14:textId="77777777" w:rsidR="00054221" w:rsidRDefault="00BD4E74">
            <w:pPr>
              <w:pStyle w:val="TableParagraph"/>
              <w:spacing w:before="12" w:line="122" w:lineRule="exact"/>
              <w:ind w:right="129"/>
              <w:jc w:val="right"/>
              <w:rPr>
                <w:sz w:val="13"/>
              </w:rPr>
            </w:pPr>
            <w:r>
              <w:rPr>
                <w:sz w:val="13"/>
              </w:rPr>
              <w:t>(0.67)</w:t>
            </w:r>
          </w:p>
        </w:tc>
        <w:tc>
          <w:tcPr>
            <w:tcW w:w="657" w:type="dxa"/>
          </w:tcPr>
          <w:p w14:paraId="1ABE6207" w14:textId="77777777" w:rsidR="00054221" w:rsidRDefault="00BD4E74">
            <w:pPr>
              <w:pStyle w:val="TableParagraph"/>
              <w:spacing w:before="12" w:line="122" w:lineRule="exact"/>
              <w:ind w:left="151"/>
              <w:jc w:val="left"/>
              <w:rPr>
                <w:sz w:val="13"/>
              </w:rPr>
            </w:pPr>
            <w:r>
              <w:rPr>
                <w:sz w:val="13"/>
              </w:rPr>
              <w:t>(0.62)</w:t>
            </w:r>
          </w:p>
        </w:tc>
        <w:tc>
          <w:tcPr>
            <w:tcW w:w="693" w:type="dxa"/>
          </w:tcPr>
          <w:p w14:paraId="14C359DF" w14:textId="77777777" w:rsidR="00054221" w:rsidRDefault="00BD4E74">
            <w:pPr>
              <w:pStyle w:val="TableParagraph"/>
              <w:spacing w:before="12" w:line="122" w:lineRule="exact"/>
              <w:ind w:left="75" w:right="76"/>
              <w:rPr>
                <w:sz w:val="13"/>
              </w:rPr>
            </w:pPr>
            <w:r>
              <w:rPr>
                <w:sz w:val="13"/>
              </w:rPr>
              <w:t>(0.79)</w:t>
            </w:r>
          </w:p>
        </w:tc>
        <w:tc>
          <w:tcPr>
            <w:tcW w:w="616" w:type="dxa"/>
          </w:tcPr>
          <w:p w14:paraId="255B83C0" w14:textId="77777777" w:rsidR="00054221" w:rsidRDefault="00BD4E74">
            <w:pPr>
              <w:pStyle w:val="TableParagraph"/>
              <w:spacing w:before="12" w:line="122" w:lineRule="exact"/>
              <w:ind w:left="80" w:right="81"/>
              <w:rPr>
                <w:sz w:val="13"/>
              </w:rPr>
            </w:pPr>
            <w:r>
              <w:rPr>
                <w:sz w:val="13"/>
              </w:rPr>
              <w:t>(2.02)</w:t>
            </w:r>
          </w:p>
        </w:tc>
        <w:tc>
          <w:tcPr>
            <w:tcW w:w="657" w:type="dxa"/>
          </w:tcPr>
          <w:p w14:paraId="42DA1805" w14:textId="77777777" w:rsidR="00054221" w:rsidRDefault="00BD4E74">
            <w:pPr>
              <w:pStyle w:val="TableParagraph"/>
              <w:spacing w:before="12" w:line="122" w:lineRule="exact"/>
              <w:ind w:left="93" w:right="94"/>
              <w:rPr>
                <w:sz w:val="13"/>
              </w:rPr>
            </w:pPr>
            <w:r>
              <w:rPr>
                <w:sz w:val="13"/>
              </w:rPr>
              <w:t>(2.32)</w:t>
            </w:r>
          </w:p>
        </w:tc>
        <w:tc>
          <w:tcPr>
            <w:tcW w:w="693" w:type="dxa"/>
          </w:tcPr>
          <w:p w14:paraId="43D8454B" w14:textId="77777777" w:rsidR="00054221" w:rsidRDefault="00BD4E74">
            <w:pPr>
              <w:pStyle w:val="TableParagraph"/>
              <w:spacing w:before="12" w:line="122" w:lineRule="exact"/>
              <w:ind w:left="76" w:right="76"/>
              <w:rPr>
                <w:sz w:val="13"/>
              </w:rPr>
            </w:pPr>
            <w:r>
              <w:rPr>
                <w:sz w:val="13"/>
              </w:rPr>
              <w:t>(0.00)</w:t>
            </w:r>
          </w:p>
        </w:tc>
        <w:tc>
          <w:tcPr>
            <w:tcW w:w="616" w:type="dxa"/>
          </w:tcPr>
          <w:p w14:paraId="5AE7210A" w14:textId="77777777" w:rsidR="00054221" w:rsidRDefault="00BD4E74">
            <w:pPr>
              <w:pStyle w:val="TableParagraph"/>
              <w:spacing w:before="12" w:line="122" w:lineRule="exact"/>
              <w:ind w:right="131"/>
              <w:jc w:val="right"/>
              <w:rPr>
                <w:sz w:val="13"/>
              </w:rPr>
            </w:pPr>
            <w:r>
              <w:rPr>
                <w:w w:val="110"/>
                <w:sz w:val="13"/>
              </w:rPr>
              <w:t>(1.57)</w:t>
            </w:r>
          </w:p>
        </w:tc>
        <w:tc>
          <w:tcPr>
            <w:tcW w:w="657" w:type="dxa"/>
          </w:tcPr>
          <w:p w14:paraId="6FEB71D1" w14:textId="77777777" w:rsidR="00054221" w:rsidRDefault="00BD4E74">
            <w:pPr>
              <w:pStyle w:val="TableParagraph"/>
              <w:spacing w:before="12" w:line="122" w:lineRule="exact"/>
              <w:ind w:right="151"/>
              <w:jc w:val="right"/>
              <w:rPr>
                <w:sz w:val="13"/>
              </w:rPr>
            </w:pPr>
            <w:r>
              <w:rPr>
                <w:w w:val="105"/>
                <w:sz w:val="13"/>
              </w:rPr>
              <w:t>(2.27)</w:t>
            </w:r>
          </w:p>
        </w:tc>
        <w:tc>
          <w:tcPr>
            <w:tcW w:w="647" w:type="dxa"/>
          </w:tcPr>
          <w:p w14:paraId="367A626D" w14:textId="77777777" w:rsidR="00054221" w:rsidRDefault="00BD4E74">
            <w:pPr>
              <w:pStyle w:val="TableParagraph"/>
              <w:spacing w:before="12" w:line="122" w:lineRule="exact"/>
              <w:ind w:right="147"/>
              <w:jc w:val="right"/>
              <w:rPr>
                <w:sz w:val="13"/>
              </w:rPr>
            </w:pPr>
            <w:r>
              <w:rPr>
                <w:sz w:val="13"/>
              </w:rPr>
              <w:t>(0.00)</w:t>
            </w:r>
          </w:p>
        </w:tc>
      </w:tr>
      <w:tr w:rsidR="00054221" w14:paraId="36852908" w14:textId="77777777">
        <w:trPr>
          <w:trHeight w:val="154"/>
        </w:trPr>
        <w:tc>
          <w:tcPr>
            <w:tcW w:w="4126" w:type="dxa"/>
          </w:tcPr>
          <w:p w14:paraId="06E0ADD9" w14:textId="77777777" w:rsidR="00054221" w:rsidRDefault="00BD4E74">
            <w:pPr>
              <w:pStyle w:val="TableParagraph"/>
              <w:tabs>
                <w:tab w:val="right" w:pos="3940"/>
              </w:tabs>
              <w:spacing w:before="12" w:line="122" w:lineRule="exact"/>
              <w:ind w:left="97"/>
              <w:jc w:val="left"/>
              <w:rPr>
                <w:sz w:val="13"/>
              </w:rPr>
            </w:pPr>
            <w:r>
              <w:rPr>
                <w:w w:val="105"/>
                <w:sz w:val="13"/>
              </w:rPr>
              <w:t>Consumption</w:t>
            </w:r>
            <w:r>
              <w:rPr>
                <w:spacing w:val="6"/>
                <w:w w:val="105"/>
                <w:sz w:val="13"/>
              </w:rPr>
              <w:t xml:space="preserve"> </w:t>
            </w:r>
            <w:r>
              <w:rPr>
                <w:w w:val="105"/>
                <w:sz w:val="13"/>
              </w:rPr>
              <w:t>over</w:t>
            </w:r>
            <w:r>
              <w:rPr>
                <w:spacing w:val="6"/>
                <w:w w:val="105"/>
                <w:sz w:val="13"/>
              </w:rPr>
              <w:t xml:space="preserve"> </w:t>
            </w:r>
            <w:r>
              <w:rPr>
                <w:w w:val="105"/>
                <w:sz w:val="13"/>
              </w:rPr>
              <w:t>the</w:t>
            </w:r>
            <w:r>
              <w:rPr>
                <w:spacing w:val="6"/>
                <w:w w:val="105"/>
                <w:sz w:val="13"/>
              </w:rPr>
              <w:t xml:space="preserve"> </w:t>
            </w:r>
            <w:r>
              <w:rPr>
                <w:w w:val="105"/>
                <w:sz w:val="13"/>
              </w:rPr>
              <w:t>past</w:t>
            </w:r>
            <w:r>
              <w:rPr>
                <w:spacing w:val="7"/>
                <w:w w:val="105"/>
                <w:sz w:val="13"/>
              </w:rPr>
              <w:t xml:space="preserve"> </w:t>
            </w:r>
            <w:r>
              <w:rPr>
                <w:w w:val="105"/>
                <w:sz w:val="13"/>
              </w:rPr>
              <w:t>7</w:t>
            </w:r>
            <w:r>
              <w:rPr>
                <w:spacing w:val="6"/>
                <w:w w:val="105"/>
                <w:sz w:val="13"/>
              </w:rPr>
              <w:t xml:space="preserve"> </w:t>
            </w:r>
            <w:r>
              <w:rPr>
                <w:w w:val="105"/>
                <w:sz w:val="13"/>
              </w:rPr>
              <w:t>days</w:t>
            </w:r>
            <w:r>
              <w:rPr>
                <w:spacing w:val="6"/>
                <w:w w:val="105"/>
                <w:sz w:val="13"/>
              </w:rPr>
              <w:t xml:space="preserve"> </w:t>
            </w:r>
            <w:r>
              <w:rPr>
                <w:w w:val="105"/>
                <w:sz w:val="13"/>
              </w:rPr>
              <w:t>(protein-rich</w:t>
            </w:r>
            <w:r>
              <w:rPr>
                <w:spacing w:val="7"/>
                <w:w w:val="105"/>
                <w:sz w:val="13"/>
              </w:rPr>
              <w:t xml:space="preserve"> </w:t>
            </w:r>
            <w:r>
              <w:rPr>
                <w:w w:val="105"/>
                <w:sz w:val="13"/>
              </w:rPr>
              <w:t>foods)</w:t>
            </w:r>
            <w:r>
              <w:rPr>
                <w:rFonts w:ascii="Times New Roman"/>
                <w:w w:val="105"/>
                <w:sz w:val="13"/>
              </w:rPr>
              <w:tab/>
            </w:r>
            <w:r>
              <w:rPr>
                <w:w w:val="105"/>
                <w:sz w:val="13"/>
              </w:rPr>
              <w:t>3.22</w:t>
            </w:r>
          </w:p>
        </w:tc>
        <w:tc>
          <w:tcPr>
            <w:tcW w:w="657" w:type="dxa"/>
          </w:tcPr>
          <w:p w14:paraId="747A120E" w14:textId="77777777" w:rsidR="00054221" w:rsidRDefault="00BD4E74">
            <w:pPr>
              <w:pStyle w:val="TableParagraph"/>
              <w:spacing w:before="12" w:line="122" w:lineRule="exact"/>
              <w:ind w:left="205"/>
              <w:jc w:val="left"/>
              <w:rPr>
                <w:sz w:val="13"/>
              </w:rPr>
            </w:pPr>
            <w:r>
              <w:rPr>
                <w:sz w:val="13"/>
              </w:rPr>
              <w:t>3.01</w:t>
            </w:r>
          </w:p>
        </w:tc>
        <w:tc>
          <w:tcPr>
            <w:tcW w:w="693" w:type="dxa"/>
          </w:tcPr>
          <w:p w14:paraId="0A139415" w14:textId="77777777" w:rsidR="00054221" w:rsidRDefault="00BD4E74">
            <w:pPr>
              <w:pStyle w:val="TableParagraph"/>
              <w:spacing w:before="12" w:line="122" w:lineRule="exact"/>
              <w:ind w:left="75" w:right="76"/>
              <w:rPr>
                <w:sz w:val="13"/>
              </w:rPr>
            </w:pPr>
            <w:r>
              <w:rPr>
                <w:sz w:val="13"/>
              </w:rPr>
              <w:t>-0.21</w:t>
            </w:r>
          </w:p>
        </w:tc>
        <w:tc>
          <w:tcPr>
            <w:tcW w:w="616" w:type="dxa"/>
          </w:tcPr>
          <w:p w14:paraId="2C2499CF" w14:textId="77777777" w:rsidR="00054221" w:rsidRDefault="00BD4E74">
            <w:pPr>
              <w:pStyle w:val="TableParagraph"/>
              <w:spacing w:before="12" w:line="122" w:lineRule="exact"/>
              <w:ind w:left="80" w:right="80"/>
              <w:rPr>
                <w:sz w:val="13"/>
              </w:rPr>
            </w:pPr>
            <w:r>
              <w:rPr>
                <w:sz w:val="13"/>
              </w:rPr>
              <w:t>3.03</w:t>
            </w:r>
          </w:p>
        </w:tc>
        <w:tc>
          <w:tcPr>
            <w:tcW w:w="657" w:type="dxa"/>
          </w:tcPr>
          <w:p w14:paraId="132D6C2D" w14:textId="77777777" w:rsidR="00054221" w:rsidRDefault="00BD4E74">
            <w:pPr>
              <w:pStyle w:val="TableParagraph"/>
              <w:spacing w:before="12" w:line="122" w:lineRule="exact"/>
              <w:ind w:left="93" w:right="94"/>
              <w:rPr>
                <w:sz w:val="13"/>
              </w:rPr>
            </w:pPr>
            <w:r>
              <w:rPr>
                <w:sz w:val="13"/>
              </w:rPr>
              <w:t>3.48</w:t>
            </w:r>
          </w:p>
        </w:tc>
        <w:tc>
          <w:tcPr>
            <w:tcW w:w="693" w:type="dxa"/>
          </w:tcPr>
          <w:p w14:paraId="509BA2E2" w14:textId="77777777" w:rsidR="00054221" w:rsidRDefault="00BD4E74">
            <w:pPr>
              <w:pStyle w:val="TableParagraph"/>
              <w:spacing w:before="12" w:line="122" w:lineRule="exact"/>
              <w:ind w:left="76" w:right="76"/>
              <w:rPr>
                <w:sz w:val="13"/>
              </w:rPr>
            </w:pPr>
            <w:r>
              <w:rPr>
                <w:sz w:val="13"/>
              </w:rPr>
              <w:t>0.44***</w:t>
            </w:r>
          </w:p>
        </w:tc>
        <w:tc>
          <w:tcPr>
            <w:tcW w:w="616" w:type="dxa"/>
          </w:tcPr>
          <w:p w14:paraId="7DC49C34" w14:textId="77777777" w:rsidR="00054221" w:rsidRDefault="00BD4E74">
            <w:pPr>
              <w:pStyle w:val="TableParagraph"/>
              <w:spacing w:before="12" w:line="122" w:lineRule="exact"/>
              <w:ind w:left="184"/>
              <w:jc w:val="left"/>
              <w:rPr>
                <w:sz w:val="13"/>
              </w:rPr>
            </w:pPr>
            <w:r>
              <w:rPr>
                <w:w w:val="105"/>
                <w:sz w:val="13"/>
              </w:rPr>
              <w:t>1.72</w:t>
            </w:r>
          </w:p>
        </w:tc>
        <w:tc>
          <w:tcPr>
            <w:tcW w:w="657" w:type="dxa"/>
          </w:tcPr>
          <w:p w14:paraId="7AA96A80" w14:textId="77777777" w:rsidR="00054221" w:rsidRDefault="00BD4E74">
            <w:pPr>
              <w:pStyle w:val="TableParagraph"/>
              <w:spacing w:before="12" w:line="122" w:lineRule="exact"/>
              <w:ind w:left="204"/>
              <w:jc w:val="left"/>
              <w:rPr>
                <w:sz w:val="13"/>
              </w:rPr>
            </w:pPr>
            <w:r>
              <w:rPr>
                <w:sz w:val="13"/>
              </w:rPr>
              <w:t>2.09</w:t>
            </w:r>
          </w:p>
        </w:tc>
        <w:tc>
          <w:tcPr>
            <w:tcW w:w="647" w:type="dxa"/>
          </w:tcPr>
          <w:p w14:paraId="5067BB31" w14:textId="77777777" w:rsidR="00054221" w:rsidRDefault="00BD4E74">
            <w:pPr>
              <w:pStyle w:val="TableParagraph"/>
              <w:spacing w:before="12" w:line="122" w:lineRule="exact"/>
              <w:ind w:right="165"/>
              <w:jc w:val="right"/>
              <w:rPr>
                <w:sz w:val="13"/>
              </w:rPr>
            </w:pPr>
            <w:r>
              <w:rPr>
                <w:sz w:val="13"/>
              </w:rPr>
              <w:t>0.37*</w:t>
            </w:r>
          </w:p>
        </w:tc>
      </w:tr>
      <w:tr w:rsidR="00054221" w14:paraId="23768DC6" w14:textId="77777777">
        <w:trPr>
          <w:trHeight w:val="154"/>
        </w:trPr>
        <w:tc>
          <w:tcPr>
            <w:tcW w:w="4126" w:type="dxa"/>
          </w:tcPr>
          <w:p w14:paraId="2D83F6C4" w14:textId="77777777" w:rsidR="00054221" w:rsidRDefault="00BD4E74">
            <w:pPr>
              <w:pStyle w:val="TableParagraph"/>
              <w:spacing w:before="12" w:line="122" w:lineRule="exact"/>
              <w:ind w:right="129"/>
              <w:jc w:val="right"/>
              <w:rPr>
                <w:sz w:val="13"/>
              </w:rPr>
            </w:pPr>
            <w:r>
              <w:rPr>
                <w:sz w:val="13"/>
              </w:rPr>
              <w:t>(2.05)</w:t>
            </w:r>
          </w:p>
        </w:tc>
        <w:tc>
          <w:tcPr>
            <w:tcW w:w="657" w:type="dxa"/>
          </w:tcPr>
          <w:p w14:paraId="3A9E9565" w14:textId="77777777" w:rsidR="00054221" w:rsidRDefault="00BD4E74">
            <w:pPr>
              <w:pStyle w:val="TableParagraph"/>
              <w:spacing w:before="12" w:line="122" w:lineRule="exact"/>
              <w:ind w:left="151"/>
              <w:jc w:val="left"/>
              <w:rPr>
                <w:sz w:val="13"/>
              </w:rPr>
            </w:pPr>
            <w:r>
              <w:rPr>
                <w:w w:val="110"/>
                <w:sz w:val="13"/>
              </w:rPr>
              <w:t>(1.97)</w:t>
            </w:r>
          </w:p>
        </w:tc>
        <w:tc>
          <w:tcPr>
            <w:tcW w:w="693" w:type="dxa"/>
          </w:tcPr>
          <w:p w14:paraId="70D61583" w14:textId="77777777" w:rsidR="00054221" w:rsidRDefault="00BD4E74">
            <w:pPr>
              <w:pStyle w:val="TableParagraph"/>
              <w:spacing w:before="12" w:line="122" w:lineRule="exact"/>
              <w:ind w:left="75" w:right="76"/>
              <w:rPr>
                <w:sz w:val="13"/>
              </w:rPr>
            </w:pPr>
            <w:r>
              <w:rPr>
                <w:sz w:val="13"/>
              </w:rPr>
              <w:t>(0.09)</w:t>
            </w:r>
          </w:p>
        </w:tc>
        <w:tc>
          <w:tcPr>
            <w:tcW w:w="616" w:type="dxa"/>
          </w:tcPr>
          <w:p w14:paraId="600429EA" w14:textId="77777777" w:rsidR="00054221" w:rsidRDefault="00BD4E74">
            <w:pPr>
              <w:pStyle w:val="TableParagraph"/>
              <w:spacing w:before="12" w:line="122" w:lineRule="exact"/>
              <w:ind w:left="80" w:right="81"/>
              <w:rPr>
                <w:sz w:val="13"/>
              </w:rPr>
            </w:pPr>
            <w:r>
              <w:rPr>
                <w:sz w:val="13"/>
              </w:rPr>
              <w:t>(2.42)</w:t>
            </w:r>
          </w:p>
        </w:tc>
        <w:tc>
          <w:tcPr>
            <w:tcW w:w="657" w:type="dxa"/>
          </w:tcPr>
          <w:p w14:paraId="1AC8E26F" w14:textId="77777777" w:rsidR="00054221" w:rsidRDefault="00BD4E74">
            <w:pPr>
              <w:pStyle w:val="TableParagraph"/>
              <w:spacing w:before="12" w:line="122" w:lineRule="exact"/>
              <w:ind w:left="93" w:right="94"/>
              <w:rPr>
                <w:sz w:val="13"/>
              </w:rPr>
            </w:pPr>
            <w:r>
              <w:rPr>
                <w:sz w:val="13"/>
              </w:rPr>
              <w:t>(2.39)</w:t>
            </w:r>
          </w:p>
        </w:tc>
        <w:tc>
          <w:tcPr>
            <w:tcW w:w="693" w:type="dxa"/>
          </w:tcPr>
          <w:p w14:paraId="27A3696F" w14:textId="77777777" w:rsidR="00054221" w:rsidRDefault="00BD4E74">
            <w:pPr>
              <w:pStyle w:val="TableParagraph"/>
              <w:spacing w:before="12" w:line="122" w:lineRule="exact"/>
              <w:ind w:left="76" w:right="76"/>
              <w:rPr>
                <w:sz w:val="13"/>
              </w:rPr>
            </w:pPr>
            <w:r>
              <w:rPr>
                <w:sz w:val="13"/>
              </w:rPr>
              <w:t>(0.00)</w:t>
            </w:r>
          </w:p>
        </w:tc>
        <w:tc>
          <w:tcPr>
            <w:tcW w:w="616" w:type="dxa"/>
          </w:tcPr>
          <w:p w14:paraId="43108823" w14:textId="77777777" w:rsidR="00054221" w:rsidRDefault="00BD4E74">
            <w:pPr>
              <w:pStyle w:val="TableParagraph"/>
              <w:spacing w:before="12" w:line="122" w:lineRule="exact"/>
              <w:ind w:right="131"/>
              <w:jc w:val="right"/>
              <w:rPr>
                <w:sz w:val="13"/>
              </w:rPr>
            </w:pPr>
            <w:r>
              <w:rPr>
                <w:w w:val="110"/>
                <w:sz w:val="13"/>
              </w:rPr>
              <w:t>(1.81)</w:t>
            </w:r>
          </w:p>
        </w:tc>
        <w:tc>
          <w:tcPr>
            <w:tcW w:w="657" w:type="dxa"/>
          </w:tcPr>
          <w:p w14:paraId="6C43851F" w14:textId="77777777" w:rsidR="00054221" w:rsidRDefault="00BD4E74">
            <w:pPr>
              <w:pStyle w:val="TableParagraph"/>
              <w:spacing w:before="12" w:line="122" w:lineRule="exact"/>
              <w:ind w:right="151"/>
              <w:jc w:val="right"/>
              <w:rPr>
                <w:sz w:val="13"/>
              </w:rPr>
            </w:pPr>
            <w:r>
              <w:rPr>
                <w:w w:val="110"/>
                <w:sz w:val="13"/>
              </w:rPr>
              <w:t>(1.81)</w:t>
            </w:r>
          </w:p>
        </w:tc>
        <w:tc>
          <w:tcPr>
            <w:tcW w:w="647" w:type="dxa"/>
          </w:tcPr>
          <w:p w14:paraId="7556F15E" w14:textId="77777777" w:rsidR="00054221" w:rsidRDefault="00BD4E74">
            <w:pPr>
              <w:pStyle w:val="TableParagraph"/>
              <w:spacing w:before="12" w:line="122" w:lineRule="exact"/>
              <w:ind w:right="147"/>
              <w:jc w:val="right"/>
              <w:rPr>
                <w:sz w:val="13"/>
              </w:rPr>
            </w:pPr>
            <w:r>
              <w:rPr>
                <w:sz w:val="13"/>
              </w:rPr>
              <w:t>(0.04)</w:t>
            </w:r>
          </w:p>
        </w:tc>
      </w:tr>
      <w:tr w:rsidR="00054221" w14:paraId="512BAD38" w14:textId="77777777">
        <w:trPr>
          <w:trHeight w:val="154"/>
        </w:trPr>
        <w:tc>
          <w:tcPr>
            <w:tcW w:w="4126" w:type="dxa"/>
          </w:tcPr>
          <w:p w14:paraId="1629AAB1" w14:textId="77777777" w:rsidR="00054221" w:rsidRDefault="00BD4E74">
            <w:pPr>
              <w:pStyle w:val="TableParagraph"/>
              <w:tabs>
                <w:tab w:val="right" w:pos="3940"/>
              </w:tabs>
              <w:spacing w:before="12" w:line="122" w:lineRule="exact"/>
              <w:ind w:left="97"/>
              <w:jc w:val="left"/>
              <w:rPr>
                <w:sz w:val="13"/>
              </w:rPr>
            </w:pPr>
            <w:r>
              <w:rPr>
                <w:w w:val="105"/>
                <w:sz w:val="13"/>
              </w:rPr>
              <w:t>Consumption</w:t>
            </w:r>
            <w:r>
              <w:rPr>
                <w:spacing w:val="9"/>
                <w:w w:val="105"/>
                <w:sz w:val="13"/>
              </w:rPr>
              <w:t xml:space="preserve"> </w:t>
            </w:r>
            <w:r>
              <w:rPr>
                <w:w w:val="105"/>
                <w:sz w:val="13"/>
              </w:rPr>
              <w:t>over</w:t>
            </w:r>
            <w:r>
              <w:rPr>
                <w:spacing w:val="10"/>
                <w:w w:val="105"/>
                <w:sz w:val="13"/>
              </w:rPr>
              <w:t xml:space="preserve"> </w:t>
            </w:r>
            <w:r>
              <w:rPr>
                <w:w w:val="105"/>
                <w:sz w:val="13"/>
              </w:rPr>
              <w:t>the</w:t>
            </w:r>
            <w:r>
              <w:rPr>
                <w:spacing w:val="10"/>
                <w:w w:val="105"/>
                <w:sz w:val="13"/>
              </w:rPr>
              <w:t xml:space="preserve"> </w:t>
            </w:r>
            <w:r>
              <w:rPr>
                <w:w w:val="105"/>
                <w:sz w:val="13"/>
              </w:rPr>
              <w:t>past</w:t>
            </w:r>
            <w:r>
              <w:rPr>
                <w:spacing w:val="10"/>
                <w:w w:val="105"/>
                <w:sz w:val="13"/>
              </w:rPr>
              <w:t xml:space="preserve"> </w:t>
            </w:r>
            <w:r>
              <w:rPr>
                <w:w w:val="105"/>
                <w:sz w:val="13"/>
              </w:rPr>
              <w:t>7</w:t>
            </w:r>
            <w:r>
              <w:rPr>
                <w:spacing w:val="10"/>
                <w:w w:val="105"/>
                <w:sz w:val="13"/>
              </w:rPr>
              <w:t xml:space="preserve"> </w:t>
            </w:r>
            <w:r>
              <w:rPr>
                <w:w w:val="105"/>
                <w:sz w:val="13"/>
              </w:rPr>
              <w:t>days</w:t>
            </w:r>
            <w:r>
              <w:rPr>
                <w:spacing w:val="9"/>
                <w:w w:val="105"/>
                <w:sz w:val="13"/>
              </w:rPr>
              <w:t xml:space="preserve"> </w:t>
            </w:r>
            <w:r>
              <w:rPr>
                <w:w w:val="105"/>
                <w:sz w:val="13"/>
              </w:rPr>
              <w:t>(vegetables)</w:t>
            </w:r>
            <w:r>
              <w:rPr>
                <w:rFonts w:ascii="Times New Roman"/>
                <w:w w:val="105"/>
                <w:sz w:val="13"/>
              </w:rPr>
              <w:tab/>
            </w:r>
            <w:r>
              <w:rPr>
                <w:w w:val="105"/>
                <w:sz w:val="13"/>
              </w:rPr>
              <w:t>6.42</w:t>
            </w:r>
          </w:p>
        </w:tc>
        <w:tc>
          <w:tcPr>
            <w:tcW w:w="657" w:type="dxa"/>
          </w:tcPr>
          <w:p w14:paraId="5785FFE5" w14:textId="77777777" w:rsidR="00054221" w:rsidRDefault="00BD4E74">
            <w:pPr>
              <w:pStyle w:val="TableParagraph"/>
              <w:spacing w:before="12" w:line="122" w:lineRule="exact"/>
              <w:ind w:left="205"/>
              <w:jc w:val="left"/>
              <w:rPr>
                <w:sz w:val="13"/>
              </w:rPr>
            </w:pPr>
            <w:r>
              <w:rPr>
                <w:sz w:val="13"/>
              </w:rPr>
              <w:t>6.48</w:t>
            </w:r>
          </w:p>
        </w:tc>
        <w:tc>
          <w:tcPr>
            <w:tcW w:w="693" w:type="dxa"/>
          </w:tcPr>
          <w:p w14:paraId="4AB6EBDA" w14:textId="77777777" w:rsidR="00054221" w:rsidRDefault="00BD4E74">
            <w:pPr>
              <w:pStyle w:val="TableParagraph"/>
              <w:spacing w:before="12" w:line="122" w:lineRule="exact"/>
              <w:ind w:left="76" w:right="76"/>
              <w:rPr>
                <w:sz w:val="13"/>
              </w:rPr>
            </w:pPr>
            <w:r>
              <w:rPr>
                <w:sz w:val="13"/>
              </w:rPr>
              <w:t>0.06</w:t>
            </w:r>
          </w:p>
        </w:tc>
        <w:tc>
          <w:tcPr>
            <w:tcW w:w="616" w:type="dxa"/>
          </w:tcPr>
          <w:p w14:paraId="6682E71B" w14:textId="77777777" w:rsidR="00054221" w:rsidRDefault="00BD4E74">
            <w:pPr>
              <w:pStyle w:val="TableParagraph"/>
              <w:spacing w:before="12" w:line="122" w:lineRule="exact"/>
              <w:ind w:left="80" w:right="80"/>
              <w:rPr>
                <w:sz w:val="13"/>
              </w:rPr>
            </w:pPr>
            <w:r>
              <w:rPr>
                <w:sz w:val="13"/>
              </w:rPr>
              <w:t>3.93</w:t>
            </w:r>
          </w:p>
        </w:tc>
        <w:tc>
          <w:tcPr>
            <w:tcW w:w="657" w:type="dxa"/>
          </w:tcPr>
          <w:p w14:paraId="46E8D9A4" w14:textId="77777777" w:rsidR="00054221" w:rsidRDefault="00BD4E74">
            <w:pPr>
              <w:pStyle w:val="TableParagraph"/>
              <w:spacing w:before="12" w:line="122" w:lineRule="exact"/>
              <w:ind w:left="94" w:right="94"/>
              <w:rPr>
                <w:sz w:val="13"/>
              </w:rPr>
            </w:pPr>
            <w:r>
              <w:rPr>
                <w:sz w:val="13"/>
              </w:rPr>
              <w:t>4.75</w:t>
            </w:r>
          </w:p>
        </w:tc>
        <w:tc>
          <w:tcPr>
            <w:tcW w:w="693" w:type="dxa"/>
          </w:tcPr>
          <w:p w14:paraId="6DF23274" w14:textId="77777777" w:rsidR="00054221" w:rsidRDefault="00BD4E74">
            <w:pPr>
              <w:pStyle w:val="TableParagraph"/>
              <w:spacing w:before="12" w:line="122" w:lineRule="exact"/>
              <w:ind w:left="75" w:right="76"/>
              <w:rPr>
                <w:sz w:val="13"/>
              </w:rPr>
            </w:pPr>
            <w:r>
              <w:rPr>
                <w:sz w:val="13"/>
              </w:rPr>
              <w:t>0.82***</w:t>
            </w:r>
          </w:p>
        </w:tc>
        <w:tc>
          <w:tcPr>
            <w:tcW w:w="616" w:type="dxa"/>
          </w:tcPr>
          <w:p w14:paraId="7F869016" w14:textId="77777777" w:rsidR="00054221" w:rsidRDefault="00BD4E74">
            <w:pPr>
              <w:pStyle w:val="TableParagraph"/>
              <w:spacing w:before="12" w:line="122" w:lineRule="exact"/>
              <w:ind w:left="184"/>
              <w:jc w:val="left"/>
              <w:rPr>
                <w:sz w:val="13"/>
              </w:rPr>
            </w:pPr>
            <w:r>
              <w:rPr>
                <w:sz w:val="13"/>
              </w:rPr>
              <w:t>3.73</w:t>
            </w:r>
          </w:p>
        </w:tc>
        <w:tc>
          <w:tcPr>
            <w:tcW w:w="657" w:type="dxa"/>
          </w:tcPr>
          <w:p w14:paraId="6852973F" w14:textId="77777777" w:rsidR="00054221" w:rsidRDefault="00BD4E74">
            <w:pPr>
              <w:pStyle w:val="TableParagraph"/>
              <w:spacing w:before="12" w:line="122" w:lineRule="exact"/>
              <w:ind w:left="204"/>
              <w:jc w:val="left"/>
              <w:rPr>
                <w:sz w:val="13"/>
              </w:rPr>
            </w:pPr>
            <w:r>
              <w:rPr>
                <w:sz w:val="13"/>
              </w:rPr>
              <w:t>5.64</w:t>
            </w:r>
          </w:p>
        </w:tc>
        <w:tc>
          <w:tcPr>
            <w:tcW w:w="647" w:type="dxa"/>
          </w:tcPr>
          <w:p w14:paraId="43814472" w14:textId="77777777" w:rsidR="00054221" w:rsidRDefault="00BD4E74">
            <w:pPr>
              <w:pStyle w:val="TableParagraph"/>
              <w:spacing w:before="12" w:line="122" w:lineRule="exact"/>
              <w:ind w:right="96"/>
              <w:jc w:val="right"/>
              <w:rPr>
                <w:sz w:val="13"/>
              </w:rPr>
            </w:pPr>
            <w:r>
              <w:rPr>
                <w:w w:val="110"/>
                <w:sz w:val="13"/>
              </w:rPr>
              <w:t>1.92***</w:t>
            </w:r>
          </w:p>
        </w:tc>
      </w:tr>
      <w:tr w:rsidR="00054221" w14:paraId="56C54851" w14:textId="77777777">
        <w:trPr>
          <w:trHeight w:val="154"/>
        </w:trPr>
        <w:tc>
          <w:tcPr>
            <w:tcW w:w="4126" w:type="dxa"/>
          </w:tcPr>
          <w:p w14:paraId="13A11516" w14:textId="77777777" w:rsidR="00054221" w:rsidRDefault="00BD4E74">
            <w:pPr>
              <w:pStyle w:val="TableParagraph"/>
              <w:spacing w:before="12" w:line="122" w:lineRule="exact"/>
              <w:ind w:right="129"/>
              <w:jc w:val="right"/>
              <w:rPr>
                <w:sz w:val="13"/>
              </w:rPr>
            </w:pPr>
            <w:r>
              <w:rPr>
                <w:w w:val="105"/>
                <w:sz w:val="13"/>
              </w:rPr>
              <w:t>(1.36)</w:t>
            </w:r>
          </w:p>
        </w:tc>
        <w:tc>
          <w:tcPr>
            <w:tcW w:w="657" w:type="dxa"/>
          </w:tcPr>
          <w:p w14:paraId="25B2BB5E" w14:textId="77777777" w:rsidR="00054221" w:rsidRDefault="00BD4E74">
            <w:pPr>
              <w:pStyle w:val="TableParagraph"/>
              <w:spacing w:before="12" w:line="122" w:lineRule="exact"/>
              <w:ind w:left="151"/>
              <w:jc w:val="left"/>
              <w:rPr>
                <w:sz w:val="13"/>
              </w:rPr>
            </w:pPr>
            <w:r>
              <w:rPr>
                <w:w w:val="110"/>
                <w:sz w:val="13"/>
              </w:rPr>
              <w:t>(1.21)</w:t>
            </w:r>
          </w:p>
        </w:tc>
        <w:tc>
          <w:tcPr>
            <w:tcW w:w="693" w:type="dxa"/>
          </w:tcPr>
          <w:p w14:paraId="54CADED6" w14:textId="77777777" w:rsidR="00054221" w:rsidRDefault="00BD4E74">
            <w:pPr>
              <w:pStyle w:val="TableParagraph"/>
              <w:spacing w:before="12" w:line="122" w:lineRule="exact"/>
              <w:ind w:left="75" w:right="76"/>
              <w:rPr>
                <w:sz w:val="13"/>
              </w:rPr>
            </w:pPr>
            <w:r>
              <w:rPr>
                <w:sz w:val="13"/>
              </w:rPr>
              <w:t>(0.43)</w:t>
            </w:r>
          </w:p>
        </w:tc>
        <w:tc>
          <w:tcPr>
            <w:tcW w:w="616" w:type="dxa"/>
          </w:tcPr>
          <w:p w14:paraId="05D3A1D8" w14:textId="77777777" w:rsidR="00054221" w:rsidRDefault="00BD4E74">
            <w:pPr>
              <w:pStyle w:val="TableParagraph"/>
              <w:spacing w:before="12" w:line="122" w:lineRule="exact"/>
              <w:ind w:left="80" w:right="81"/>
              <w:rPr>
                <w:sz w:val="13"/>
              </w:rPr>
            </w:pPr>
            <w:r>
              <w:rPr>
                <w:sz w:val="13"/>
              </w:rPr>
              <w:t>(2.82)</w:t>
            </w:r>
          </w:p>
        </w:tc>
        <w:tc>
          <w:tcPr>
            <w:tcW w:w="657" w:type="dxa"/>
          </w:tcPr>
          <w:p w14:paraId="22F496BD" w14:textId="77777777" w:rsidR="00054221" w:rsidRDefault="00BD4E74">
            <w:pPr>
              <w:pStyle w:val="TableParagraph"/>
              <w:spacing w:before="12" w:line="122" w:lineRule="exact"/>
              <w:ind w:left="93" w:right="94"/>
              <w:rPr>
                <w:sz w:val="13"/>
              </w:rPr>
            </w:pPr>
            <w:r>
              <w:rPr>
                <w:sz w:val="13"/>
              </w:rPr>
              <w:t>(2.56)</w:t>
            </w:r>
          </w:p>
        </w:tc>
        <w:tc>
          <w:tcPr>
            <w:tcW w:w="693" w:type="dxa"/>
          </w:tcPr>
          <w:p w14:paraId="1C479E23" w14:textId="77777777" w:rsidR="00054221" w:rsidRDefault="00BD4E74">
            <w:pPr>
              <w:pStyle w:val="TableParagraph"/>
              <w:spacing w:before="12" w:line="122" w:lineRule="exact"/>
              <w:ind w:left="76" w:right="76"/>
              <w:rPr>
                <w:sz w:val="13"/>
              </w:rPr>
            </w:pPr>
            <w:r>
              <w:rPr>
                <w:sz w:val="13"/>
              </w:rPr>
              <w:t>(0.00)</w:t>
            </w:r>
          </w:p>
        </w:tc>
        <w:tc>
          <w:tcPr>
            <w:tcW w:w="616" w:type="dxa"/>
          </w:tcPr>
          <w:p w14:paraId="028A7784" w14:textId="77777777" w:rsidR="00054221" w:rsidRDefault="00BD4E74">
            <w:pPr>
              <w:pStyle w:val="TableParagraph"/>
              <w:spacing w:before="12" w:line="122" w:lineRule="exact"/>
              <w:ind w:right="131"/>
              <w:jc w:val="right"/>
              <w:rPr>
                <w:sz w:val="13"/>
              </w:rPr>
            </w:pPr>
            <w:r>
              <w:rPr>
                <w:sz w:val="13"/>
              </w:rPr>
              <w:t>(2.93)</w:t>
            </w:r>
          </w:p>
        </w:tc>
        <w:tc>
          <w:tcPr>
            <w:tcW w:w="657" w:type="dxa"/>
          </w:tcPr>
          <w:p w14:paraId="1517AB6B" w14:textId="77777777" w:rsidR="00054221" w:rsidRDefault="00BD4E74">
            <w:pPr>
              <w:pStyle w:val="TableParagraph"/>
              <w:spacing w:before="12" w:line="122" w:lineRule="exact"/>
              <w:ind w:right="151"/>
              <w:jc w:val="right"/>
              <w:rPr>
                <w:sz w:val="13"/>
              </w:rPr>
            </w:pPr>
            <w:r>
              <w:rPr>
                <w:w w:val="105"/>
                <w:sz w:val="13"/>
              </w:rPr>
              <w:t>(1.66)</w:t>
            </w:r>
          </w:p>
        </w:tc>
        <w:tc>
          <w:tcPr>
            <w:tcW w:w="647" w:type="dxa"/>
          </w:tcPr>
          <w:p w14:paraId="4817DEA5" w14:textId="77777777" w:rsidR="00054221" w:rsidRDefault="00BD4E74">
            <w:pPr>
              <w:pStyle w:val="TableParagraph"/>
              <w:spacing w:before="12" w:line="122" w:lineRule="exact"/>
              <w:ind w:right="147"/>
              <w:jc w:val="right"/>
              <w:rPr>
                <w:sz w:val="13"/>
              </w:rPr>
            </w:pPr>
            <w:r>
              <w:rPr>
                <w:sz w:val="13"/>
              </w:rPr>
              <w:t>(0.00)</w:t>
            </w:r>
          </w:p>
        </w:tc>
      </w:tr>
      <w:tr w:rsidR="00054221" w14:paraId="28569944" w14:textId="77777777">
        <w:trPr>
          <w:trHeight w:val="154"/>
        </w:trPr>
        <w:tc>
          <w:tcPr>
            <w:tcW w:w="4126" w:type="dxa"/>
          </w:tcPr>
          <w:p w14:paraId="6974263D" w14:textId="77777777" w:rsidR="00054221" w:rsidRDefault="00BD4E74">
            <w:pPr>
              <w:pStyle w:val="TableParagraph"/>
              <w:tabs>
                <w:tab w:val="right" w:pos="3940"/>
              </w:tabs>
              <w:spacing w:before="12" w:line="122" w:lineRule="exact"/>
              <w:ind w:left="97"/>
              <w:jc w:val="left"/>
              <w:rPr>
                <w:sz w:val="13"/>
              </w:rPr>
            </w:pPr>
            <w:r>
              <w:rPr>
                <w:w w:val="105"/>
                <w:sz w:val="13"/>
              </w:rPr>
              <w:t>Consumption</w:t>
            </w:r>
            <w:r>
              <w:rPr>
                <w:spacing w:val="11"/>
                <w:w w:val="105"/>
                <w:sz w:val="13"/>
              </w:rPr>
              <w:t xml:space="preserve"> </w:t>
            </w:r>
            <w:r>
              <w:rPr>
                <w:w w:val="105"/>
                <w:sz w:val="13"/>
              </w:rPr>
              <w:t>over</w:t>
            </w:r>
            <w:r>
              <w:rPr>
                <w:spacing w:val="12"/>
                <w:w w:val="105"/>
                <w:sz w:val="13"/>
              </w:rPr>
              <w:t xml:space="preserve"> </w:t>
            </w:r>
            <w:r>
              <w:rPr>
                <w:w w:val="105"/>
                <w:sz w:val="13"/>
              </w:rPr>
              <w:t>the</w:t>
            </w:r>
            <w:r>
              <w:rPr>
                <w:spacing w:val="12"/>
                <w:w w:val="105"/>
                <w:sz w:val="13"/>
              </w:rPr>
              <w:t xml:space="preserve"> </w:t>
            </w:r>
            <w:r>
              <w:rPr>
                <w:w w:val="105"/>
                <w:sz w:val="13"/>
              </w:rPr>
              <w:t>past</w:t>
            </w:r>
            <w:r>
              <w:rPr>
                <w:spacing w:val="11"/>
                <w:w w:val="105"/>
                <w:sz w:val="13"/>
              </w:rPr>
              <w:t xml:space="preserve"> </w:t>
            </w:r>
            <w:r>
              <w:rPr>
                <w:w w:val="105"/>
                <w:sz w:val="13"/>
              </w:rPr>
              <w:t>7</w:t>
            </w:r>
            <w:r>
              <w:rPr>
                <w:spacing w:val="12"/>
                <w:w w:val="105"/>
                <w:sz w:val="13"/>
              </w:rPr>
              <w:t xml:space="preserve"> </w:t>
            </w:r>
            <w:r>
              <w:rPr>
                <w:w w:val="105"/>
                <w:sz w:val="13"/>
              </w:rPr>
              <w:t>days</w:t>
            </w:r>
            <w:r>
              <w:rPr>
                <w:spacing w:val="12"/>
                <w:w w:val="105"/>
                <w:sz w:val="13"/>
              </w:rPr>
              <w:t xml:space="preserve"> </w:t>
            </w:r>
            <w:r>
              <w:rPr>
                <w:w w:val="105"/>
                <w:sz w:val="13"/>
              </w:rPr>
              <w:t>(fruit)</w:t>
            </w:r>
            <w:r>
              <w:rPr>
                <w:rFonts w:ascii="Times New Roman"/>
                <w:w w:val="105"/>
                <w:sz w:val="13"/>
              </w:rPr>
              <w:tab/>
            </w:r>
            <w:r>
              <w:rPr>
                <w:w w:val="105"/>
                <w:sz w:val="13"/>
              </w:rPr>
              <w:t>1.73</w:t>
            </w:r>
          </w:p>
        </w:tc>
        <w:tc>
          <w:tcPr>
            <w:tcW w:w="657" w:type="dxa"/>
          </w:tcPr>
          <w:p w14:paraId="27EBD1B2" w14:textId="77777777" w:rsidR="00054221" w:rsidRDefault="00BD4E74">
            <w:pPr>
              <w:pStyle w:val="TableParagraph"/>
              <w:spacing w:before="12" w:line="122" w:lineRule="exact"/>
              <w:ind w:left="205"/>
              <w:jc w:val="left"/>
              <w:rPr>
                <w:sz w:val="13"/>
              </w:rPr>
            </w:pPr>
            <w:r>
              <w:rPr>
                <w:w w:val="105"/>
                <w:sz w:val="13"/>
              </w:rPr>
              <w:t>1.43</w:t>
            </w:r>
          </w:p>
        </w:tc>
        <w:tc>
          <w:tcPr>
            <w:tcW w:w="693" w:type="dxa"/>
          </w:tcPr>
          <w:p w14:paraId="1CD863D8" w14:textId="77777777" w:rsidR="00054221" w:rsidRDefault="00BD4E74">
            <w:pPr>
              <w:pStyle w:val="TableParagraph"/>
              <w:spacing w:before="12" w:line="122" w:lineRule="exact"/>
              <w:ind w:left="75" w:right="76"/>
              <w:rPr>
                <w:sz w:val="13"/>
              </w:rPr>
            </w:pPr>
            <w:r>
              <w:rPr>
                <w:sz w:val="13"/>
              </w:rPr>
              <w:t>-0.30**</w:t>
            </w:r>
          </w:p>
        </w:tc>
        <w:tc>
          <w:tcPr>
            <w:tcW w:w="616" w:type="dxa"/>
          </w:tcPr>
          <w:p w14:paraId="347B2891" w14:textId="77777777" w:rsidR="00054221" w:rsidRDefault="00BD4E74">
            <w:pPr>
              <w:pStyle w:val="TableParagraph"/>
              <w:spacing w:before="12" w:line="122" w:lineRule="exact"/>
              <w:ind w:left="80" w:right="80"/>
              <w:rPr>
                <w:sz w:val="13"/>
              </w:rPr>
            </w:pPr>
            <w:r>
              <w:rPr>
                <w:sz w:val="13"/>
              </w:rPr>
              <w:t>2.58</w:t>
            </w:r>
          </w:p>
        </w:tc>
        <w:tc>
          <w:tcPr>
            <w:tcW w:w="657" w:type="dxa"/>
          </w:tcPr>
          <w:p w14:paraId="73D00702" w14:textId="77777777" w:rsidR="00054221" w:rsidRDefault="00BD4E74">
            <w:pPr>
              <w:pStyle w:val="TableParagraph"/>
              <w:spacing w:before="12" w:line="122" w:lineRule="exact"/>
              <w:ind w:left="93" w:right="94"/>
              <w:rPr>
                <w:sz w:val="13"/>
              </w:rPr>
            </w:pPr>
            <w:r>
              <w:rPr>
                <w:sz w:val="13"/>
              </w:rPr>
              <w:t>2.90</w:t>
            </w:r>
          </w:p>
        </w:tc>
        <w:tc>
          <w:tcPr>
            <w:tcW w:w="693" w:type="dxa"/>
          </w:tcPr>
          <w:p w14:paraId="0EA9CABF" w14:textId="77777777" w:rsidR="00054221" w:rsidRDefault="00BD4E74">
            <w:pPr>
              <w:pStyle w:val="TableParagraph"/>
              <w:spacing w:before="12" w:line="122" w:lineRule="exact"/>
              <w:ind w:left="75" w:right="76"/>
              <w:rPr>
                <w:sz w:val="13"/>
              </w:rPr>
            </w:pPr>
            <w:r>
              <w:rPr>
                <w:w w:val="105"/>
                <w:sz w:val="13"/>
              </w:rPr>
              <w:t>0.31*</w:t>
            </w:r>
          </w:p>
        </w:tc>
        <w:tc>
          <w:tcPr>
            <w:tcW w:w="616" w:type="dxa"/>
          </w:tcPr>
          <w:p w14:paraId="22D3ADF9" w14:textId="77777777" w:rsidR="00054221" w:rsidRDefault="00BD4E74">
            <w:pPr>
              <w:pStyle w:val="TableParagraph"/>
              <w:spacing w:before="12" w:line="122" w:lineRule="exact"/>
              <w:ind w:left="184"/>
              <w:jc w:val="left"/>
              <w:rPr>
                <w:sz w:val="13"/>
              </w:rPr>
            </w:pPr>
            <w:r>
              <w:rPr>
                <w:sz w:val="13"/>
              </w:rPr>
              <w:t>0.54</w:t>
            </w:r>
          </w:p>
        </w:tc>
        <w:tc>
          <w:tcPr>
            <w:tcW w:w="657" w:type="dxa"/>
          </w:tcPr>
          <w:p w14:paraId="2DC5DFDB" w14:textId="77777777" w:rsidR="00054221" w:rsidRDefault="00BD4E74">
            <w:pPr>
              <w:pStyle w:val="TableParagraph"/>
              <w:spacing w:before="12" w:line="122" w:lineRule="exact"/>
              <w:ind w:left="204"/>
              <w:jc w:val="left"/>
              <w:rPr>
                <w:sz w:val="13"/>
              </w:rPr>
            </w:pPr>
            <w:r>
              <w:rPr>
                <w:sz w:val="13"/>
              </w:rPr>
              <w:t>0.72</w:t>
            </w:r>
          </w:p>
        </w:tc>
        <w:tc>
          <w:tcPr>
            <w:tcW w:w="647" w:type="dxa"/>
          </w:tcPr>
          <w:p w14:paraId="1B29A974" w14:textId="77777777" w:rsidR="00054221" w:rsidRDefault="00BD4E74">
            <w:pPr>
              <w:pStyle w:val="TableParagraph"/>
              <w:spacing w:before="12" w:line="122" w:lineRule="exact"/>
              <w:ind w:left="199"/>
              <w:jc w:val="left"/>
              <w:rPr>
                <w:sz w:val="13"/>
              </w:rPr>
            </w:pPr>
            <w:r>
              <w:rPr>
                <w:sz w:val="13"/>
              </w:rPr>
              <w:t>0.18</w:t>
            </w:r>
          </w:p>
        </w:tc>
      </w:tr>
      <w:tr w:rsidR="00054221" w14:paraId="5F58C33A" w14:textId="77777777">
        <w:trPr>
          <w:trHeight w:val="154"/>
        </w:trPr>
        <w:tc>
          <w:tcPr>
            <w:tcW w:w="4126" w:type="dxa"/>
          </w:tcPr>
          <w:p w14:paraId="1D427C2E" w14:textId="77777777" w:rsidR="00054221" w:rsidRDefault="00BD4E74">
            <w:pPr>
              <w:pStyle w:val="TableParagraph"/>
              <w:spacing w:before="12" w:line="122" w:lineRule="exact"/>
              <w:ind w:right="129"/>
              <w:jc w:val="right"/>
              <w:rPr>
                <w:sz w:val="13"/>
              </w:rPr>
            </w:pPr>
            <w:r>
              <w:rPr>
                <w:w w:val="105"/>
                <w:sz w:val="13"/>
              </w:rPr>
              <w:t>(1.92)</w:t>
            </w:r>
          </w:p>
        </w:tc>
        <w:tc>
          <w:tcPr>
            <w:tcW w:w="657" w:type="dxa"/>
          </w:tcPr>
          <w:p w14:paraId="1AA2A636" w14:textId="77777777" w:rsidR="00054221" w:rsidRDefault="00BD4E74">
            <w:pPr>
              <w:pStyle w:val="TableParagraph"/>
              <w:spacing w:before="12" w:line="122" w:lineRule="exact"/>
              <w:ind w:left="151"/>
              <w:jc w:val="left"/>
              <w:rPr>
                <w:sz w:val="13"/>
              </w:rPr>
            </w:pPr>
            <w:r>
              <w:rPr>
                <w:w w:val="110"/>
                <w:sz w:val="13"/>
              </w:rPr>
              <w:t>(1.67)</w:t>
            </w:r>
          </w:p>
        </w:tc>
        <w:tc>
          <w:tcPr>
            <w:tcW w:w="693" w:type="dxa"/>
          </w:tcPr>
          <w:p w14:paraId="6CCF339D" w14:textId="77777777" w:rsidR="00054221" w:rsidRDefault="00BD4E74">
            <w:pPr>
              <w:pStyle w:val="TableParagraph"/>
              <w:spacing w:before="12" w:line="122" w:lineRule="exact"/>
              <w:ind w:left="75" w:right="76"/>
              <w:rPr>
                <w:sz w:val="13"/>
              </w:rPr>
            </w:pPr>
            <w:r>
              <w:rPr>
                <w:sz w:val="13"/>
              </w:rPr>
              <w:t>(0.01)</w:t>
            </w:r>
          </w:p>
        </w:tc>
        <w:tc>
          <w:tcPr>
            <w:tcW w:w="616" w:type="dxa"/>
          </w:tcPr>
          <w:p w14:paraId="63FC119B" w14:textId="77777777" w:rsidR="00054221" w:rsidRDefault="00BD4E74">
            <w:pPr>
              <w:pStyle w:val="TableParagraph"/>
              <w:spacing w:before="12" w:line="122" w:lineRule="exact"/>
              <w:ind w:left="80" w:right="81"/>
              <w:rPr>
                <w:sz w:val="13"/>
              </w:rPr>
            </w:pPr>
            <w:r>
              <w:rPr>
                <w:w w:val="105"/>
                <w:sz w:val="13"/>
              </w:rPr>
              <w:t>(2.57)</w:t>
            </w:r>
          </w:p>
        </w:tc>
        <w:tc>
          <w:tcPr>
            <w:tcW w:w="657" w:type="dxa"/>
          </w:tcPr>
          <w:p w14:paraId="583C6603" w14:textId="77777777" w:rsidR="00054221" w:rsidRDefault="00BD4E74">
            <w:pPr>
              <w:pStyle w:val="TableParagraph"/>
              <w:spacing w:before="12" w:line="122" w:lineRule="exact"/>
              <w:ind w:left="93" w:right="94"/>
              <w:rPr>
                <w:sz w:val="13"/>
              </w:rPr>
            </w:pPr>
            <w:r>
              <w:rPr>
                <w:w w:val="105"/>
                <w:sz w:val="13"/>
              </w:rPr>
              <w:t>(2.61)</w:t>
            </w:r>
          </w:p>
        </w:tc>
        <w:tc>
          <w:tcPr>
            <w:tcW w:w="693" w:type="dxa"/>
          </w:tcPr>
          <w:p w14:paraId="202260DA" w14:textId="77777777" w:rsidR="00054221" w:rsidRDefault="00BD4E74">
            <w:pPr>
              <w:pStyle w:val="TableParagraph"/>
              <w:spacing w:before="12" w:line="122" w:lineRule="exact"/>
              <w:ind w:left="76" w:right="76"/>
              <w:rPr>
                <w:sz w:val="13"/>
              </w:rPr>
            </w:pPr>
            <w:r>
              <w:rPr>
                <w:sz w:val="13"/>
              </w:rPr>
              <w:t>(0.02)</w:t>
            </w:r>
          </w:p>
        </w:tc>
        <w:tc>
          <w:tcPr>
            <w:tcW w:w="616" w:type="dxa"/>
          </w:tcPr>
          <w:p w14:paraId="61EA43EA" w14:textId="77777777" w:rsidR="00054221" w:rsidRDefault="00BD4E74">
            <w:pPr>
              <w:pStyle w:val="TableParagraph"/>
              <w:spacing w:before="12" w:line="122" w:lineRule="exact"/>
              <w:ind w:right="131"/>
              <w:jc w:val="right"/>
              <w:rPr>
                <w:sz w:val="13"/>
              </w:rPr>
            </w:pPr>
            <w:r>
              <w:rPr>
                <w:w w:val="110"/>
                <w:sz w:val="13"/>
              </w:rPr>
              <w:t>(1.31)</w:t>
            </w:r>
          </w:p>
        </w:tc>
        <w:tc>
          <w:tcPr>
            <w:tcW w:w="657" w:type="dxa"/>
          </w:tcPr>
          <w:p w14:paraId="733C551A" w14:textId="77777777" w:rsidR="00054221" w:rsidRDefault="00BD4E74">
            <w:pPr>
              <w:pStyle w:val="TableParagraph"/>
              <w:spacing w:before="12" w:line="122" w:lineRule="exact"/>
              <w:ind w:right="151"/>
              <w:jc w:val="right"/>
              <w:rPr>
                <w:sz w:val="13"/>
              </w:rPr>
            </w:pPr>
            <w:r>
              <w:rPr>
                <w:w w:val="105"/>
                <w:sz w:val="13"/>
              </w:rPr>
              <w:t>(1.34)</w:t>
            </w:r>
          </w:p>
        </w:tc>
        <w:tc>
          <w:tcPr>
            <w:tcW w:w="647" w:type="dxa"/>
          </w:tcPr>
          <w:p w14:paraId="6C99B244" w14:textId="77777777" w:rsidR="00054221" w:rsidRDefault="00BD4E74">
            <w:pPr>
              <w:pStyle w:val="TableParagraph"/>
              <w:spacing w:before="12" w:line="122" w:lineRule="exact"/>
              <w:ind w:right="147"/>
              <w:jc w:val="right"/>
              <w:rPr>
                <w:sz w:val="13"/>
              </w:rPr>
            </w:pPr>
            <w:r>
              <w:rPr>
                <w:w w:val="105"/>
                <w:sz w:val="13"/>
              </w:rPr>
              <w:t>(0.17)</w:t>
            </w:r>
          </w:p>
        </w:tc>
      </w:tr>
      <w:tr w:rsidR="00054221" w14:paraId="7838945F" w14:textId="77777777">
        <w:trPr>
          <w:trHeight w:val="154"/>
        </w:trPr>
        <w:tc>
          <w:tcPr>
            <w:tcW w:w="4126" w:type="dxa"/>
          </w:tcPr>
          <w:p w14:paraId="6B4670E5" w14:textId="77777777" w:rsidR="00054221" w:rsidRDefault="00BD4E74">
            <w:pPr>
              <w:pStyle w:val="TableParagraph"/>
              <w:tabs>
                <w:tab w:val="right" w:pos="3940"/>
              </w:tabs>
              <w:spacing w:before="12" w:line="122" w:lineRule="exact"/>
              <w:ind w:left="97"/>
              <w:jc w:val="left"/>
              <w:rPr>
                <w:sz w:val="13"/>
              </w:rPr>
            </w:pPr>
            <w:r>
              <w:rPr>
                <w:w w:val="105"/>
                <w:sz w:val="13"/>
              </w:rPr>
              <w:t>Consumption</w:t>
            </w:r>
            <w:r>
              <w:rPr>
                <w:spacing w:val="11"/>
                <w:w w:val="105"/>
                <w:sz w:val="13"/>
              </w:rPr>
              <w:t xml:space="preserve"> </w:t>
            </w:r>
            <w:r>
              <w:rPr>
                <w:w w:val="105"/>
                <w:sz w:val="13"/>
              </w:rPr>
              <w:t>over</w:t>
            </w:r>
            <w:r>
              <w:rPr>
                <w:spacing w:val="10"/>
                <w:w w:val="105"/>
                <w:sz w:val="13"/>
              </w:rPr>
              <w:t xml:space="preserve"> </w:t>
            </w:r>
            <w:r>
              <w:rPr>
                <w:w w:val="105"/>
                <w:sz w:val="13"/>
              </w:rPr>
              <w:t>the</w:t>
            </w:r>
            <w:r>
              <w:rPr>
                <w:spacing w:val="11"/>
                <w:w w:val="105"/>
                <w:sz w:val="13"/>
              </w:rPr>
              <w:t xml:space="preserve"> </w:t>
            </w:r>
            <w:r>
              <w:rPr>
                <w:w w:val="105"/>
                <w:sz w:val="13"/>
              </w:rPr>
              <w:t>past</w:t>
            </w:r>
            <w:r>
              <w:rPr>
                <w:spacing w:val="11"/>
                <w:w w:val="105"/>
                <w:sz w:val="13"/>
              </w:rPr>
              <w:t xml:space="preserve"> </w:t>
            </w:r>
            <w:r>
              <w:rPr>
                <w:w w:val="105"/>
                <w:sz w:val="13"/>
              </w:rPr>
              <w:t>7</w:t>
            </w:r>
            <w:r>
              <w:rPr>
                <w:spacing w:val="11"/>
                <w:w w:val="105"/>
                <w:sz w:val="13"/>
              </w:rPr>
              <w:t xml:space="preserve"> </w:t>
            </w:r>
            <w:r>
              <w:rPr>
                <w:w w:val="105"/>
                <w:sz w:val="13"/>
              </w:rPr>
              <w:t>days</w:t>
            </w:r>
            <w:r>
              <w:rPr>
                <w:spacing w:val="11"/>
                <w:w w:val="105"/>
                <w:sz w:val="13"/>
              </w:rPr>
              <w:t xml:space="preserve"> </w:t>
            </w:r>
            <w:r>
              <w:rPr>
                <w:w w:val="105"/>
                <w:sz w:val="13"/>
              </w:rPr>
              <w:t>(oil)</w:t>
            </w:r>
            <w:r>
              <w:rPr>
                <w:rFonts w:ascii="Times New Roman"/>
                <w:w w:val="105"/>
                <w:sz w:val="13"/>
              </w:rPr>
              <w:tab/>
            </w:r>
            <w:r>
              <w:rPr>
                <w:w w:val="105"/>
                <w:sz w:val="13"/>
              </w:rPr>
              <w:t>6.67</w:t>
            </w:r>
          </w:p>
        </w:tc>
        <w:tc>
          <w:tcPr>
            <w:tcW w:w="657" w:type="dxa"/>
          </w:tcPr>
          <w:p w14:paraId="0865DF74" w14:textId="77777777" w:rsidR="00054221" w:rsidRDefault="00BD4E74">
            <w:pPr>
              <w:pStyle w:val="TableParagraph"/>
              <w:spacing w:before="12" w:line="122" w:lineRule="exact"/>
              <w:ind w:left="205"/>
              <w:jc w:val="left"/>
              <w:rPr>
                <w:sz w:val="13"/>
              </w:rPr>
            </w:pPr>
            <w:r>
              <w:rPr>
                <w:sz w:val="13"/>
              </w:rPr>
              <w:t>6.37</w:t>
            </w:r>
          </w:p>
        </w:tc>
        <w:tc>
          <w:tcPr>
            <w:tcW w:w="693" w:type="dxa"/>
          </w:tcPr>
          <w:p w14:paraId="473A2C19" w14:textId="77777777" w:rsidR="00054221" w:rsidRDefault="00BD4E74">
            <w:pPr>
              <w:pStyle w:val="TableParagraph"/>
              <w:spacing w:before="12" w:line="122" w:lineRule="exact"/>
              <w:ind w:left="76" w:right="76"/>
              <w:rPr>
                <w:sz w:val="13"/>
              </w:rPr>
            </w:pPr>
            <w:r>
              <w:rPr>
                <w:sz w:val="13"/>
              </w:rPr>
              <w:t>-0.30***</w:t>
            </w:r>
          </w:p>
        </w:tc>
        <w:tc>
          <w:tcPr>
            <w:tcW w:w="616" w:type="dxa"/>
          </w:tcPr>
          <w:p w14:paraId="1DBA9573" w14:textId="77777777" w:rsidR="00054221" w:rsidRDefault="00BD4E74">
            <w:pPr>
              <w:pStyle w:val="TableParagraph"/>
              <w:spacing w:before="12" w:line="122" w:lineRule="exact"/>
              <w:ind w:left="80" w:right="81"/>
              <w:rPr>
                <w:sz w:val="13"/>
              </w:rPr>
            </w:pPr>
            <w:r>
              <w:rPr>
                <w:sz w:val="13"/>
              </w:rPr>
              <w:t>5.38</w:t>
            </w:r>
          </w:p>
        </w:tc>
        <w:tc>
          <w:tcPr>
            <w:tcW w:w="657" w:type="dxa"/>
          </w:tcPr>
          <w:p w14:paraId="1A041281" w14:textId="77777777" w:rsidR="00054221" w:rsidRDefault="00BD4E74">
            <w:pPr>
              <w:pStyle w:val="TableParagraph"/>
              <w:spacing w:before="12" w:line="122" w:lineRule="exact"/>
              <w:ind w:left="93" w:right="94"/>
              <w:rPr>
                <w:sz w:val="13"/>
              </w:rPr>
            </w:pPr>
            <w:r>
              <w:rPr>
                <w:sz w:val="13"/>
              </w:rPr>
              <w:t>5.40</w:t>
            </w:r>
          </w:p>
        </w:tc>
        <w:tc>
          <w:tcPr>
            <w:tcW w:w="693" w:type="dxa"/>
          </w:tcPr>
          <w:p w14:paraId="29469B68" w14:textId="77777777" w:rsidR="00054221" w:rsidRDefault="00BD4E74">
            <w:pPr>
              <w:pStyle w:val="TableParagraph"/>
              <w:spacing w:before="12" w:line="122" w:lineRule="exact"/>
              <w:ind w:left="75" w:right="76"/>
              <w:rPr>
                <w:sz w:val="13"/>
              </w:rPr>
            </w:pPr>
            <w:r>
              <w:rPr>
                <w:sz w:val="13"/>
              </w:rPr>
              <w:t>0.02</w:t>
            </w:r>
          </w:p>
        </w:tc>
        <w:tc>
          <w:tcPr>
            <w:tcW w:w="616" w:type="dxa"/>
          </w:tcPr>
          <w:p w14:paraId="14C4B5A2" w14:textId="77777777" w:rsidR="00054221" w:rsidRDefault="00BD4E74">
            <w:pPr>
              <w:pStyle w:val="TableParagraph"/>
              <w:spacing w:before="12" w:line="122" w:lineRule="exact"/>
              <w:ind w:left="184"/>
              <w:jc w:val="left"/>
              <w:rPr>
                <w:sz w:val="13"/>
              </w:rPr>
            </w:pPr>
            <w:r>
              <w:rPr>
                <w:sz w:val="13"/>
              </w:rPr>
              <w:t>4.90</w:t>
            </w:r>
          </w:p>
        </w:tc>
        <w:tc>
          <w:tcPr>
            <w:tcW w:w="657" w:type="dxa"/>
          </w:tcPr>
          <w:p w14:paraId="5978BAF4" w14:textId="77777777" w:rsidR="00054221" w:rsidRDefault="00BD4E74">
            <w:pPr>
              <w:pStyle w:val="TableParagraph"/>
              <w:spacing w:before="12" w:line="122" w:lineRule="exact"/>
              <w:ind w:left="204"/>
              <w:jc w:val="left"/>
              <w:rPr>
                <w:sz w:val="13"/>
              </w:rPr>
            </w:pPr>
            <w:r>
              <w:rPr>
                <w:sz w:val="13"/>
              </w:rPr>
              <w:t>5.79</w:t>
            </w:r>
          </w:p>
        </w:tc>
        <w:tc>
          <w:tcPr>
            <w:tcW w:w="647" w:type="dxa"/>
          </w:tcPr>
          <w:p w14:paraId="07A8F7D6" w14:textId="77777777" w:rsidR="00054221" w:rsidRDefault="00BD4E74">
            <w:pPr>
              <w:pStyle w:val="TableParagraph"/>
              <w:spacing w:before="12" w:line="122" w:lineRule="exact"/>
              <w:ind w:right="96"/>
              <w:jc w:val="right"/>
              <w:rPr>
                <w:sz w:val="13"/>
              </w:rPr>
            </w:pPr>
            <w:r>
              <w:rPr>
                <w:sz w:val="13"/>
              </w:rPr>
              <w:t>0.89***</w:t>
            </w:r>
          </w:p>
        </w:tc>
      </w:tr>
      <w:tr w:rsidR="00054221" w14:paraId="40167641" w14:textId="77777777">
        <w:trPr>
          <w:trHeight w:val="154"/>
        </w:trPr>
        <w:tc>
          <w:tcPr>
            <w:tcW w:w="4126" w:type="dxa"/>
          </w:tcPr>
          <w:p w14:paraId="2DA0F33A" w14:textId="77777777" w:rsidR="00054221" w:rsidRDefault="00BD4E74">
            <w:pPr>
              <w:pStyle w:val="TableParagraph"/>
              <w:spacing w:before="12" w:line="122" w:lineRule="exact"/>
              <w:ind w:right="129"/>
              <w:jc w:val="right"/>
              <w:rPr>
                <w:sz w:val="13"/>
              </w:rPr>
            </w:pPr>
            <w:r>
              <w:rPr>
                <w:w w:val="110"/>
                <w:sz w:val="13"/>
              </w:rPr>
              <w:t>(1.21)</w:t>
            </w:r>
          </w:p>
        </w:tc>
        <w:tc>
          <w:tcPr>
            <w:tcW w:w="657" w:type="dxa"/>
          </w:tcPr>
          <w:p w14:paraId="129FD582" w14:textId="77777777" w:rsidR="00054221" w:rsidRDefault="00BD4E74">
            <w:pPr>
              <w:pStyle w:val="TableParagraph"/>
              <w:spacing w:before="12" w:line="122" w:lineRule="exact"/>
              <w:ind w:left="151"/>
              <w:jc w:val="left"/>
              <w:rPr>
                <w:sz w:val="13"/>
              </w:rPr>
            </w:pPr>
            <w:r>
              <w:rPr>
                <w:w w:val="110"/>
                <w:sz w:val="13"/>
              </w:rPr>
              <w:t>(1.31)</w:t>
            </w:r>
          </w:p>
        </w:tc>
        <w:tc>
          <w:tcPr>
            <w:tcW w:w="693" w:type="dxa"/>
          </w:tcPr>
          <w:p w14:paraId="18CEA31D" w14:textId="77777777" w:rsidR="00054221" w:rsidRDefault="00BD4E74">
            <w:pPr>
              <w:pStyle w:val="TableParagraph"/>
              <w:spacing w:before="12" w:line="122" w:lineRule="exact"/>
              <w:ind w:left="75" w:right="76"/>
              <w:rPr>
                <w:sz w:val="13"/>
              </w:rPr>
            </w:pPr>
            <w:r>
              <w:rPr>
                <w:sz w:val="13"/>
              </w:rPr>
              <w:t>(0.00)</w:t>
            </w:r>
          </w:p>
        </w:tc>
        <w:tc>
          <w:tcPr>
            <w:tcW w:w="616" w:type="dxa"/>
          </w:tcPr>
          <w:p w14:paraId="4A543C91" w14:textId="77777777" w:rsidR="00054221" w:rsidRDefault="00BD4E74">
            <w:pPr>
              <w:pStyle w:val="TableParagraph"/>
              <w:spacing w:before="12" w:line="122" w:lineRule="exact"/>
              <w:ind w:left="80" w:right="81"/>
              <w:rPr>
                <w:sz w:val="13"/>
              </w:rPr>
            </w:pPr>
            <w:r>
              <w:rPr>
                <w:sz w:val="13"/>
              </w:rPr>
              <w:t>(2.52)</w:t>
            </w:r>
          </w:p>
        </w:tc>
        <w:tc>
          <w:tcPr>
            <w:tcW w:w="657" w:type="dxa"/>
          </w:tcPr>
          <w:p w14:paraId="1CA466E3" w14:textId="77777777" w:rsidR="00054221" w:rsidRDefault="00BD4E74">
            <w:pPr>
              <w:pStyle w:val="TableParagraph"/>
              <w:spacing w:before="12" w:line="122" w:lineRule="exact"/>
              <w:ind w:left="93" w:right="94"/>
              <w:rPr>
                <w:sz w:val="13"/>
              </w:rPr>
            </w:pPr>
            <w:r>
              <w:rPr>
                <w:sz w:val="13"/>
              </w:rPr>
              <w:t>(2.34)</w:t>
            </w:r>
          </w:p>
        </w:tc>
        <w:tc>
          <w:tcPr>
            <w:tcW w:w="693" w:type="dxa"/>
          </w:tcPr>
          <w:p w14:paraId="6A0BCEA1" w14:textId="77777777" w:rsidR="00054221" w:rsidRDefault="00BD4E74">
            <w:pPr>
              <w:pStyle w:val="TableParagraph"/>
              <w:spacing w:before="12" w:line="122" w:lineRule="exact"/>
              <w:ind w:left="76" w:right="76"/>
              <w:rPr>
                <w:sz w:val="13"/>
              </w:rPr>
            </w:pPr>
            <w:r>
              <w:rPr>
                <w:sz w:val="13"/>
              </w:rPr>
              <w:t>(0.87)</w:t>
            </w:r>
          </w:p>
        </w:tc>
        <w:tc>
          <w:tcPr>
            <w:tcW w:w="616" w:type="dxa"/>
          </w:tcPr>
          <w:p w14:paraId="6202F138" w14:textId="77777777" w:rsidR="00054221" w:rsidRDefault="00BD4E74">
            <w:pPr>
              <w:pStyle w:val="TableParagraph"/>
              <w:spacing w:before="12" w:line="122" w:lineRule="exact"/>
              <w:ind w:right="131"/>
              <w:jc w:val="right"/>
              <w:rPr>
                <w:sz w:val="13"/>
              </w:rPr>
            </w:pPr>
            <w:r>
              <w:rPr>
                <w:w w:val="105"/>
                <w:sz w:val="13"/>
              </w:rPr>
              <w:t>(2.37)</w:t>
            </w:r>
          </w:p>
        </w:tc>
        <w:tc>
          <w:tcPr>
            <w:tcW w:w="657" w:type="dxa"/>
          </w:tcPr>
          <w:p w14:paraId="25ECDF6A" w14:textId="77777777" w:rsidR="00054221" w:rsidRDefault="00BD4E74">
            <w:pPr>
              <w:pStyle w:val="TableParagraph"/>
              <w:spacing w:before="12" w:line="122" w:lineRule="exact"/>
              <w:ind w:right="151"/>
              <w:jc w:val="right"/>
              <w:rPr>
                <w:sz w:val="13"/>
              </w:rPr>
            </w:pPr>
            <w:r>
              <w:rPr>
                <w:w w:val="110"/>
                <w:sz w:val="13"/>
              </w:rPr>
              <w:t>(1.81)</w:t>
            </w:r>
          </w:p>
        </w:tc>
        <w:tc>
          <w:tcPr>
            <w:tcW w:w="647" w:type="dxa"/>
          </w:tcPr>
          <w:p w14:paraId="0B43B8D5" w14:textId="77777777" w:rsidR="00054221" w:rsidRDefault="00BD4E74">
            <w:pPr>
              <w:pStyle w:val="TableParagraph"/>
              <w:spacing w:before="12" w:line="122" w:lineRule="exact"/>
              <w:ind w:right="147"/>
              <w:jc w:val="right"/>
              <w:rPr>
                <w:sz w:val="13"/>
              </w:rPr>
            </w:pPr>
            <w:r>
              <w:rPr>
                <w:sz w:val="13"/>
              </w:rPr>
              <w:t>(0.00)</w:t>
            </w:r>
          </w:p>
        </w:tc>
      </w:tr>
      <w:tr w:rsidR="00054221" w14:paraId="5E19239C" w14:textId="77777777">
        <w:trPr>
          <w:trHeight w:val="154"/>
        </w:trPr>
        <w:tc>
          <w:tcPr>
            <w:tcW w:w="4126" w:type="dxa"/>
          </w:tcPr>
          <w:p w14:paraId="38C38244" w14:textId="77777777" w:rsidR="00054221" w:rsidRDefault="00BD4E74">
            <w:pPr>
              <w:pStyle w:val="TableParagraph"/>
              <w:tabs>
                <w:tab w:val="right" w:pos="3940"/>
              </w:tabs>
              <w:spacing w:before="12" w:line="122" w:lineRule="exact"/>
              <w:ind w:left="97"/>
              <w:jc w:val="left"/>
              <w:rPr>
                <w:sz w:val="13"/>
              </w:rPr>
            </w:pPr>
            <w:r>
              <w:rPr>
                <w:w w:val="105"/>
                <w:sz w:val="13"/>
              </w:rPr>
              <w:t>Consumption</w:t>
            </w:r>
            <w:r>
              <w:rPr>
                <w:spacing w:val="10"/>
                <w:w w:val="105"/>
                <w:sz w:val="13"/>
              </w:rPr>
              <w:t xml:space="preserve"> </w:t>
            </w:r>
            <w:r>
              <w:rPr>
                <w:w w:val="105"/>
                <w:sz w:val="13"/>
              </w:rPr>
              <w:t>over</w:t>
            </w:r>
            <w:r>
              <w:rPr>
                <w:spacing w:val="10"/>
                <w:w w:val="105"/>
                <w:sz w:val="13"/>
              </w:rPr>
              <w:t xml:space="preserve"> </w:t>
            </w:r>
            <w:r>
              <w:rPr>
                <w:w w:val="105"/>
                <w:sz w:val="13"/>
              </w:rPr>
              <w:t>the</w:t>
            </w:r>
            <w:r>
              <w:rPr>
                <w:spacing w:val="10"/>
                <w:w w:val="105"/>
                <w:sz w:val="13"/>
              </w:rPr>
              <w:t xml:space="preserve"> </w:t>
            </w:r>
            <w:r>
              <w:rPr>
                <w:w w:val="105"/>
                <w:sz w:val="13"/>
              </w:rPr>
              <w:t>past</w:t>
            </w:r>
            <w:r>
              <w:rPr>
                <w:spacing w:val="10"/>
                <w:w w:val="105"/>
                <w:sz w:val="13"/>
              </w:rPr>
              <w:t xml:space="preserve"> </w:t>
            </w:r>
            <w:r>
              <w:rPr>
                <w:w w:val="105"/>
                <w:sz w:val="13"/>
              </w:rPr>
              <w:t>7</w:t>
            </w:r>
            <w:r>
              <w:rPr>
                <w:spacing w:val="10"/>
                <w:w w:val="105"/>
                <w:sz w:val="13"/>
              </w:rPr>
              <w:t xml:space="preserve"> </w:t>
            </w:r>
            <w:r>
              <w:rPr>
                <w:w w:val="105"/>
                <w:sz w:val="13"/>
              </w:rPr>
              <w:t>days</w:t>
            </w:r>
            <w:r>
              <w:rPr>
                <w:spacing w:val="10"/>
                <w:w w:val="105"/>
                <w:sz w:val="13"/>
              </w:rPr>
              <w:t xml:space="preserve"> </w:t>
            </w:r>
            <w:r>
              <w:rPr>
                <w:w w:val="105"/>
                <w:sz w:val="13"/>
              </w:rPr>
              <w:t>(sugar)</w:t>
            </w:r>
            <w:r>
              <w:rPr>
                <w:rFonts w:ascii="Times New Roman"/>
                <w:w w:val="105"/>
                <w:sz w:val="13"/>
              </w:rPr>
              <w:tab/>
            </w:r>
            <w:r>
              <w:rPr>
                <w:w w:val="105"/>
                <w:sz w:val="13"/>
              </w:rPr>
              <w:t>0.82</w:t>
            </w:r>
          </w:p>
        </w:tc>
        <w:tc>
          <w:tcPr>
            <w:tcW w:w="657" w:type="dxa"/>
          </w:tcPr>
          <w:p w14:paraId="3F693EB3" w14:textId="77777777" w:rsidR="00054221" w:rsidRDefault="00BD4E74">
            <w:pPr>
              <w:pStyle w:val="TableParagraph"/>
              <w:spacing w:before="12" w:line="122" w:lineRule="exact"/>
              <w:ind w:left="205"/>
              <w:jc w:val="left"/>
              <w:rPr>
                <w:sz w:val="13"/>
              </w:rPr>
            </w:pPr>
            <w:r>
              <w:rPr>
                <w:sz w:val="13"/>
              </w:rPr>
              <w:t>0.85</w:t>
            </w:r>
          </w:p>
        </w:tc>
        <w:tc>
          <w:tcPr>
            <w:tcW w:w="693" w:type="dxa"/>
          </w:tcPr>
          <w:p w14:paraId="43972441" w14:textId="77777777" w:rsidR="00054221" w:rsidRDefault="00BD4E74">
            <w:pPr>
              <w:pStyle w:val="TableParagraph"/>
              <w:spacing w:before="12" w:line="122" w:lineRule="exact"/>
              <w:ind w:left="75" w:right="76"/>
              <w:rPr>
                <w:sz w:val="13"/>
              </w:rPr>
            </w:pPr>
            <w:r>
              <w:rPr>
                <w:sz w:val="13"/>
              </w:rPr>
              <w:t>0.03</w:t>
            </w:r>
          </w:p>
        </w:tc>
        <w:tc>
          <w:tcPr>
            <w:tcW w:w="616" w:type="dxa"/>
          </w:tcPr>
          <w:p w14:paraId="1856B98B" w14:textId="77777777" w:rsidR="00054221" w:rsidRDefault="00BD4E74">
            <w:pPr>
              <w:pStyle w:val="TableParagraph"/>
              <w:spacing w:before="12" w:line="122" w:lineRule="exact"/>
              <w:ind w:left="80" w:right="80"/>
              <w:rPr>
                <w:sz w:val="13"/>
              </w:rPr>
            </w:pPr>
            <w:r>
              <w:rPr>
                <w:sz w:val="13"/>
              </w:rPr>
              <w:t>5.39</w:t>
            </w:r>
          </w:p>
        </w:tc>
        <w:tc>
          <w:tcPr>
            <w:tcW w:w="657" w:type="dxa"/>
          </w:tcPr>
          <w:p w14:paraId="5218BA80" w14:textId="77777777" w:rsidR="00054221" w:rsidRDefault="00BD4E74">
            <w:pPr>
              <w:pStyle w:val="TableParagraph"/>
              <w:spacing w:before="12" w:line="122" w:lineRule="exact"/>
              <w:ind w:left="93" w:right="94"/>
              <w:rPr>
                <w:sz w:val="13"/>
              </w:rPr>
            </w:pPr>
            <w:r>
              <w:rPr>
                <w:sz w:val="13"/>
              </w:rPr>
              <w:t>5.64</w:t>
            </w:r>
          </w:p>
        </w:tc>
        <w:tc>
          <w:tcPr>
            <w:tcW w:w="693" w:type="dxa"/>
          </w:tcPr>
          <w:p w14:paraId="19B79266" w14:textId="77777777" w:rsidR="00054221" w:rsidRDefault="00BD4E74">
            <w:pPr>
              <w:pStyle w:val="TableParagraph"/>
              <w:spacing w:before="12" w:line="122" w:lineRule="exact"/>
              <w:ind w:left="75" w:right="76"/>
              <w:rPr>
                <w:sz w:val="13"/>
              </w:rPr>
            </w:pPr>
            <w:r>
              <w:rPr>
                <w:sz w:val="13"/>
              </w:rPr>
              <w:t>0.25*</w:t>
            </w:r>
          </w:p>
        </w:tc>
        <w:tc>
          <w:tcPr>
            <w:tcW w:w="616" w:type="dxa"/>
          </w:tcPr>
          <w:p w14:paraId="32781AFD" w14:textId="77777777" w:rsidR="00054221" w:rsidRDefault="00BD4E74">
            <w:pPr>
              <w:pStyle w:val="TableParagraph"/>
              <w:spacing w:before="12" w:line="122" w:lineRule="exact"/>
              <w:ind w:left="184"/>
              <w:jc w:val="left"/>
              <w:rPr>
                <w:sz w:val="13"/>
              </w:rPr>
            </w:pPr>
            <w:r>
              <w:rPr>
                <w:sz w:val="13"/>
              </w:rPr>
              <w:t>2.36</w:t>
            </w:r>
          </w:p>
        </w:tc>
        <w:tc>
          <w:tcPr>
            <w:tcW w:w="657" w:type="dxa"/>
          </w:tcPr>
          <w:p w14:paraId="44B01DC6" w14:textId="77777777" w:rsidR="00054221" w:rsidRDefault="00BD4E74">
            <w:pPr>
              <w:pStyle w:val="TableParagraph"/>
              <w:spacing w:before="12" w:line="122" w:lineRule="exact"/>
              <w:ind w:left="204"/>
              <w:jc w:val="left"/>
              <w:rPr>
                <w:sz w:val="13"/>
              </w:rPr>
            </w:pPr>
            <w:r>
              <w:rPr>
                <w:sz w:val="13"/>
              </w:rPr>
              <w:t>3.53</w:t>
            </w:r>
          </w:p>
        </w:tc>
        <w:tc>
          <w:tcPr>
            <w:tcW w:w="647" w:type="dxa"/>
          </w:tcPr>
          <w:p w14:paraId="337301CF" w14:textId="77777777" w:rsidR="00054221" w:rsidRDefault="00BD4E74">
            <w:pPr>
              <w:pStyle w:val="TableParagraph"/>
              <w:spacing w:before="12" w:line="122" w:lineRule="exact"/>
              <w:ind w:right="96"/>
              <w:jc w:val="right"/>
              <w:rPr>
                <w:sz w:val="13"/>
              </w:rPr>
            </w:pPr>
            <w:r>
              <w:rPr>
                <w:w w:val="115"/>
                <w:sz w:val="13"/>
              </w:rPr>
              <w:t>1.17***</w:t>
            </w:r>
          </w:p>
        </w:tc>
      </w:tr>
      <w:tr w:rsidR="00054221" w14:paraId="498710F0" w14:textId="77777777">
        <w:trPr>
          <w:trHeight w:val="175"/>
        </w:trPr>
        <w:tc>
          <w:tcPr>
            <w:tcW w:w="4126" w:type="dxa"/>
            <w:tcBorders>
              <w:bottom w:val="single" w:sz="4" w:space="0" w:color="000000"/>
            </w:tcBorders>
          </w:tcPr>
          <w:p w14:paraId="05780778" w14:textId="77777777" w:rsidR="00054221" w:rsidRDefault="00BD4E74">
            <w:pPr>
              <w:pStyle w:val="TableParagraph"/>
              <w:spacing w:before="12" w:line="144" w:lineRule="exact"/>
              <w:ind w:right="129"/>
              <w:jc w:val="right"/>
              <w:rPr>
                <w:sz w:val="13"/>
              </w:rPr>
            </w:pPr>
            <w:r>
              <w:rPr>
                <w:w w:val="105"/>
                <w:sz w:val="13"/>
              </w:rPr>
              <w:t>(1.50)</w:t>
            </w:r>
          </w:p>
        </w:tc>
        <w:tc>
          <w:tcPr>
            <w:tcW w:w="657" w:type="dxa"/>
            <w:tcBorders>
              <w:bottom w:val="single" w:sz="4" w:space="0" w:color="000000"/>
            </w:tcBorders>
          </w:tcPr>
          <w:p w14:paraId="68C33A5E" w14:textId="77777777" w:rsidR="00054221" w:rsidRDefault="00BD4E74">
            <w:pPr>
              <w:pStyle w:val="TableParagraph"/>
              <w:spacing w:before="12" w:line="144" w:lineRule="exact"/>
              <w:ind w:left="151"/>
              <w:jc w:val="left"/>
              <w:rPr>
                <w:sz w:val="13"/>
              </w:rPr>
            </w:pPr>
            <w:r>
              <w:rPr>
                <w:w w:val="105"/>
                <w:sz w:val="13"/>
              </w:rPr>
              <w:t>(1.58)</w:t>
            </w:r>
          </w:p>
        </w:tc>
        <w:tc>
          <w:tcPr>
            <w:tcW w:w="693" w:type="dxa"/>
            <w:tcBorders>
              <w:bottom w:val="single" w:sz="4" w:space="0" w:color="000000"/>
            </w:tcBorders>
          </w:tcPr>
          <w:p w14:paraId="24A315B2" w14:textId="77777777" w:rsidR="00054221" w:rsidRDefault="00BD4E74">
            <w:pPr>
              <w:pStyle w:val="TableParagraph"/>
              <w:spacing w:before="12" w:line="144" w:lineRule="exact"/>
              <w:ind w:left="75" w:right="76"/>
              <w:rPr>
                <w:sz w:val="13"/>
              </w:rPr>
            </w:pPr>
            <w:r>
              <w:rPr>
                <w:sz w:val="13"/>
              </w:rPr>
              <w:t>(0.74)</w:t>
            </w:r>
          </w:p>
        </w:tc>
        <w:tc>
          <w:tcPr>
            <w:tcW w:w="616" w:type="dxa"/>
            <w:tcBorders>
              <w:bottom w:val="single" w:sz="4" w:space="0" w:color="000000"/>
            </w:tcBorders>
          </w:tcPr>
          <w:p w14:paraId="1F841692" w14:textId="77777777" w:rsidR="00054221" w:rsidRDefault="00BD4E74">
            <w:pPr>
              <w:pStyle w:val="TableParagraph"/>
              <w:spacing w:before="12" w:line="144" w:lineRule="exact"/>
              <w:ind w:left="80" w:right="81"/>
              <w:rPr>
                <w:sz w:val="13"/>
              </w:rPr>
            </w:pPr>
            <w:r>
              <w:rPr>
                <w:w w:val="105"/>
                <w:sz w:val="13"/>
              </w:rPr>
              <w:t>(2.57)</w:t>
            </w:r>
          </w:p>
        </w:tc>
        <w:tc>
          <w:tcPr>
            <w:tcW w:w="657" w:type="dxa"/>
            <w:tcBorders>
              <w:bottom w:val="single" w:sz="4" w:space="0" w:color="000000"/>
            </w:tcBorders>
          </w:tcPr>
          <w:p w14:paraId="2962AEC4" w14:textId="77777777" w:rsidR="00054221" w:rsidRDefault="00BD4E74">
            <w:pPr>
              <w:pStyle w:val="TableParagraph"/>
              <w:spacing w:before="12" w:line="144" w:lineRule="exact"/>
              <w:ind w:left="93" w:right="94"/>
              <w:rPr>
                <w:sz w:val="13"/>
              </w:rPr>
            </w:pPr>
            <w:r>
              <w:rPr>
                <w:sz w:val="13"/>
              </w:rPr>
              <w:t>(2.25)</w:t>
            </w:r>
          </w:p>
        </w:tc>
        <w:tc>
          <w:tcPr>
            <w:tcW w:w="693" w:type="dxa"/>
            <w:tcBorders>
              <w:bottom w:val="single" w:sz="4" w:space="0" w:color="000000"/>
            </w:tcBorders>
          </w:tcPr>
          <w:p w14:paraId="49D752DE" w14:textId="77777777" w:rsidR="00054221" w:rsidRDefault="00BD4E74">
            <w:pPr>
              <w:pStyle w:val="TableParagraph"/>
              <w:spacing w:before="12" w:line="144" w:lineRule="exact"/>
              <w:ind w:left="76" w:right="76"/>
              <w:rPr>
                <w:sz w:val="13"/>
              </w:rPr>
            </w:pPr>
            <w:r>
              <w:rPr>
                <w:sz w:val="13"/>
              </w:rPr>
              <w:t>(0.05)</w:t>
            </w:r>
          </w:p>
        </w:tc>
        <w:tc>
          <w:tcPr>
            <w:tcW w:w="616" w:type="dxa"/>
            <w:tcBorders>
              <w:bottom w:val="single" w:sz="4" w:space="0" w:color="000000"/>
            </w:tcBorders>
          </w:tcPr>
          <w:p w14:paraId="6492FB4B" w14:textId="77777777" w:rsidR="00054221" w:rsidRDefault="00BD4E74">
            <w:pPr>
              <w:pStyle w:val="TableParagraph"/>
              <w:spacing w:before="12" w:line="144" w:lineRule="exact"/>
              <w:ind w:right="131"/>
              <w:jc w:val="right"/>
              <w:rPr>
                <w:sz w:val="13"/>
              </w:rPr>
            </w:pPr>
            <w:r>
              <w:rPr>
                <w:sz w:val="13"/>
              </w:rPr>
              <w:t>(2.60)</w:t>
            </w:r>
          </w:p>
        </w:tc>
        <w:tc>
          <w:tcPr>
            <w:tcW w:w="657" w:type="dxa"/>
            <w:tcBorders>
              <w:bottom w:val="single" w:sz="4" w:space="0" w:color="000000"/>
            </w:tcBorders>
          </w:tcPr>
          <w:p w14:paraId="75BF549E" w14:textId="77777777" w:rsidR="00054221" w:rsidRDefault="00BD4E74">
            <w:pPr>
              <w:pStyle w:val="TableParagraph"/>
              <w:spacing w:before="12" w:line="144" w:lineRule="exact"/>
              <w:ind w:right="151"/>
              <w:jc w:val="right"/>
              <w:rPr>
                <w:sz w:val="13"/>
              </w:rPr>
            </w:pPr>
            <w:r>
              <w:rPr>
                <w:sz w:val="13"/>
              </w:rPr>
              <w:t>(2.78)</w:t>
            </w:r>
          </w:p>
        </w:tc>
        <w:tc>
          <w:tcPr>
            <w:tcW w:w="647" w:type="dxa"/>
            <w:tcBorders>
              <w:bottom w:val="single" w:sz="4" w:space="0" w:color="000000"/>
            </w:tcBorders>
          </w:tcPr>
          <w:p w14:paraId="481E3293" w14:textId="77777777" w:rsidR="00054221" w:rsidRDefault="00BD4E74">
            <w:pPr>
              <w:pStyle w:val="TableParagraph"/>
              <w:spacing w:before="12" w:line="144" w:lineRule="exact"/>
              <w:ind w:right="147"/>
              <w:jc w:val="right"/>
              <w:rPr>
                <w:sz w:val="13"/>
              </w:rPr>
            </w:pPr>
            <w:r>
              <w:rPr>
                <w:sz w:val="13"/>
              </w:rPr>
              <w:t>(0.00)</w:t>
            </w:r>
          </w:p>
        </w:tc>
      </w:tr>
      <w:tr w:rsidR="00054221" w14:paraId="25C0110C" w14:textId="77777777">
        <w:trPr>
          <w:trHeight w:val="160"/>
        </w:trPr>
        <w:tc>
          <w:tcPr>
            <w:tcW w:w="4126" w:type="dxa"/>
            <w:tcBorders>
              <w:top w:val="single" w:sz="4" w:space="0" w:color="000000"/>
              <w:bottom w:val="double" w:sz="1" w:space="0" w:color="000000"/>
            </w:tcBorders>
          </w:tcPr>
          <w:p w14:paraId="5DA1915D" w14:textId="77777777" w:rsidR="00054221" w:rsidRDefault="00BD4E74">
            <w:pPr>
              <w:pStyle w:val="TableParagraph"/>
              <w:tabs>
                <w:tab w:val="right" w:pos="3921"/>
              </w:tabs>
              <w:spacing w:before="0" w:line="135" w:lineRule="exact"/>
              <w:ind w:left="97"/>
              <w:jc w:val="left"/>
              <w:rPr>
                <w:sz w:val="13"/>
              </w:rPr>
            </w:pPr>
            <w:r>
              <w:rPr>
                <w:sz w:val="13"/>
              </w:rPr>
              <w:t>Observations</w:t>
            </w:r>
            <w:r>
              <w:rPr>
                <w:rFonts w:ascii="Times New Roman"/>
                <w:sz w:val="13"/>
              </w:rPr>
              <w:tab/>
            </w:r>
            <w:r>
              <w:rPr>
                <w:sz w:val="13"/>
              </w:rPr>
              <w:t>610</w:t>
            </w:r>
          </w:p>
        </w:tc>
        <w:tc>
          <w:tcPr>
            <w:tcW w:w="657" w:type="dxa"/>
            <w:tcBorders>
              <w:top w:val="single" w:sz="4" w:space="0" w:color="000000"/>
              <w:bottom w:val="double" w:sz="1" w:space="0" w:color="000000"/>
            </w:tcBorders>
          </w:tcPr>
          <w:p w14:paraId="1A52963F" w14:textId="77777777" w:rsidR="00054221" w:rsidRDefault="00BD4E74">
            <w:pPr>
              <w:pStyle w:val="TableParagraph"/>
              <w:spacing w:before="0" w:line="135" w:lineRule="exact"/>
              <w:ind w:left="94" w:right="94"/>
              <w:rPr>
                <w:sz w:val="13"/>
              </w:rPr>
            </w:pPr>
            <w:r>
              <w:rPr>
                <w:sz w:val="13"/>
              </w:rPr>
              <w:t>483</w:t>
            </w:r>
          </w:p>
        </w:tc>
        <w:tc>
          <w:tcPr>
            <w:tcW w:w="693" w:type="dxa"/>
            <w:tcBorders>
              <w:top w:val="single" w:sz="4" w:space="0" w:color="000000"/>
              <w:bottom w:val="double" w:sz="1" w:space="0" w:color="000000"/>
            </w:tcBorders>
          </w:tcPr>
          <w:p w14:paraId="6D5AB338" w14:textId="77777777" w:rsidR="00054221" w:rsidRDefault="00BD4E74">
            <w:pPr>
              <w:pStyle w:val="TableParagraph"/>
              <w:spacing w:before="0" w:line="135" w:lineRule="exact"/>
              <w:ind w:left="76" w:right="76"/>
              <w:rPr>
                <w:sz w:val="13"/>
              </w:rPr>
            </w:pPr>
            <w:r>
              <w:rPr>
                <w:sz w:val="13"/>
              </w:rPr>
              <w:t>1,093</w:t>
            </w:r>
          </w:p>
        </w:tc>
        <w:tc>
          <w:tcPr>
            <w:tcW w:w="616" w:type="dxa"/>
            <w:tcBorders>
              <w:top w:val="single" w:sz="4" w:space="0" w:color="000000"/>
              <w:bottom w:val="double" w:sz="1" w:space="0" w:color="000000"/>
            </w:tcBorders>
          </w:tcPr>
          <w:p w14:paraId="4B9A5E5C" w14:textId="77777777" w:rsidR="00054221" w:rsidRDefault="00BD4E74">
            <w:pPr>
              <w:pStyle w:val="TableParagraph"/>
              <w:spacing w:before="0" w:line="135" w:lineRule="exact"/>
              <w:ind w:left="80" w:right="80"/>
              <w:rPr>
                <w:sz w:val="13"/>
              </w:rPr>
            </w:pPr>
            <w:r>
              <w:rPr>
                <w:sz w:val="13"/>
              </w:rPr>
              <w:t>760</w:t>
            </w:r>
          </w:p>
        </w:tc>
        <w:tc>
          <w:tcPr>
            <w:tcW w:w="657" w:type="dxa"/>
            <w:tcBorders>
              <w:top w:val="single" w:sz="4" w:space="0" w:color="000000"/>
              <w:bottom w:val="double" w:sz="1" w:space="0" w:color="000000"/>
            </w:tcBorders>
          </w:tcPr>
          <w:p w14:paraId="7C22C25D" w14:textId="77777777" w:rsidR="00054221" w:rsidRDefault="00BD4E74">
            <w:pPr>
              <w:pStyle w:val="TableParagraph"/>
              <w:spacing w:before="0" w:line="135" w:lineRule="exact"/>
              <w:ind w:left="94" w:right="94"/>
              <w:rPr>
                <w:sz w:val="13"/>
              </w:rPr>
            </w:pPr>
            <w:r>
              <w:rPr>
                <w:sz w:val="13"/>
              </w:rPr>
              <w:t>656</w:t>
            </w:r>
          </w:p>
        </w:tc>
        <w:tc>
          <w:tcPr>
            <w:tcW w:w="693" w:type="dxa"/>
            <w:tcBorders>
              <w:top w:val="single" w:sz="4" w:space="0" w:color="000000"/>
              <w:bottom w:val="double" w:sz="1" w:space="0" w:color="000000"/>
            </w:tcBorders>
          </w:tcPr>
          <w:p w14:paraId="5C876CE9" w14:textId="77777777" w:rsidR="00054221" w:rsidRDefault="00BD4E74">
            <w:pPr>
              <w:pStyle w:val="TableParagraph"/>
              <w:spacing w:before="0" w:line="135" w:lineRule="exact"/>
              <w:ind w:left="75" w:right="76"/>
              <w:rPr>
                <w:sz w:val="13"/>
              </w:rPr>
            </w:pPr>
            <w:r>
              <w:rPr>
                <w:w w:val="105"/>
                <w:sz w:val="13"/>
              </w:rPr>
              <w:t>1,416</w:t>
            </w:r>
          </w:p>
        </w:tc>
        <w:tc>
          <w:tcPr>
            <w:tcW w:w="616" w:type="dxa"/>
            <w:tcBorders>
              <w:top w:val="single" w:sz="4" w:space="0" w:color="000000"/>
              <w:bottom w:val="double" w:sz="1" w:space="0" w:color="000000"/>
            </w:tcBorders>
          </w:tcPr>
          <w:p w14:paraId="5269FBB0" w14:textId="77777777" w:rsidR="00054221" w:rsidRDefault="00BD4E74">
            <w:pPr>
              <w:pStyle w:val="TableParagraph"/>
              <w:spacing w:before="0" w:line="135" w:lineRule="exact"/>
              <w:ind w:left="203"/>
              <w:jc w:val="left"/>
              <w:rPr>
                <w:sz w:val="13"/>
              </w:rPr>
            </w:pPr>
            <w:r>
              <w:rPr>
                <w:sz w:val="13"/>
              </w:rPr>
              <w:t>294</w:t>
            </w:r>
          </w:p>
        </w:tc>
        <w:tc>
          <w:tcPr>
            <w:tcW w:w="657" w:type="dxa"/>
            <w:tcBorders>
              <w:top w:val="single" w:sz="4" w:space="0" w:color="000000"/>
              <w:bottom w:val="double" w:sz="1" w:space="0" w:color="000000"/>
            </w:tcBorders>
          </w:tcPr>
          <w:p w14:paraId="46E96EFF" w14:textId="77777777" w:rsidR="00054221" w:rsidRDefault="00BD4E74">
            <w:pPr>
              <w:pStyle w:val="TableParagraph"/>
              <w:spacing w:before="0" w:line="135" w:lineRule="exact"/>
              <w:ind w:left="93" w:right="94"/>
              <w:rPr>
                <w:sz w:val="13"/>
              </w:rPr>
            </w:pPr>
            <w:r>
              <w:rPr>
                <w:w w:val="110"/>
                <w:sz w:val="13"/>
              </w:rPr>
              <w:t>157</w:t>
            </w:r>
          </w:p>
        </w:tc>
        <w:tc>
          <w:tcPr>
            <w:tcW w:w="647" w:type="dxa"/>
            <w:tcBorders>
              <w:top w:val="single" w:sz="4" w:space="0" w:color="000000"/>
              <w:bottom w:val="double" w:sz="1" w:space="0" w:color="000000"/>
            </w:tcBorders>
          </w:tcPr>
          <w:p w14:paraId="0454013C" w14:textId="77777777" w:rsidR="00054221" w:rsidRDefault="00BD4E74">
            <w:pPr>
              <w:pStyle w:val="TableParagraph"/>
              <w:spacing w:before="0" w:line="135" w:lineRule="exact"/>
              <w:ind w:left="199" w:right="199"/>
              <w:rPr>
                <w:sz w:val="13"/>
              </w:rPr>
            </w:pPr>
            <w:r>
              <w:rPr>
                <w:w w:val="105"/>
                <w:sz w:val="13"/>
              </w:rPr>
              <w:t>451</w:t>
            </w:r>
          </w:p>
        </w:tc>
      </w:tr>
    </w:tbl>
    <w:p w14:paraId="545AC051" w14:textId="77777777" w:rsidR="00054221" w:rsidRDefault="00BD4E74">
      <w:pPr>
        <w:spacing w:before="39"/>
        <w:ind w:left="151"/>
        <w:jc w:val="both"/>
        <w:rPr>
          <w:sz w:val="13"/>
        </w:rPr>
      </w:pPr>
      <w:r>
        <w:rPr>
          <w:sz w:val="13"/>
        </w:rPr>
        <w:t>Note:</w:t>
      </w:r>
      <w:r>
        <w:rPr>
          <w:spacing w:val="6"/>
          <w:sz w:val="13"/>
        </w:rPr>
        <w:t xml:space="preserve"> </w:t>
      </w:r>
      <w:r>
        <w:rPr>
          <w:sz w:val="13"/>
        </w:rPr>
        <w:t>Robust</w:t>
      </w:r>
      <w:r>
        <w:rPr>
          <w:spacing w:val="19"/>
          <w:sz w:val="13"/>
        </w:rPr>
        <w:t xml:space="preserve"> </w:t>
      </w:r>
      <w:r>
        <w:rPr>
          <w:sz w:val="13"/>
        </w:rPr>
        <w:t>standard</w:t>
      </w:r>
      <w:r>
        <w:rPr>
          <w:spacing w:val="19"/>
          <w:sz w:val="13"/>
        </w:rPr>
        <w:t xml:space="preserve"> </w:t>
      </w:r>
      <w:r>
        <w:rPr>
          <w:sz w:val="13"/>
        </w:rPr>
        <w:t>errors</w:t>
      </w:r>
      <w:r>
        <w:rPr>
          <w:spacing w:val="20"/>
          <w:sz w:val="13"/>
        </w:rPr>
        <w:t xml:space="preserve"> </w:t>
      </w:r>
      <w:r>
        <w:rPr>
          <w:sz w:val="13"/>
        </w:rPr>
        <w:t>in</w:t>
      </w:r>
      <w:r>
        <w:rPr>
          <w:spacing w:val="19"/>
          <w:sz w:val="13"/>
        </w:rPr>
        <w:t xml:space="preserve"> </w:t>
      </w:r>
      <w:r>
        <w:rPr>
          <w:sz w:val="13"/>
        </w:rPr>
        <w:t>parentheses;</w:t>
      </w:r>
      <w:r>
        <w:rPr>
          <w:spacing w:val="20"/>
          <w:sz w:val="13"/>
        </w:rPr>
        <w:t xml:space="preserve"> </w:t>
      </w:r>
      <w:r>
        <w:rPr>
          <w:sz w:val="13"/>
        </w:rPr>
        <w:t>*</w:t>
      </w:r>
      <w:r>
        <w:rPr>
          <w:spacing w:val="19"/>
          <w:sz w:val="13"/>
        </w:rPr>
        <w:t xml:space="preserve"> </w:t>
      </w:r>
      <w:r>
        <w:rPr>
          <w:sz w:val="13"/>
        </w:rPr>
        <w:t>p</w:t>
      </w:r>
      <w:r>
        <w:rPr>
          <w:rFonts w:ascii="Verdana"/>
          <w:i/>
          <w:sz w:val="13"/>
        </w:rPr>
        <w:t>&lt;</w:t>
      </w:r>
      <w:r>
        <w:rPr>
          <w:sz w:val="13"/>
        </w:rPr>
        <w:t>0.05,</w:t>
      </w:r>
      <w:r>
        <w:rPr>
          <w:spacing w:val="20"/>
          <w:sz w:val="13"/>
        </w:rPr>
        <w:t xml:space="preserve"> </w:t>
      </w:r>
      <w:r>
        <w:rPr>
          <w:sz w:val="13"/>
        </w:rPr>
        <w:t>**</w:t>
      </w:r>
      <w:r>
        <w:rPr>
          <w:spacing w:val="19"/>
          <w:sz w:val="13"/>
        </w:rPr>
        <w:t xml:space="preserve"> </w:t>
      </w:r>
      <w:r>
        <w:rPr>
          <w:sz w:val="13"/>
        </w:rPr>
        <w:t>p</w:t>
      </w:r>
      <w:r>
        <w:rPr>
          <w:rFonts w:ascii="Verdana"/>
          <w:i/>
          <w:sz w:val="13"/>
        </w:rPr>
        <w:t>&lt;</w:t>
      </w:r>
      <w:r>
        <w:rPr>
          <w:sz w:val="13"/>
        </w:rPr>
        <w:t>0.01,</w:t>
      </w:r>
      <w:r>
        <w:rPr>
          <w:spacing w:val="20"/>
          <w:sz w:val="13"/>
        </w:rPr>
        <w:t xml:space="preserve"> </w:t>
      </w:r>
      <w:r>
        <w:rPr>
          <w:sz w:val="13"/>
        </w:rPr>
        <w:t>***</w:t>
      </w:r>
      <w:r>
        <w:rPr>
          <w:spacing w:val="19"/>
          <w:sz w:val="13"/>
        </w:rPr>
        <w:t xml:space="preserve"> </w:t>
      </w:r>
      <w:r>
        <w:rPr>
          <w:sz w:val="13"/>
        </w:rPr>
        <w:t>p</w:t>
      </w:r>
      <w:r>
        <w:rPr>
          <w:rFonts w:ascii="Verdana"/>
          <w:i/>
          <w:sz w:val="13"/>
        </w:rPr>
        <w:t>&lt;</w:t>
      </w:r>
      <w:r>
        <w:rPr>
          <w:sz w:val="13"/>
        </w:rPr>
        <w:t>0.001.</w:t>
      </w:r>
    </w:p>
    <w:p w14:paraId="3890BDCA" w14:textId="77777777" w:rsidR="00054221" w:rsidRDefault="00054221">
      <w:pPr>
        <w:jc w:val="both"/>
        <w:rPr>
          <w:sz w:val="13"/>
        </w:rPr>
        <w:sectPr w:rsidR="00054221">
          <w:pgSz w:w="12240" w:h="15840"/>
          <w:pgMar w:top="1300" w:right="860" w:bottom="1080" w:left="1320" w:header="0" w:footer="888" w:gutter="0"/>
          <w:cols w:space="720"/>
        </w:sectPr>
      </w:pPr>
    </w:p>
    <w:p w14:paraId="23CDCA79" w14:textId="77777777" w:rsidR="00054221" w:rsidRDefault="00BD4E74">
      <w:pPr>
        <w:pStyle w:val="Heading2"/>
        <w:numPr>
          <w:ilvl w:val="1"/>
          <w:numId w:val="7"/>
        </w:numPr>
        <w:tabs>
          <w:tab w:val="left" w:pos="732"/>
          <w:tab w:val="left" w:pos="733"/>
        </w:tabs>
        <w:spacing w:before="139"/>
      </w:pPr>
      <w:bookmarkStart w:id="62" w:name="Reduced_Coping_Strategy_Index_(rCSI)"/>
      <w:bookmarkStart w:id="63" w:name="_bookmark12"/>
      <w:bookmarkEnd w:id="62"/>
      <w:bookmarkEnd w:id="63"/>
      <w:r>
        <w:rPr>
          <w:w w:val="95"/>
        </w:rPr>
        <w:lastRenderedPageBreak/>
        <w:t>Reduced</w:t>
      </w:r>
      <w:r>
        <w:rPr>
          <w:spacing w:val="39"/>
          <w:w w:val="95"/>
        </w:rPr>
        <w:t xml:space="preserve"> </w:t>
      </w:r>
      <w:r>
        <w:rPr>
          <w:w w:val="95"/>
        </w:rPr>
        <w:t>Coping</w:t>
      </w:r>
      <w:r>
        <w:rPr>
          <w:spacing w:val="40"/>
          <w:w w:val="95"/>
        </w:rPr>
        <w:t xml:space="preserve"> </w:t>
      </w:r>
      <w:r>
        <w:rPr>
          <w:w w:val="95"/>
        </w:rPr>
        <w:t>Strategy</w:t>
      </w:r>
      <w:r>
        <w:rPr>
          <w:spacing w:val="40"/>
          <w:w w:val="95"/>
        </w:rPr>
        <w:t xml:space="preserve"> </w:t>
      </w:r>
      <w:r>
        <w:rPr>
          <w:w w:val="95"/>
        </w:rPr>
        <w:t>Index</w:t>
      </w:r>
      <w:r>
        <w:rPr>
          <w:spacing w:val="40"/>
          <w:w w:val="95"/>
        </w:rPr>
        <w:t xml:space="preserve"> </w:t>
      </w:r>
      <w:r>
        <w:rPr>
          <w:w w:val="95"/>
        </w:rPr>
        <w:t>(rCSI)</w:t>
      </w:r>
    </w:p>
    <w:p w14:paraId="28DD4080" w14:textId="228B4373" w:rsidR="00054221" w:rsidRDefault="00BD4E74">
      <w:pPr>
        <w:pStyle w:val="BodyText"/>
        <w:spacing w:before="215" w:line="314" w:lineRule="auto"/>
        <w:ind w:left="120" w:right="574"/>
        <w:jc w:val="both"/>
      </w:pPr>
      <w:r>
        <w:rPr>
          <w:w w:val="95"/>
        </w:rPr>
        <w:t xml:space="preserve">The reduced Coping Strategies </w:t>
      </w:r>
      <w:r w:rsidR="1FF716A0">
        <w:t xml:space="preserve">index (rCSI) </w:t>
      </w:r>
      <w:r>
        <w:rPr>
          <w:w w:val="95"/>
        </w:rPr>
        <w:t xml:space="preserve">is used to compare </w:t>
      </w:r>
      <w:proofErr w:type="spellStart"/>
      <w:proofErr w:type="gramStart"/>
      <w:r w:rsidR="0F08664C">
        <w:rPr>
          <w:w w:val="95"/>
        </w:rPr>
        <w:t>households’</w:t>
      </w:r>
      <w:r>
        <w:rPr>
          <w:w w:val="95"/>
        </w:rPr>
        <w:t>stress</w:t>
      </w:r>
      <w:proofErr w:type="spellEnd"/>
      <w:r>
        <w:rPr>
          <w:w w:val="95"/>
        </w:rPr>
        <w:t xml:space="preserve"> </w:t>
      </w:r>
      <w:r w:rsidR="7AE1523C">
        <w:rPr>
          <w:w w:val="95"/>
        </w:rPr>
        <w:t xml:space="preserve"> levels</w:t>
      </w:r>
      <w:proofErr w:type="gramEnd"/>
      <w:r w:rsidR="7AE1523C">
        <w:rPr>
          <w:w w:val="95"/>
        </w:rPr>
        <w:t xml:space="preserve"> due to</w:t>
      </w:r>
      <w:r>
        <w:rPr>
          <w:w w:val="95"/>
        </w:rPr>
        <w:t xml:space="preserve"> food shortage</w:t>
      </w:r>
      <w:r w:rsidR="6726CD83">
        <w:rPr>
          <w:w w:val="95"/>
        </w:rPr>
        <w:t>s</w:t>
      </w:r>
      <w:r>
        <w:rPr>
          <w:w w:val="95"/>
        </w:rPr>
        <w:t xml:space="preserve">. It measures the frequency and severity of the food consumption </w:t>
      </w:r>
      <w:proofErr w:type="spellStart"/>
      <w:r>
        <w:rPr>
          <w:w w:val="95"/>
        </w:rPr>
        <w:t>behaviours</w:t>
      </w:r>
      <w:proofErr w:type="spellEnd"/>
      <w:r>
        <w:rPr>
          <w:spacing w:val="1"/>
          <w:w w:val="95"/>
        </w:rPr>
        <w:t xml:space="preserve"> </w:t>
      </w:r>
      <w:r>
        <w:t>households had to engage in in the last 7</w:t>
      </w:r>
      <w:r w:rsidR="19BBDE93">
        <w:t xml:space="preserve"> </w:t>
      </w:r>
      <w:r>
        <w:t xml:space="preserve">days due to </w:t>
      </w:r>
      <w:r w:rsidR="2CB6D152">
        <w:t>a lack of food</w:t>
      </w:r>
      <w:r>
        <w:t xml:space="preserve">. The indicator </w:t>
      </w:r>
      <w:r w:rsidR="506C16FC">
        <w:t xml:space="preserve">is </w:t>
      </w:r>
      <w:r>
        <w:t>comprise</w:t>
      </w:r>
      <w:r w:rsidR="18F91E52">
        <w:t>d</w:t>
      </w:r>
      <w:r>
        <w:t xml:space="preserve"> of 5</w:t>
      </w:r>
      <w:r>
        <w:rPr>
          <w:spacing w:val="1"/>
        </w:rPr>
        <w:t xml:space="preserve"> </w:t>
      </w:r>
      <w:r>
        <w:rPr>
          <w:w w:val="95"/>
        </w:rPr>
        <w:t xml:space="preserve">standard strategies, that </w:t>
      </w:r>
      <w:proofErr w:type="gramStart"/>
      <w:r>
        <w:rPr>
          <w:w w:val="95"/>
        </w:rPr>
        <w:t>allows  comparison</w:t>
      </w:r>
      <w:proofErr w:type="gramEnd"/>
      <w:r>
        <w:rPr>
          <w:w w:val="95"/>
        </w:rPr>
        <w:t xml:space="preserve"> of household </w:t>
      </w:r>
      <w:r w:rsidR="57124AEC">
        <w:rPr>
          <w:w w:val="95"/>
        </w:rPr>
        <w:t xml:space="preserve">coping </w:t>
      </w:r>
      <w:proofErr w:type="spellStart"/>
      <w:r>
        <w:rPr>
          <w:w w:val="95"/>
        </w:rPr>
        <w:t>behaviour</w:t>
      </w:r>
      <w:r w:rsidR="63B7D30B">
        <w:rPr>
          <w:w w:val="95"/>
        </w:rPr>
        <w:t>s</w:t>
      </w:r>
      <w:proofErr w:type="spellEnd"/>
      <w:r>
        <w:rPr>
          <w:w w:val="95"/>
        </w:rPr>
        <w:t xml:space="preserve"> over time and between</w:t>
      </w:r>
      <w:r>
        <w:rPr>
          <w:spacing w:val="1"/>
          <w:w w:val="95"/>
        </w:rPr>
        <w:t xml:space="preserve"> </w:t>
      </w:r>
      <w:r>
        <w:t>groups.</w:t>
      </w:r>
    </w:p>
    <w:p w14:paraId="4B003F59" w14:textId="74621981" w:rsidR="00054221" w:rsidRDefault="00BD4E74">
      <w:pPr>
        <w:pStyle w:val="BodyText"/>
        <w:spacing w:before="166" w:line="314" w:lineRule="auto"/>
        <w:ind w:left="120" w:right="575"/>
        <w:jc w:val="both"/>
      </w:pPr>
      <w:r>
        <w:rPr>
          <w:spacing w:val="-1"/>
        </w:rPr>
        <w:t>A</w:t>
      </w:r>
      <w:r>
        <w:rPr>
          <w:spacing w:val="-10"/>
        </w:rPr>
        <w:t xml:space="preserve"> </w:t>
      </w:r>
      <w:r>
        <w:rPr>
          <w:spacing w:val="-1"/>
        </w:rPr>
        <w:t>comparison</w:t>
      </w:r>
      <w:r>
        <w:rPr>
          <w:spacing w:val="-10"/>
        </w:rPr>
        <w:t xml:space="preserve"> </w:t>
      </w:r>
      <w:r>
        <w:t>of</w:t>
      </w:r>
      <w:r>
        <w:rPr>
          <w:spacing w:val="-10"/>
        </w:rPr>
        <w:t xml:space="preserve"> </w:t>
      </w:r>
      <w:r>
        <w:t>the</w:t>
      </w:r>
      <w:r>
        <w:rPr>
          <w:spacing w:val="-9"/>
        </w:rPr>
        <w:t xml:space="preserve"> </w:t>
      </w:r>
      <w:r>
        <w:t>coping</w:t>
      </w:r>
      <w:r>
        <w:rPr>
          <w:spacing w:val="-10"/>
        </w:rPr>
        <w:t xml:space="preserve"> </w:t>
      </w:r>
      <w:r>
        <w:t>strategy</w:t>
      </w:r>
      <w:r>
        <w:rPr>
          <w:spacing w:val="-10"/>
        </w:rPr>
        <w:t xml:space="preserve"> </w:t>
      </w:r>
      <w:r>
        <w:t>adoption based</w:t>
      </w:r>
      <w:r>
        <w:rPr>
          <w:spacing w:val="-10"/>
        </w:rPr>
        <w:t xml:space="preserve"> </w:t>
      </w:r>
      <w:r>
        <w:t>on</w:t>
      </w:r>
      <w:r>
        <w:rPr>
          <w:spacing w:val="-10"/>
        </w:rPr>
        <w:t xml:space="preserve"> </w:t>
      </w:r>
      <w:proofErr w:type="gramStart"/>
      <w:r>
        <w:t>F2F</w:t>
      </w:r>
      <w:proofErr w:type="gramEnd"/>
      <w:r>
        <w:rPr>
          <w:spacing w:val="-9"/>
        </w:rPr>
        <w:t xml:space="preserve"> </w:t>
      </w:r>
      <w:r>
        <w:t>and</w:t>
      </w:r>
      <w:r>
        <w:rPr>
          <w:spacing w:val="-10"/>
        </w:rPr>
        <w:t xml:space="preserve"> </w:t>
      </w:r>
      <w:r>
        <w:t>remote</w:t>
      </w:r>
      <w:r>
        <w:rPr>
          <w:spacing w:val="-10"/>
        </w:rPr>
        <w:t xml:space="preserve"> </w:t>
      </w:r>
      <w:r>
        <w:t>interviews</w:t>
      </w:r>
      <w:r>
        <w:rPr>
          <w:spacing w:val="-50"/>
        </w:rPr>
        <w:t xml:space="preserve"> </w:t>
      </w:r>
      <w:r>
        <w:t>is reported in Table 7.</w:t>
      </w:r>
      <w:r>
        <w:rPr>
          <w:spacing w:val="1"/>
        </w:rPr>
        <w:t xml:space="preserve"> </w:t>
      </w:r>
      <w:r>
        <w:t>The results show that in Myanmar and CAR, households tend to report</w:t>
      </w:r>
      <w:r>
        <w:rPr>
          <w:spacing w:val="1"/>
        </w:rPr>
        <w:t xml:space="preserve"> </w:t>
      </w:r>
      <w:r>
        <w:t xml:space="preserve">adopting </w:t>
      </w:r>
      <w:commentRangeStart w:id="64"/>
      <w:r>
        <w:t>more</w:t>
      </w:r>
      <w:commentRangeEnd w:id="64"/>
      <w:r>
        <w:rPr>
          <w:rStyle w:val="CommentReference"/>
        </w:rPr>
        <w:commentReference w:id="64"/>
      </w:r>
      <w:r>
        <w:t xml:space="preserve"> coping strategies over the phone compared to F2F while, the opposite is</w:t>
      </w:r>
      <w:r>
        <w:rPr>
          <w:spacing w:val="1"/>
        </w:rPr>
        <w:t xml:space="preserve"> </w:t>
      </w:r>
      <w:r>
        <w:rPr>
          <w:w w:val="95"/>
        </w:rPr>
        <w:t>found in Ecuador (where respondents are adopting significantly higher coping strategies in</w:t>
      </w:r>
      <w:r>
        <w:rPr>
          <w:spacing w:val="1"/>
          <w:w w:val="95"/>
        </w:rPr>
        <w:t xml:space="preserve"> </w:t>
      </w:r>
      <w:r>
        <w:t>the</w:t>
      </w:r>
      <w:r>
        <w:rPr>
          <w:spacing w:val="18"/>
        </w:rPr>
        <w:t xml:space="preserve"> </w:t>
      </w:r>
      <w:r>
        <w:t>F2F).</w:t>
      </w:r>
    </w:p>
    <w:p w14:paraId="638B12CB" w14:textId="77777777" w:rsidR="00054221" w:rsidRDefault="00BD4E74">
      <w:pPr>
        <w:spacing w:before="170"/>
        <w:ind w:left="257" w:right="714"/>
        <w:jc w:val="center"/>
        <w:rPr>
          <w:sz w:val="16"/>
        </w:rPr>
      </w:pPr>
      <w:r>
        <w:rPr>
          <w:sz w:val="16"/>
        </w:rPr>
        <w:t>Table</w:t>
      </w:r>
      <w:r>
        <w:rPr>
          <w:spacing w:val="20"/>
          <w:sz w:val="16"/>
        </w:rPr>
        <w:t xml:space="preserve"> </w:t>
      </w:r>
      <w:r>
        <w:rPr>
          <w:sz w:val="16"/>
        </w:rPr>
        <w:t>9:</w:t>
      </w:r>
      <w:r>
        <w:rPr>
          <w:spacing w:val="3"/>
          <w:sz w:val="16"/>
        </w:rPr>
        <w:t xml:space="preserve"> </w:t>
      </w:r>
      <w:r>
        <w:rPr>
          <w:sz w:val="16"/>
        </w:rPr>
        <w:t>Impact</w:t>
      </w:r>
      <w:r>
        <w:rPr>
          <w:spacing w:val="20"/>
          <w:sz w:val="16"/>
        </w:rPr>
        <w:t xml:space="preserve"> </w:t>
      </w:r>
      <w:r>
        <w:rPr>
          <w:sz w:val="16"/>
        </w:rPr>
        <w:t>of</w:t>
      </w:r>
      <w:r>
        <w:rPr>
          <w:spacing w:val="21"/>
          <w:sz w:val="16"/>
        </w:rPr>
        <w:t xml:space="preserve"> </w:t>
      </w:r>
      <w:r>
        <w:rPr>
          <w:sz w:val="16"/>
        </w:rPr>
        <w:t>Survey</w:t>
      </w:r>
      <w:r>
        <w:rPr>
          <w:spacing w:val="20"/>
          <w:sz w:val="16"/>
        </w:rPr>
        <w:t xml:space="preserve"> </w:t>
      </w:r>
      <w:r>
        <w:rPr>
          <w:sz w:val="16"/>
        </w:rPr>
        <w:t>Modality</w:t>
      </w:r>
      <w:r>
        <w:rPr>
          <w:spacing w:val="20"/>
          <w:sz w:val="16"/>
        </w:rPr>
        <w:t xml:space="preserve"> </w:t>
      </w:r>
      <w:r>
        <w:rPr>
          <w:sz w:val="16"/>
        </w:rPr>
        <w:t>on</w:t>
      </w:r>
      <w:r>
        <w:rPr>
          <w:spacing w:val="21"/>
          <w:sz w:val="16"/>
        </w:rPr>
        <w:t xml:space="preserve"> </w:t>
      </w:r>
      <w:r>
        <w:rPr>
          <w:sz w:val="16"/>
        </w:rPr>
        <w:t>Reduced</w:t>
      </w:r>
      <w:r>
        <w:rPr>
          <w:spacing w:val="20"/>
          <w:sz w:val="16"/>
        </w:rPr>
        <w:t xml:space="preserve"> </w:t>
      </w:r>
      <w:r>
        <w:rPr>
          <w:sz w:val="16"/>
        </w:rPr>
        <w:t>Coping</w:t>
      </w:r>
      <w:r>
        <w:rPr>
          <w:spacing w:val="20"/>
          <w:sz w:val="16"/>
        </w:rPr>
        <w:t xml:space="preserve"> </w:t>
      </w:r>
      <w:r>
        <w:rPr>
          <w:sz w:val="16"/>
        </w:rPr>
        <w:t>Strategy</w:t>
      </w:r>
      <w:r>
        <w:rPr>
          <w:spacing w:val="21"/>
          <w:sz w:val="16"/>
        </w:rPr>
        <w:t xml:space="preserve"> </w:t>
      </w:r>
      <w:r>
        <w:rPr>
          <w:sz w:val="16"/>
        </w:rPr>
        <w:t>Index</w:t>
      </w:r>
      <w:r>
        <w:rPr>
          <w:spacing w:val="20"/>
          <w:sz w:val="16"/>
        </w:rPr>
        <w:t xml:space="preserve"> </w:t>
      </w:r>
      <w:r>
        <w:rPr>
          <w:sz w:val="16"/>
        </w:rPr>
        <w:t>Classification</w:t>
      </w:r>
    </w:p>
    <w:p w14:paraId="695CF14D" w14:textId="77777777" w:rsidR="00054221" w:rsidRDefault="00054221">
      <w:pPr>
        <w:pStyle w:val="BodyText"/>
        <w:spacing w:before="5"/>
        <w:rPr>
          <w:sz w:val="17"/>
        </w:rPr>
      </w:pPr>
    </w:p>
    <w:tbl>
      <w:tblPr>
        <w:tblW w:w="0" w:type="auto"/>
        <w:tblInd w:w="127" w:type="dxa"/>
        <w:tblLayout w:type="fixed"/>
        <w:tblCellMar>
          <w:left w:w="0" w:type="dxa"/>
          <w:right w:w="0" w:type="dxa"/>
        </w:tblCellMar>
        <w:tblLook w:val="01E0" w:firstRow="1" w:lastRow="1" w:firstColumn="1" w:lastColumn="1" w:noHBand="0" w:noVBand="0"/>
      </w:tblPr>
      <w:tblGrid>
        <w:gridCol w:w="4507"/>
        <w:gridCol w:w="586"/>
        <w:gridCol w:w="671"/>
        <w:gridCol w:w="574"/>
        <w:gridCol w:w="638"/>
        <w:gridCol w:w="619"/>
        <w:gridCol w:w="510"/>
        <w:gridCol w:w="612"/>
        <w:gridCol w:w="647"/>
      </w:tblGrid>
      <w:tr w:rsidR="00054221" w14:paraId="56090A0A" w14:textId="77777777" w:rsidTr="54657222">
        <w:trPr>
          <w:trHeight w:val="291"/>
        </w:trPr>
        <w:tc>
          <w:tcPr>
            <w:tcW w:w="4507" w:type="dxa"/>
            <w:tcBorders>
              <w:top w:val="double" w:sz="1" w:space="0" w:color="000000" w:themeColor="text1"/>
              <w:bottom w:val="single" w:sz="4" w:space="0" w:color="000000" w:themeColor="text1"/>
            </w:tcBorders>
          </w:tcPr>
          <w:p w14:paraId="2DA204F8" w14:textId="77777777" w:rsidR="00054221" w:rsidRDefault="00BD4E74">
            <w:pPr>
              <w:pStyle w:val="TableParagraph"/>
              <w:tabs>
                <w:tab w:val="left" w:pos="4135"/>
              </w:tabs>
              <w:spacing w:before="140" w:line="131" w:lineRule="exact"/>
              <w:ind w:left="90"/>
              <w:jc w:val="left"/>
              <w:rPr>
                <w:sz w:val="12"/>
              </w:rPr>
            </w:pPr>
            <w:r>
              <w:rPr>
                <w:w w:val="110"/>
                <w:sz w:val="12"/>
              </w:rPr>
              <w:t>Variable</w:t>
            </w:r>
            <w:r>
              <w:rPr>
                <w:w w:val="110"/>
                <w:sz w:val="12"/>
              </w:rPr>
              <w:tab/>
              <w:t>F2F</w:t>
            </w:r>
          </w:p>
        </w:tc>
        <w:tc>
          <w:tcPr>
            <w:tcW w:w="1257" w:type="dxa"/>
            <w:gridSpan w:val="2"/>
            <w:tcBorders>
              <w:top w:val="double" w:sz="1" w:space="0" w:color="000000" w:themeColor="text1"/>
              <w:bottom w:val="single" w:sz="4" w:space="0" w:color="000000" w:themeColor="text1"/>
            </w:tcBorders>
          </w:tcPr>
          <w:p w14:paraId="3BA56A72" w14:textId="77777777" w:rsidR="00054221" w:rsidRDefault="00BD4E74">
            <w:pPr>
              <w:pStyle w:val="TableParagraph"/>
              <w:spacing w:before="0" w:line="133" w:lineRule="exact"/>
              <w:ind w:left="103"/>
              <w:jc w:val="left"/>
              <w:rPr>
                <w:sz w:val="12"/>
              </w:rPr>
            </w:pPr>
            <w:r>
              <w:rPr>
                <w:w w:val="105"/>
                <w:sz w:val="12"/>
              </w:rPr>
              <w:t>Myanmar</w:t>
            </w:r>
          </w:p>
          <w:p w14:paraId="53F174C6" w14:textId="77777777" w:rsidR="00054221" w:rsidRDefault="00BD4E74">
            <w:pPr>
              <w:pStyle w:val="TableParagraph"/>
              <w:tabs>
                <w:tab w:val="left" w:pos="829"/>
              </w:tabs>
              <w:spacing w:before="7" w:line="131" w:lineRule="exact"/>
              <w:ind w:left="90"/>
              <w:jc w:val="left"/>
              <w:rPr>
                <w:sz w:val="12"/>
              </w:rPr>
            </w:pPr>
            <w:r>
              <w:rPr>
                <w:w w:val="105"/>
                <w:sz w:val="12"/>
              </w:rPr>
              <w:t>Remote</w:t>
            </w:r>
            <w:r>
              <w:rPr>
                <w:w w:val="105"/>
                <w:sz w:val="12"/>
              </w:rPr>
              <w:tab/>
              <w:t>Diff</w:t>
            </w:r>
          </w:p>
        </w:tc>
        <w:tc>
          <w:tcPr>
            <w:tcW w:w="574" w:type="dxa"/>
            <w:tcBorders>
              <w:top w:val="double" w:sz="1" w:space="0" w:color="000000" w:themeColor="text1"/>
              <w:bottom w:val="single" w:sz="4" w:space="0" w:color="000000" w:themeColor="text1"/>
            </w:tcBorders>
          </w:tcPr>
          <w:p w14:paraId="7119B634" w14:textId="77777777" w:rsidR="00054221" w:rsidRDefault="00BD4E74">
            <w:pPr>
              <w:pStyle w:val="TableParagraph"/>
              <w:spacing w:before="140" w:line="131" w:lineRule="exact"/>
              <w:ind w:left="68" w:right="69"/>
              <w:rPr>
                <w:sz w:val="12"/>
              </w:rPr>
            </w:pPr>
            <w:r>
              <w:rPr>
                <w:w w:val="110"/>
                <w:sz w:val="12"/>
              </w:rPr>
              <w:t>F2F</w:t>
            </w:r>
          </w:p>
        </w:tc>
        <w:tc>
          <w:tcPr>
            <w:tcW w:w="638" w:type="dxa"/>
            <w:tcBorders>
              <w:top w:val="double" w:sz="1" w:space="0" w:color="000000" w:themeColor="text1"/>
              <w:bottom w:val="single" w:sz="4" w:space="0" w:color="000000" w:themeColor="text1"/>
            </w:tcBorders>
          </w:tcPr>
          <w:p w14:paraId="026FE6C6" w14:textId="77777777" w:rsidR="00054221" w:rsidRDefault="00BD4E74">
            <w:pPr>
              <w:pStyle w:val="TableParagraph"/>
              <w:spacing w:before="0" w:line="133" w:lineRule="exact"/>
              <w:ind w:left="107"/>
              <w:jc w:val="left"/>
              <w:rPr>
                <w:sz w:val="12"/>
              </w:rPr>
            </w:pPr>
            <w:r>
              <w:rPr>
                <w:w w:val="105"/>
                <w:sz w:val="12"/>
              </w:rPr>
              <w:t>Ecuador</w:t>
            </w:r>
          </w:p>
          <w:p w14:paraId="19F4F367" w14:textId="77777777" w:rsidR="00054221" w:rsidRDefault="00BD4E74">
            <w:pPr>
              <w:pStyle w:val="TableParagraph"/>
              <w:spacing w:before="7" w:line="131" w:lineRule="exact"/>
              <w:ind w:left="89"/>
              <w:jc w:val="left"/>
              <w:rPr>
                <w:sz w:val="12"/>
              </w:rPr>
            </w:pPr>
            <w:r>
              <w:rPr>
                <w:w w:val="105"/>
                <w:sz w:val="12"/>
              </w:rPr>
              <w:t>Remote</w:t>
            </w:r>
          </w:p>
        </w:tc>
        <w:tc>
          <w:tcPr>
            <w:tcW w:w="619" w:type="dxa"/>
            <w:tcBorders>
              <w:top w:val="double" w:sz="1" w:space="0" w:color="000000" w:themeColor="text1"/>
              <w:bottom w:val="single" w:sz="4" w:space="0" w:color="000000" w:themeColor="text1"/>
            </w:tcBorders>
          </w:tcPr>
          <w:p w14:paraId="652A761B" w14:textId="77777777" w:rsidR="00054221" w:rsidRDefault="00BD4E74">
            <w:pPr>
              <w:pStyle w:val="TableParagraph"/>
              <w:spacing w:before="140" w:line="131" w:lineRule="exact"/>
              <w:ind w:left="190"/>
              <w:jc w:val="left"/>
              <w:rPr>
                <w:sz w:val="12"/>
              </w:rPr>
            </w:pPr>
            <w:r>
              <w:rPr>
                <w:w w:val="105"/>
                <w:sz w:val="12"/>
              </w:rPr>
              <w:t>Diff</w:t>
            </w:r>
          </w:p>
        </w:tc>
        <w:tc>
          <w:tcPr>
            <w:tcW w:w="510" w:type="dxa"/>
            <w:tcBorders>
              <w:top w:val="double" w:sz="1" w:space="0" w:color="000000" w:themeColor="text1"/>
              <w:bottom w:val="single" w:sz="4" w:space="0" w:color="000000" w:themeColor="text1"/>
            </w:tcBorders>
          </w:tcPr>
          <w:p w14:paraId="2901E9CA" w14:textId="77777777" w:rsidR="00054221" w:rsidRDefault="00BD4E74">
            <w:pPr>
              <w:pStyle w:val="TableParagraph"/>
              <w:spacing w:before="140" w:line="131" w:lineRule="exact"/>
              <w:ind w:left="65" w:right="66"/>
              <w:rPr>
                <w:sz w:val="12"/>
              </w:rPr>
            </w:pPr>
            <w:r>
              <w:rPr>
                <w:w w:val="110"/>
                <w:sz w:val="12"/>
              </w:rPr>
              <w:t>F2F</w:t>
            </w:r>
          </w:p>
        </w:tc>
        <w:tc>
          <w:tcPr>
            <w:tcW w:w="612" w:type="dxa"/>
            <w:tcBorders>
              <w:top w:val="double" w:sz="1" w:space="0" w:color="000000" w:themeColor="text1"/>
              <w:bottom w:val="single" w:sz="4" w:space="0" w:color="000000" w:themeColor="text1"/>
            </w:tcBorders>
          </w:tcPr>
          <w:p w14:paraId="4972A726" w14:textId="77777777" w:rsidR="00054221" w:rsidRDefault="00BD4E74">
            <w:pPr>
              <w:pStyle w:val="TableParagraph"/>
              <w:spacing w:before="0" w:line="133" w:lineRule="exact"/>
              <w:ind w:left="229"/>
              <w:jc w:val="left"/>
              <w:rPr>
                <w:sz w:val="12"/>
              </w:rPr>
            </w:pPr>
            <w:r>
              <w:rPr>
                <w:w w:val="115"/>
                <w:sz w:val="12"/>
              </w:rPr>
              <w:t>CAR</w:t>
            </w:r>
          </w:p>
          <w:p w14:paraId="4E83428F" w14:textId="77777777" w:rsidR="00054221" w:rsidRDefault="00BD4E74">
            <w:pPr>
              <w:pStyle w:val="TableParagraph"/>
              <w:spacing w:before="7" w:line="131" w:lineRule="exact"/>
              <w:ind w:left="88"/>
              <w:jc w:val="left"/>
              <w:rPr>
                <w:sz w:val="12"/>
              </w:rPr>
            </w:pPr>
            <w:r>
              <w:rPr>
                <w:w w:val="105"/>
                <w:sz w:val="12"/>
              </w:rPr>
              <w:t>Remote</w:t>
            </w:r>
          </w:p>
        </w:tc>
        <w:tc>
          <w:tcPr>
            <w:tcW w:w="647" w:type="dxa"/>
            <w:tcBorders>
              <w:top w:val="double" w:sz="1" w:space="0" w:color="000000" w:themeColor="text1"/>
              <w:bottom w:val="single" w:sz="4" w:space="0" w:color="000000" w:themeColor="text1"/>
            </w:tcBorders>
          </w:tcPr>
          <w:p w14:paraId="1C9D350E" w14:textId="77777777" w:rsidR="00054221" w:rsidRDefault="00BD4E74">
            <w:pPr>
              <w:pStyle w:val="TableParagraph"/>
              <w:spacing w:before="140" w:line="131" w:lineRule="exact"/>
              <w:ind w:left="215"/>
              <w:jc w:val="left"/>
              <w:rPr>
                <w:sz w:val="12"/>
              </w:rPr>
            </w:pPr>
            <w:r>
              <w:rPr>
                <w:sz w:val="12"/>
              </w:rPr>
              <w:t>Diff</w:t>
            </w:r>
          </w:p>
        </w:tc>
      </w:tr>
      <w:tr w:rsidR="00054221" w14:paraId="094C339D" w14:textId="77777777">
        <w:trPr>
          <w:trHeight w:val="119"/>
        </w:trPr>
        <w:tc>
          <w:tcPr>
            <w:tcW w:w="4507" w:type="dxa"/>
          </w:tcPr>
          <w:p w14:paraId="33D30510" w14:textId="77777777" w:rsidR="00054221" w:rsidRDefault="00BD4E74">
            <w:pPr>
              <w:pStyle w:val="TableParagraph"/>
              <w:tabs>
                <w:tab w:val="right" w:pos="4365"/>
              </w:tabs>
              <w:spacing w:before="0" w:line="100" w:lineRule="exact"/>
              <w:ind w:left="90"/>
              <w:jc w:val="left"/>
              <w:rPr>
                <w:sz w:val="12"/>
              </w:rPr>
            </w:pPr>
            <w:r>
              <w:rPr>
                <w:w w:val="105"/>
                <w:sz w:val="12"/>
              </w:rPr>
              <w:t>Reduced</w:t>
            </w:r>
            <w:r>
              <w:rPr>
                <w:spacing w:val="11"/>
                <w:w w:val="105"/>
                <w:sz w:val="12"/>
              </w:rPr>
              <w:t xml:space="preserve"> </w:t>
            </w:r>
            <w:r>
              <w:rPr>
                <w:w w:val="105"/>
                <w:sz w:val="12"/>
              </w:rPr>
              <w:t>Coping</w:t>
            </w:r>
            <w:r>
              <w:rPr>
                <w:spacing w:val="11"/>
                <w:w w:val="105"/>
                <w:sz w:val="12"/>
              </w:rPr>
              <w:t xml:space="preserve"> </w:t>
            </w:r>
            <w:r>
              <w:rPr>
                <w:w w:val="105"/>
                <w:sz w:val="12"/>
              </w:rPr>
              <w:t>Strategies</w:t>
            </w:r>
            <w:r>
              <w:rPr>
                <w:spacing w:val="12"/>
                <w:w w:val="105"/>
                <w:sz w:val="12"/>
              </w:rPr>
              <w:t xml:space="preserve"> </w:t>
            </w:r>
            <w:r>
              <w:rPr>
                <w:w w:val="105"/>
                <w:sz w:val="12"/>
              </w:rPr>
              <w:t>Index</w:t>
            </w:r>
            <w:r>
              <w:rPr>
                <w:spacing w:val="11"/>
                <w:w w:val="105"/>
                <w:sz w:val="12"/>
              </w:rPr>
              <w:t xml:space="preserve"> </w:t>
            </w:r>
            <w:r>
              <w:rPr>
                <w:w w:val="105"/>
                <w:sz w:val="12"/>
              </w:rPr>
              <w:t>(rCSI)</w:t>
            </w:r>
            <w:r>
              <w:rPr>
                <w:rFonts w:ascii="Times New Roman"/>
                <w:w w:val="105"/>
                <w:sz w:val="12"/>
              </w:rPr>
              <w:tab/>
            </w:r>
            <w:r>
              <w:rPr>
                <w:w w:val="105"/>
                <w:sz w:val="12"/>
              </w:rPr>
              <w:t>5.43</w:t>
            </w:r>
          </w:p>
        </w:tc>
        <w:tc>
          <w:tcPr>
            <w:tcW w:w="586" w:type="dxa"/>
          </w:tcPr>
          <w:p w14:paraId="41761213" w14:textId="77777777" w:rsidR="00054221" w:rsidRDefault="00BD4E74">
            <w:pPr>
              <w:pStyle w:val="TableParagraph"/>
              <w:spacing w:before="0" w:line="100" w:lineRule="exact"/>
              <w:ind w:left="117" w:right="93"/>
              <w:rPr>
                <w:sz w:val="12"/>
              </w:rPr>
            </w:pPr>
            <w:r>
              <w:rPr>
                <w:sz w:val="12"/>
              </w:rPr>
              <w:t>9.24</w:t>
            </w:r>
          </w:p>
        </w:tc>
        <w:tc>
          <w:tcPr>
            <w:tcW w:w="671" w:type="dxa"/>
          </w:tcPr>
          <w:p w14:paraId="69A045E1" w14:textId="77777777" w:rsidR="00054221" w:rsidRDefault="00BD4E74">
            <w:pPr>
              <w:pStyle w:val="TableParagraph"/>
              <w:spacing w:before="0" w:line="100" w:lineRule="exact"/>
              <w:ind w:right="111"/>
              <w:jc w:val="right"/>
              <w:rPr>
                <w:sz w:val="12"/>
              </w:rPr>
            </w:pPr>
            <w:r>
              <w:rPr>
                <w:w w:val="105"/>
                <w:sz w:val="12"/>
              </w:rPr>
              <w:t>3.81***</w:t>
            </w:r>
          </w:p>
        </w:tc>
        <w:tc>
          <w:tcPr>
            <w:tcW w:w="574" w:type="dxa"/>
          </w:tcPr>
          <w:p w14:paraId="44A5C6EB" w14:textId="77777777" w:rsidR="00054221" w:rsidRDefault="00BD4E74">
            <w:pPr>
              <w:pStyle w:val="TableParagraph"/>
              <w:spacing w:before="0" w:line="100" w:lineRule="exact"/>
              <w:ind w:left="68" w:right="69"/>
              <w:rPr>
                <w:sz w:val="12"/>
              </w:rPr>
            </w:pPr>
            <w:r>
              <w:rPr>
                <w:sz w:val="12"/>
              </w:rPr>
              <w:t>19.86</w:t>
            </w:r>
          </w:p>
        </w:tc>
        <w:tc>
          <w:tcPr>
            <w:tcW w:w="638" w:type="dxa"/>
          </w:tcPr>
          <w:p w14:paraId="26CCFAB7" w14:textId="77777777" w:rsidR="00054221" w:rsidRDefault="00BD4E74">
            <w:pPr>
              <w:pStyle w:val="TableParagraph"/>
              <w:spacing w:before="0" w:line="100" w:lineRule="exact"/>
              <w:ind w:left="85" w:right="111"/>
              <w:rPr>
                <w:sz w:val="12"/>
              </w:rPr>
            </w:pPr>
            <w:r>
              <w:rPr>
                <w:sz w:val="12"/>
              </w:rPr>
              <w:t>18.50</w:t>
            </w:r>
          </w:p>
        </w:tc>
        <w:tc>
          <w:tcPr>
            <w:tcW w:w="619" w:type="dxa"/>
          </w:tcPr>
          <w:p w14:paraId="20BB140D" w14:textId="77777777" w:rsidR="00054221" w:rsidRDefault="00BD4E74">
            <w:pPr>
              <w:pStyle w:val="TableParagraph"/>
              <w:spacing w:before="0" w:line="100" w:lineRule="exact"/>
              <w:ind w:left="127"/>
              <w:jc w:val="left"/>
              <w:rPr>
                <w:sz w:val="12"/>
              </w:rPr>
            </w:pPr>
            <w:r>
              <w:rPr>
                <w:w w:val="105"/>
                <w:sz w:val="12"/>
              </w:rPr>
              <w:t>-1.36*</w:t>
            </w:r>
          </w:p>
        </w:tc>
        <w:tc>
          <w:tcPr>
            <w:tcW w:w="510" w:type="dxa"/>
          </w:tcPr>
          <w:p w14:paraId="43FCFAD5" w14:textId="77777777" w:rsidR="00054221" w:rsidRDefault="00BD4E74">
            <w:pPr>
              <w:pStyle w:val="TableParagraph"/>
              <w:spacing w:before="0" w:line="100" w:lineRule="exact"/>
              <w:ind w:left="65" w:right="66"/>
              <w:rPr>
                <w:sz w:val="12"/>
              </w:rPr>
            </w:pPr>
            <w:r>
              <w:rPr>
                <w:w w:val="105"/>
                <w:sz w:val="12"/>
              </w:rPr>
              <w:t>14.35</w:t>
            </w:r>
          </w:p>
        </w:tc>
        <w:tc>
          <w:tcPr>
            <w:tcW w:w="612" w:type="dxa"/>
          </w:tcPr>
          <w:p w14:paraId="5B2F9B7D" w14:textId="77777777" w:rsidR="00054221" w:rsidRDefault="00BD4E74">
            <w:pPr>
              <w:pStyle w:val="TableParagraph"/>
              <w:spacing w:before="0" w:line="100" w:lineRule="exact"/>
              <w:ind w:left="116" w:right="118"/>
              <w:rPr>
                <w:sz w:val="12"/>
              </w:rPr>
            </w:pPr>
            <w:r>
              <w:rPr>
                <w:w w:val="110"/>
                <w:sz w:val="12"/>
              </w:rPr>
              <w:t>17.27</w:t>
            </w:r>
          </w:p>
        </w:tc>
        <w:tc>
          <w:tcPr>
            <w:tcW w:w="647" w:type="dxa"/>
          </w:tcPr>
          <w:p w14:paraId="4C6CE9A5" w14:textId="77777777" w:rsidR="00054221" w:rsidRDefault="00BD4E74">
            <w:pPr>
              <w:pStyle w:val="TableParagraph"/>
              <w:spacing w:before="0" w:line="100" w:lineRule="exact"/>
              <w:ind w:right="146"/>
              <w:jc w:val="right"/>
              <w:rPr>
                <w:sz w:val="12"/>
              </w:rPr>
            </w:pPr>
            <w:r>
              <w:rPr>
                <w:w w:val="105"/>
                <w:sz w:val="12"/>
              </w:rPr>
              <w:t>2.92**</w:t>
            </w:r>
          </w:p>
        </w:tc>
      </w:tr>
      <w:tr w:rsidR="00054221" w14:paraId="1FCA2F9A" w14:textId="77777777">
        <w:trPr>
          <w:trHeight w:val="143"/>
        </w:trPr>
        <w:tc>
          <w:tcPr>
            <w:tcW w:w="4507" w:type="dxa"/>
          </w:tcPr>
          <w:p w14:paraId="4B64CB40" w14:textId="77777777" w:rsidR="00054221" w:rsidRDefault="00BD4E74">
            <w:pPr>
              <w:pStyle w:val="TableParagraph"/>
              <w:spacing w:before="12" w:line="111" w:lineRule="exact"/>
              <w:ind w:right="88"/>
              <w:jc w:val="right"/>
              <w:rPr>
                <w:sz w:val="12"/>
              </w:rPr>
            </w:pPr>
            <w:r>
              <w:rPr>
                <w:w w:val="105"/>
                <w:sz w:val="12"/>
              </w:rPr>
              <w:t>(7.46)</w:t>
            </w:r>
          </w:p>
        </w:tc>
        <w:tc>
          <w:tcPr>
            <w:tcW w:w="586" w:type="dxa"/>
          </w:tcPr>
          <w:p w14:paraId="74D63F72" w14:textId="77777777" w:rsidR="00054221" w:rsidRDefault="00BD4E74">
            <w:pPr>
              <w:pStyle w:val="TableParagraph"/>
              <w:spacing w:before="12" w:line="111" w:lineRule="exact"/>
              <w:ind w:left="117" w:right="93"/>
              <w:rPr>
                <w:sz w:val="12"/>
              </w:rPr>
            </w:pPr>
            <w:r>
              <w:rPr>
                <w:sz w:val="12"/>
              </w:rPr>
              <w:t>(8.87)</w:t>
            </w:r>
          </w:p>
        </w:tc>
        <w:tc>
          <w:tcPr>
            <w:tcW w:w="671" w:type="dxa"/>
          </w:tcPr>
          <w:p w14:paraId="5A4CF984" w14:textId="77777777" w:rsidR="00054221" w:rsidRDefault="00BD4E74">
            <w:pPr>
              <w:pStyle w:val="TableParagraph"/>
              <w:spacing w:before="12" w:line="111" w:lineRule="exact"/>
              <w:ind w:right="157"/>
              <w:jc w:val="right"/>
              <w:rPr>
                <w:sz w:val="12"/>
              </w:rPr>
            </w:pPr>
            <w:r>
              <w:rPr>
                <w:sz w:val="12"/>
              </w:rPr>
              <w:t>(0.00)</w:t>
            </w:r>
          </w:p>
        </w:tc>
        <w:tc>
          <w:tcPr>
            <w:tcW w:w="574" w:type="dxa"/>
          </w:tcPr>
          <w:p w14:paraId="560D1598" w14:textId="77777777" w:rsidR="00054221" w:rsidRDefault="00BD4E74">
            <w:pPr>
              <w:pStyle w:val="TableParagraph"/>
              <w:spacing w:before="12" w:line="111" w:lineRule="exact"/>
              <w:ind w:left="68" w:right="69"/>
              <w:rPr>
                <w:sz w:val="12"/>
              </w:rPr>
            </w:pPr>
            <w:r>
              <w:rPr>
                <w:w w:val="110"/>
                <w:sz w:val="12"/>
              </w:rPr>
              <w:t>(12.41)</w:t>
            </w:r>
          </w:p>
        </w:tc>
        <w:tc>
          <w:tcPr>
            <w:tcW w:w="638" w:type="dxa"/>
          </w:tcPr>
          <w:p w14:paraId="4F023D7D" w14:textId="77777777" w:rsidR="00054221" w:rsidRDefault="00BD4E74">
            <w:pPr>
              <w:pStyle w:val="TableParagraph"/>
              <w:spacing w:before="12" w:line="111" w:lineRule="exact"/>
              <w:ind w:left="85" w:right="111"/>
              <w:rPr>
                <w:sz w:val="12"/>
              </w:rPr>
            </w:pPr>
            <w:r>
              <w:rPr>
                <w:w w:val="110"/>
                <w:sz w:val="12"/>
              </w:rPr>
              <w:t>(11.68)</w:t>
            </w:r>
          </w:p>
        </w:tc>
        <w:tc>
          <w:tcPr>
            <w:tcW w:w="619" w:type="dxa"/>
          </w:tcPr>
          <w:p w14:paraId="23FDB303" w14:textId="77777777" w:rsidR="00054221" w:rsidRDefault="00BD4E74">
            <w:pPr>
              <w:pStyle w:val="TableParagraph"/>
              <w:spacing w:before="12" w:line="111" w:lineRule="exact"/>
              <w:ind w:left="130"/>
              <w:jc w:val="left"/>
              <w:rPr>
                <w:sz w:val="12"/>
              </w:rPr>
            </w:pPr>
            <w:r>
              <w:rPr>
                <w:sz w:val="12"/>
              </w:rPr>
              <w:t>(0.03)</w:t>
            </w:r>
          </w:p>
        </w:tc>
        <w:tc>
          <w:tcPr>
            <w:tcW w:w="510" w:type="dxa"/>
          </w:tcPr>
          <w:p w14:paraId="56C94252" w14:textId="77777777" w:rsidR="00054221" w:rsidRDefault="00BD4E74">
            <w:pPr>
              <w:pStyle w:val="TableParagraph"/>
              <w:spacing w:before="12" w:line="111" w:lineRule="exact"/>
              <w:ind w:left="66" w:right="66"/>
              <w:rPr>
                <w:sz w:val="12"/>
              </w:rPr>
            </w:pPr>
            <w:r>
              <w:rPr>
                <w:w w:val="105"/>
                <w:sz w:val="12"/>
              </w:rPr>
              <w:t>(9.97)</w:t>
            </w:r>
          </w:p>
        </w:tc>
        <w:tc>
          <w:tcPr>
            <w:tcW w:w="612" w:type="dxa"/>
          </w:tcPr>
          <w:p w14:paraId="02022187" w14:textId="77777777" w:rsidR="00054221" w:rsidRDefault="00BD4E74">
            <w:pPr>
              <w:pStyle w:val="TableParagraph"/>
              <w:spacing w:before="12" w:line="111" w:lineRule="exact"/>
              <w:ind w:left="117" w:right="118"/>
              <w:rPr>
                <w:sz w:val="12"/>
              </w:rPr>
            </w:pPr>
            <w:r>
              <w:rPr>
                <w:sz w:val="12"/>
              </w:rPr>
              <w:t>(8.88)</w:t>
            </w:r>
          </w:p>
        </w:tc>
        <w:tc>
          <w:tcPr>
            <w:tcW w:w="647" w:type="dxa"/>
          </w:tcPr>
          <w:p w14:paraId="26CCF470" w14:textId="77777777" w:rsidR="00054221" w:rsidRDefault="00BD4E74">
            <w:pPr>
              <w:pStyle w:val="TableParagraph"/>
              <w:spacing w:before="12" w:line="111" w:lineRule="exact"/>
              <w:ind w:right="160"/>
              <w:jc w:val="right"/>
              <w:rPr>
                <w:sz w:val="12"/>
              </w:rPr>
            </w:pPr>
            <w:r>
              <w:rPr>
                <w:sz w:val="12"/>
              </w:rPr>
              <w:t>(0.00)</w:t>
            </w:r>
          </w:p>
        </w:tc>
      </w:tr>
      <w:tr w:rsidR="00054221" w14:paraId="7482CFAF" w14:textId="77777777">
        <w:trPr>
          <w:trHeight w:val="143"/>
        </w:trPr>
        <w:tc>
          <w:tcPr>
            <w:tcW w:w="4507" w:type="dxa"/>
          </w:tcPr>
          <w:p w14:paraId="2A90F94B" w14:textId="77777777" w:rsidR="00054221" w:rsidRDefault="00BD4E74">
            <w:pPr>
              <w:pStyle w:val="TableParagraph"/>
              <w:tabs>
                <w:tab w:val="right" w:pos="4365"/>
              </w:tabs>
              <w:spacing w:before="12" w:line="111" w:lineRule="exact"/>
              <w:ind w:left="90"/>
              <w:jc w:val="left"/>
              <w:rPr>
                <w:sz w:val="12"/>
              </w:rPr>
            </w:pPr>
            <w:r>
              <w:rPr>
                <w:w w:val="105"/>
                <w:sz w:val="12"/>
              </w:rPr>
              <w:t>rCSI:</w:t>
            </w:r>
            <w:r>
              <w:rPr>
                <w:spacing w:val="11"/>
                <w:w w:val="105"/>
                <w:sz w:val="12"/>
              </w:rPr>
              <w:t xml:space="preserve"> </w:t>
            </w:r>
            <w:r>
              <w:rPr>
                <w:w w:val="105"/>
                <w:sz w:val="12"/>
              </w:rPr>
              <w:t>Low</w:t>
            </w:r>
            <w:r>
              <w:rPr>
                <w:rFonts w:ascii="Times New Roman"/>
                <w:w w:val="105"/>
                <w:sz w:val="12"/>
              </w:rPr>
              <w:tab/>
            </w:r>
            <w:r>
              <w:rPr>
                <w:w w:val="105"/>
                <w:sz w:val="12"/>
              </w:rPr>
              <w:t>0.59</w:t>
            </w:r>
          </w:p>
        </w:tc>
        <w:tc>
          <w:tcPr>
            <w:tcW w:w="586" w:type="dxa"/>
          </w:tcPr>
          <w:p w14:paraId="16B87DA0" w14:textId="77777777" w:rsidR="00054221" w:rsidRDefault="00BD4E74">
            <w:pPr>
              <w:pStyle w:val="TableParagraph"/>
              <w:spacing w:before="12" w:line="111" w:lineRule="exact"/>
              <w:ind w:left="117" w:right="93"/>
              <w:rPr>
                <w:sz w:val="12"/>
              </w:rPr>
            </w:pPr>
            <w:r>
              <w:rPr>
                <w:sz w:val="12"/>
              </w:rPr>
              <w:t>0.31</w:t>
            </w:r>
          </w:p>
        </w:tc>
        <w:tc>
          <w:tcPr>
            <w:tcW w:w="671" w:type="dxa"/>
          </w:tcPr>
          <w:p w14:paraId="3EB832A0" w14:textId="77777777" w:rsidR="00054221" w:rsidRDefault="00BD4E74">
            <w:pPr>
              <w:pStyle w:val="TableParagraph"/>
              <w:spacing w:before="12" w:line="111" w:lineRule="exact"/>
              <w:ind w:right="89"/>
              <w:jc w:val="right"/>
              <w:rPr>
                <w:sz w:val="12"/>
              </w:rPr>
            </w:pPr>
            <w:r>
              <w:rPr>
                <w:sz w:val="12"/>
              </w:rPr>
              <w:t>-0.29***</w:t>
            </w:r>
          </w:p>
        </w:tc>
        <w:tc>
          <w:tcPr>
            <w:tcW w:w="574" w:type="dxa"/>
          </w:tcPr>
          <w:p w14:paraId="3B7AF340" w14:textId="77777777" w:rsidR="00054221" w:rsidRDefault="00BD4E74">
            <w:pPr>
              <w:pStyle w:val="TableParagraph"/>
              <w:spacing w:before="12" w:line="111" w:lineRule="exact"/>
              <w:ind w:left="68" w:right="69"/>
              <w:rPr>
                <w:sz w:val="12"/>
              </w:rPr>
            </w:pPr>
            <w:r>
              <w:rPr>
                <w:sz w:val="12"/>
              </w:rPr>
              <w:t>0.08</w:t>
            </w:r>
          </w:p>
        </w:tc>
        <w:tc>
          <w:tcPr>
            <w:tcW w:w="638" w:type="dxa"/>
          </w:tcPr>
          <w:p w14:paraId="76D2B0E5" w14:textId="77777777" w:rsidR="00054221" w:rsidRDefault="00BD4E74">
            <w:pPr>
              <w:pStyle w:val="TableParagraph"/>
              <w:spacing w:before="12" w:line="111" w:lineRule="exact"/>
              <w:ind w:left="85" w:right="111"/>
              <w:rPr>
                <w:sz w:val="12"/>
              </w:rPr>
            </w:pPr>
            <w:r>
              <w:rPr>
                <w:sz w:val="12"/>
              </w:rPr>
              <w:t>0.06</w:t>
            </w:r>
          </w:p>
        </w:tc>
        <w:tc>
          <w:tcPr>
            <w:tcW w:w="619" w:type="dxa"/>
          </w:tcPr>
          <w:p w14:paraId="0BD92872" w14:textId="77777777" w:rsidR="00054221" w:rsidRDefault="00BD4E74">
            <w:pPr>
              <w:pStyle w:val="TableParagraph"/>
              <w:spacing w:before="12" w:line="111" w:lineRule="exact"/>
              <w:ind w:left="159"/>
              <w:jc w:val="left"/>
              <w:rPr>
                <w:sz w:val="12"/>
              </w:rPr>
            </w:pPr>
            <w:r>
              <w:rPr>
                <w:sz w:val="12"/>
              </w:rPr>
              <w:t>-0.02</w:t>
            </w:r>
          </w:p>
        </w:tc>
        <w:tc>
          <w:tcPr>
            <w:tcW w:w="510" w:type="dxa"/>
          </w:tcPr>
          <w:p w14:paraId="24F15C95" w14:textId="77777777" w:rsidR="00054221" w:rsidRDefault="00BD4E74">
            <w:pPr>
              <w:pStyle w:val="TableParagraph"/>
              <w:spacing w:before="12" w:line="111" w:lineRule="exact"/>
              <w:ind w:left="66" w:right="66"/>
              <w:rPr>
                <w:sz w:val="12"/>
              </w:rPr>
            </w:pPr>
            <w:r>
              <w:rPr>
                <w:sz w:val="12"/>
              </w:rPr>
              <w:t>0.06</w:t>
            </w:r>
          </w:p>
        </w:tc>
        <w:tc>
          <w:tcPr>
            <w:tcW w:w="612" w:type="dxa"/>
          </w:tcPr>
          <w:p w14:paraId="5A797853" w14:textId="77777777" w:rsidR="00054221" w:rsidRDefault="00BD4E74">
            <w:pPr>
              <w:pStyle w:val="TableParagraph"/>
              <w:spacing w:before="12" w:line="111" w:lineRule="exact"/>
              <w:ind w:left="117" w:right="118"/>
              <w:rPr>
                <w:sz w:val="12"/>
              </w:rPr>
            </w:pPr>
            <w:r>
              <w:rPr>
                <w:sz w:val="12"/>
              </w:rPr>
              <w:t>0.04</w:t>
            </w:r>
          </w:p>
        </w:tc>
        <w:tc>
          <w:tcPr>
            <w:tcW w:w="647" w:type="dxa"/>
          </w:tcPr>
          <w:p w14:paraId="0109EAD6" w14:textId="77777777" w:rsidR="00054221" w:rsidRDefault="00BD4E74">
            <w:pPr>
              <w:pStyle w:val="TableParagraph"/>
              <w:spacing w:before="12" w:line="111" w:lineRule="exact"/>
              <w:ind w:right="188"/>
              <w:jc w:val="right"/>
              <w:rPr>
                <w:sz w:val="12"/>
              </w:rPr>
            </w:pPr>
            <w:r>
              <w:rPr>
                <w:sz w:val="12"/>
              </w:rPr>
              <w:t>-0.02</w:t>
            </w:r>
          </w:p>
        </w:tc>
      </w:tr>
      <w:tr w:rsidR="00054221" w14:paraId="288A952A" w14:textId="77777777">
        <w:trPr>
          <w:trHeight w:val="143"/>
        </w:trPr>
        <w:tc>
          <w:tcPr>
            <w:tcW w:w="4507" w:type="dxa"/>
          </w:tcPr>
          <w:p w14:paraId="59665267" w14:textId="77777777" w:rsidR="00054221" w:rsidRDefault="00BD4E74">
            <w:pPr>
              <w:pStyle w:val="TableParagraph"/>
              <w:spacing w:before="12" w:line="111" w:lineRule="exact"/>
              <w:ind w:right="88"/>
              <w:jc w:val="right"/>
              <w:rPr>
                <w:sz w:val="12"/>
              </w:rPr>
            </w:pPr>
            <w:r>
              <w:rPr>
                <w:sz w:val="12"/>
              </w:rPr>
              <w:t>(0.49)</w:t>
            </w:r>
          </w:p>
        </w:tc>
        <w:tc>
          <w:tcPr>
            <w:tcW w:w="586" w:type="dxa"/>
          </w:tcPr>
          <w:p w14:paraId="4574191A" w14:textId="77777777" w:rsidR="00054221" w:rsidRDefault="00BD4E74">
            <w:pPr>
              <w:pStyle w:val="TableParagraph"/>
              <w:spacing w:before="12" w:line="111" w:lineRule="exact"/>
              <w:ind w:left="117" w:right="93"/>
              <w:rPr>
                <w:sz w:val="12"/>
              </w:rPr>
            </w:pPr>
            <w:r>
              <w:rPr>
                <w:sz w:val="12"/>
              </w:rPr>
              <w:t>(0.46)</w:t>
            </w:r>
          </w:p>
        </w:tc>
        <w:tc>
          <w:tcPr>
            <w:tcW w:w="671" w:type="dxa"/>
          </w:tcPr>
          <w:p w14:paraId="11F3D290" w14:textId="77777777" w:rsidR="00054221" w:rsidRDefault="00BD4E74">
            <w:pPr>
              <w:pStyle w:val="TableParagraph"/>
              <w:spacing w:before="12" w:line="111" w:lineRule="exact"/>
              <w:ind w:right="157"/>
              <w:jc w:val="right"/>
              <w:rPr>
                <w:sz w:val="12"/>
              </w:rPr>
            </w:pPr>
            <w:r>
              <w:rPr>
                <w:sz w:val="12"/>
              </w:rPr>
              <w:t>(0.00)</w:t>
            </w:r>
          </w:p>
        </w:tc>
        <w:tc>
          <w:tcPr>
            <w:tcW w:w="574" w:type="dxa"/>
          </w:tcPr>
          <w:p w14:paraId="51E1A92A" w14:textId="77777777" w:rsidR="00054221" w:rsidRDefault="00BD4E74">
            <w:pPr>
              <w:pStyle w:val="TableParagraph"/>
              <w:spacing w:before="12" w:line="111" w:lineRule="exact"/>
              <w:ind w:left="68" w:right="69"/>
              <w:rPr>
                <w:sz w:val="12"/>
              </w:rPr>
            </w:pPr>
            <w:r>
              <w:rPr>
                <w:sz w:val="12"/>
              </w:rPr>
              <w:t>(0.28)</w:t>
            </w:r>
          </w:p>
        </w:tc>
        <w:tc>
          <w:tcPr>
            <w:tcW w:w="638" w:type="dxa"/>
          </w:tcPr>
          <w:p w14:paraId="59239BB4" w14:textId="77777777" w:rsidR="00054221" w:rsidRDefault="00BD4E74">
            <w:pPr>
              <w:pStyle w:val="TableParagraph"/>
              <w:spacing w:before="12" w:line="111" w:lineRule="exact"/>
              <w:ind w:left="85" w:right="111"/>
              <w:rPr>
                <w:sz w:val="12"/>
              </w:rPr>
            </w:pPr>
            <w:r>
              <w:rPr>
                <w:sz w:val="12"/>
              </w:rPr>
              <w:t>(0.24)</w:t>
            </w:r>
          </w:p>
        </w:tc>
        <w:tc>
          <w:tcPr>
            <w:tcW w:w="619" w:type="dxa"/>
          </w:tcPr>
          <w:p w14:paraId="4619345D" w14:textId="77777777" w:rsidR="00054221" w:rsidRDefault="00BD4E74">
            <w:pPr>
              <w:pStyle w:val="TableParagraph"/>
              <w:spacing w:before="12" w:line="111" w:lineRule="exact"/>
              <w:ind w:left="130"/>
              <w:jc w:val="left"/>
              <w:rPr>
                <w:sz w:val="12"/>
              </w:rPr>
            </w:pPr>
            <w:r>
              <w:rPr>
                <w:sz w:val="12"/>
              </w:rPr>
              <w:t>(0.09)</w:t>
            </w:r>
          </w:p>
        </w:tc>
        <w:tc>
          <w:tcPr>
            <w:tcW w:w="510" w:type="dxa"/>
          </w:tcPr>
          <w:p w14:paraId="4FFAA3CF" w14:textId="77777777" w:rsidR="00054221" w:rsidRDefault="00BD4E74">
            <w:pPr>
              <w:pStyle w:val="TableParagraph"/>
              <w:spacing w:before="12" w:line="111" w:lineRule="exact"/>
              <w:ind w:left="66" w:right="66"/>
              <w:rPr>
                <w:sz w:val="12"/>
              </w:rPr>
            </w:pPr>
            <w:r>
              <w:rPr>
                <w:sz w:val="12"/>
              </w:rPr>
              <w:t>(0.25)</w:t>
            </w:r>
          </w:p>
        </w:tc>
        <w:tc>
          <w:tcPr>
            <w:tcW w:w="612" w:type="dxa"/>
          </w:tcPr>
          <w:p w14:paraId="5D6B15BD" w14:textId="77777777" w:rsidR="00054221" w:rsidRDefault="00BD4E74">
            <w:pPr>
              <w:pStyle w:val="TableParagraph"/>
              <w:spacing w:before="12" w:line="111" w:lineRule="exact"/>
              <w:ind w:left="117" w:right="118"/>
              <w:rPr>
                <w:sz w:val="12"/>
              </w:rPr>
            </w:pPr>
            <w:r>
              <w:rPr>
                <w:w w:val="105"/>
                <w:sz w:val="12"/>
              </w:rPr>
              <w:t>(0.21)</w:t>
            </w:r>
          </w:p>
        </w:tc>
        <w:tc>
          <w:tcPr>
            <w:tcW w:w="647" w:type="dxa"/>
          </w:tcPr>
          <w:p w14:paraId="702DCFD2" w14:textId="77777777" w:rsidR="00054221" w:rsidRDefault="00BD4E74">
            <w:pPr>
              <w:pStyle w:val="TableParagraph"/>
              <w:spacing w:before="12" w:line="111" w:lineRule="exact"/>
              <w:ind w:right="160"/>
              <w:jc w:val="right"/>
              <w:rPr>
                <w:sz w:val="12"/>
              </w:rPr>
            </w:pPr>
            <w:r>
              <w:rPr>
                <w:sz w:val="12"/>
              </w:rPr>
              <w:t>(0.36)</w:t>
            </w:r>
          </w:p>
        </w:tc>
      </w:tr>
      <w:tr w:rsidR="00054221" w14:paraId="053279CD" w14:textId="77777777">
        <w:trPr>
          <w:trHeight w:val="143"/>
        </w:trPr>
        <w:tc>
          <w:tcPr>
            <w:tcW w:w="4507" w:type="dxa"/>
          </w:tcPr>
          <w:p w14:paraId="6789390F" w14:textId="77777777" w:rsidR="00054221" w:rsidRDefault="00BD4E74">
            <w:pPr>
              <w:pStyle w:val="TableParagraph"/>
              <w:tabs>
                <w:tab w:val="right" w:pos="4365"/>
              </w:tabs>
              <w:spacing w:before="12" w:line="111" w:lineRule="exact"/>
              <w:ind w:left="90"/>
              <w:jc w:val="left"/>
              <w:rPr>
                <w:sz w:val="12"/>
              </w:rPr>
            </w:pPr>
            <w:r>
              <w:rPr>
                <w:sz w:val="12"/>
              </w:rPr>
              <w:t>rCSI:</w:t>
            </w:r>
            <w:r>
              <w:rPr>
                <w:spacing w:val="13"/>
                <w:sz w:val="12"/>
              </w:rPr>
              <w:t xml:space="preserve"> </w:t>
            </w:r>
            <w:r>
              <w:rPr>
                <w:sz w:val="12"/>
              </w:rPr>
              <w:t>Median</w:t>
            </w:r>
            <w:r>
              <w:rPr>
                <w:rFonts w:ascii="Times New Roman"/>
                <w:sz w:val="12"/>
              </w:rPr>
              <w:tab/>
            </w:r>
            <w:r>
              <w:rPr>
                <w:sz w:val="12"/>
              </w:rPr>
              <w:t>0.33</w:t>
            </w:r>
          </w:p>
        </w:tc>
        <w:tc>
          <w:tcPr>
            <w:tcW w:w="586" w:type="dxa"/>
          </w:tcPr>
          <w:p w14:paraId="165ED542" w14:textId="77777777" w:rsidR="00054221" w:rsidRDefault="00BD4E74">
            <w:pPr>
              <w:pStyle w:val="TableParagraph"/>
              <w:spacing w:before="12" w:line="111" w:lineRule="exact"/>
              <w:ind w:left="117" w:right="93"/>
              <w:rPr>
                <w:sz w:val="12"/>
              </w:rPr>
            </w:pPr>
            <w:r>
              <w:rPr>
                <w:sz w:val="12"/>
              </w:rPr>
              <w:t>0.53</w:t>
            </w:r>
          </w:p>
        </w:tc>
        <w:tc>
          <w:tcPr>
            <w:tcW w:w="671" w:type="dxa"/>
          </w:tcPr>
          <w:p w14:paraId="4F281287" w14:textId="77777777" w:rsidR="00054221" w:rsidRDefault="00BD4E74">
            <w:pPr>
              <w:pStyle w:val="TableParagraph"/>
              <w:spacing w:before="12" w:line="111" w:lineRule="exact"/>
              <w:ind w:right="110"/>
              <w:jc w:val="right"/>
              <w:rPr>
                <w:sz w:val="12"/>
              </w:rPr>
            </w:pPr>
            <w:r>
              <w:rPr>
                <w:sz w:val="12"/>
              </w:rPr>
              <w:t>0.20***</w:t>
            </w:r>
          </w:p>
        </w:tc>
        <w:tc>
          <w:tcPr>
            <w:tcW w:w="574" w:type="dxa"/>
          </w:tcPr>
          <w:p w14:paraId="4F5B9ECE" w14:textId="77777777" w:rsidR="00054221" w:rsidRDefault="00BD4E74">
            <w:pPr>
              <w:pStyle w:val="TableParagraph"/>
              <w:spacing w:before="12" w:line="111" w:lineRule="exact"/>
              <w:ind w:left="68" w:right="69"/>
              <w:rPr>
                <w:sz w:val="12"/>
              </w:rPr>
            </w:pPr>
            <w:r>
              <w:rPr>
                <w:sz w:val="12"/>
              </w:rPr>
              <w:t>0.44</w:t>
            </w:r>
          </w:p>
        </w:tc>
        <w:tc>
          <w:tcPr>
            <w:tcW w:w="638" w:type="dxa"/>
          </w:tcPr>
          <w:p w14:paraId="08E835E8" w14:textId="77777777" w:rsidR="00054221" w:rsidRDefault="00BD4E74">
            <w:pPr>
              <w:pStyle w:val="TableParagraph"/>
              <w:spacing w:before="12" w:line="111" w:lineRule="exact"/>
              <w:ind w:left="85" w:right="111"/>
              <w:rPr>
                <w:sz w:val="12"/>
              </w:rPr>
            </w:pPr>
            <w:r>
              <w:rPr>
                <w:w w:val="105"/>
                <w:sz w:val="12"/>
              </w:rPr>
              <w:t>0.51</w:t>
            </w:r>
          </w:p>
        </w:tc>
        <w:tc>
          <w:tcPr>
            <w:tcW w:w="619" w:type="dxa"/>
          </w:tcPr>
          <w:p w14:paraId="4F68BC6E" w14:textId="77777777" w:rsidR="00054221" w:rsidRDefault="00BD4E74">
            <w:pPr>
              <w:pStyle w:val="TableParagraph"/>
              <w:spacing w:before="12" w:line="111" w:lineRule="exact"/>
              <w:ind w:right="143"/>
              <w:jc w:val="right"/>
              <w:rPr>
                <w:sz w:val="12"/>
              </w:rPr>
            </w:pPr>
            <w:r>
              <w:rPr>
                <w:sz w:val="12"/>
              </w:rPr>
              <w:t>0.08**</w:t>
            </w:r>
          </w:p>
        </w:tc>
        <w:tc>
          <w:tcPr>
            <w:tcW w:w="510" w:type="dxa"/>
          </w:tcPr>
          <w:p w14:paraId="001195D1" w14:textId="77777777" w:rsidR="00054221" w:rsidRDefault="00BD4E74">
            <w:pPr>
              <w:pStyle w:val="TableParagraph"/>
              <w:spacing w:before="12" w:line="111" w:lineRule="exact"/>
              <w:ind w:left="66" w:right="66"/>
              <w:rPr>
                <w:sz w:val="12"/>
              </w:rPr>
            </w:pPr>
            <w:r>
              <w:rPr>
                <w:sz w:val="12"/>
              </w:rPr>
              <w:t>0.70</w:t>
            </w:r>
          </w:p>
        </w:tc>
        <w:tc>
          <w:tcPr>
            <w:tcW w:w="612" w:type="dxa"/>
          </w:tcPr>
          <w:p w14:paraId="3DAD1BD6" w14:textId="77777777" w:rsidR="00054221" w:rsidRDefault="00BD4E74">
            <w:pPr>
              <w:pStyle w:val="TableParagraph"/>
              <w:spacing w:before="12" w:line="111" w:lineRule="exact"/>
              <w:ind w:left="117" w:right="118"/>
              <w:rPr>
                <w:sz w:val="12"/>
              </w:rPr>
            </w:pPr>
            <w:r>
              <w:rPr>
                <w:sz w:val="12"/>
              </w:rPr>
              <w:t>0.57</w:t>
            </w:r>
          </w:p>
        </w:tc>
        <w:tc>
          <w:tcPr>
            <w:tcW w:w="647" w:type="dxa"/>
          </w:tcPr>
          <w:p w14:paraId="3511C154" w14:textId="77777777" w:rsidR="00054221" w:rsidRDefault="00BD4E74">
            <w:pPr>
              <w:pStyle w:val="TableParagraph"/>
              <w:spacing w:before="12" w:line="111" w:lineRule="exact"/>
              <w:ind w:right="124"/>
              <w:jc w:val="right"/>
              <w:rPr>
                <w:sz w:val="12"/>
              </w:rPr>
            </w:pPr>
            <w:r>
              <w:rPr>
                <w:w w:val="105"/>
                <w:sz w:val="12"/>
              </w:rPr>
              <w:t>-0.14**</w:t>
            </w:r>
          </w:p>
        </w:tc>
      </w:tr>
      <w:tr w:rsidR="00054221" w14:paraId="7E3AE78E" w14:textId="77777777">
        <w:trPr>
          <w:trHeight w:val="143"/>
        </w:trPr>
        <w:tc>
          <w:tcPr>
            <w:tcW w:w="4507" w:type="dxa"/>
          </w:tcPr>
          <w:p w14:paraId="7C776F7B" w14:textId="77777777" w:rsidR="00054221" w:rsidRDefault="00BD4E74">
            <w:pPr>
              <w:pStyle w:val="TableParagraph"/>
              <w:spacing w:before="12" w:line="111" w:lineRule="exact"/>
              <w:ind w:right="88"/>
              <w:jc w:val="right"/>
              <w:rPr>
                <w:sz w:val="12"/>
              </w:rPr>
            </w:pPr>
            <w:r>
              <w:rPr>
                <w:sz w:val="12"/>
              </w:rPr>
              <w:t>(0.47)</w:t>
            </w:r>
          </w:p>
        </w:tc>
        <w:tc>
          <w:tcPr>
            <w:tcW w:w="586" w:type="dxa"/>
          </w:tcPr>
          <w:p w14:paraId="0CFCC2DD" w14:textId="77777777" w:rsidR="00054221" w:rsidRDefault="00BD4E74">
            <w:pPr>
              <w:pStyle w:val="TableParagraph"/>
              <w:spacing w:before="12" w:line="111" w:lineRule="exact"/>
              <w:ind w:left="117" w:right="93"/>
              <w:rPr>
                <w:sz w:val="12"/>
              </w:rPr>
            </w:pPr>
            <w:r>
              <w:rPr>
                <w:sz w:val="12"/>
              </w:rPr>
              <w:t>(0.50)</w:t>
            </w:r>
          </w:p>
        </w:tc>
        <w:tc>
          <w:tcPr>
            <w:tcW w:w="671" w:type="dxa"/>
          </w:tcPr>
          <w:p w14:paraId="57CC5174" w14:textId="77777777" w:rsidR="00054221" w:rsidRDefault="00BD4E74">
            <w:pPr>
              <w:pStyle w:val="TableParagraph"/>
              <w:spacing w:before="12" w:line="111" w:lineRule="exact"/>
              <w:ind w:right="157"/>
              <w:jc w:val="right"/>
              <w:rPr>
                <w:sz w:val="12"/>
              </w:rPr>
            </w:pPr>
            <w:r>
              <w:rPr>
                <w:sz w:val="12"/>
              </w:rPr>
              <w:t>(0.00)</w:t>
            </w:r>
          </w:p>
        </w:tc>
        <w:tc>
          <w:tcPr>
            <w:tcW w:w="574" w:type="dxa"/>
          </w:tcPr>
          <w:p w14:paraId="545DBFAF" w14:textId="77777777" w:rsidR="00054221" w:rsidRDefault="00BD4E74">
            <w:pPr>
              <w:pStyle w:val="TableParagraph"/>
              <w:spacing w:before="12" w:line="111" w:lineRule="exact"/>
              <w:ind w:left="68" w:right="69"/>
              <w:rPr>
                <w:sz w:val="12"/>
              </w:rPr>
            </w:pPr>
            <w:r>
              <w:rPr>
                <w:sz w:val="12"/>
              </w:rPr>
              <w:t>(0.50)</w:t>
            </w:r>
          </w:p>
        </w:tc>
        <w:tc>
          <w:tcPr>
            <w:tcW w:w="638" w:type="dxa"/>
          </w:tcPr>
          <w:p w14:paraId="2B8F6FAC" w14:textId="77777777" w:rsidR="00054221" w:rsidRDefault="00BD4E74">
            <w:pPr>
              <w:pStyle w:val="TableParagraph"/>
              <w:spacing w:before="12" w:line="111" w:lineRule="exact"/>
              <w:ind w:left="85" w:right="111"/>
              <w:rPr>
                <w:sz w:val="12"/>
              </w:rPr>
            </w:pPr>
            <w:r>
              <w:rPr>
                <w:sz w:val="12"/>
              </w:rPr>
              <w:t>(0.50)</w:t>
            </w:r>
          </w:p>
        </w:tc>
        <w:tc>
          <w:tcPr>
            <w:tcW w:w="619" w:type="dxa"/>
          </w:tcPr>
          <w:p w14:paraId="38BBDDD2" w14:textId="77777777" w:rsidR="00054221" w:rsidRDefault="00BD4E74">
            <w:pPr>
              <w:pStyle w:val="TableParagraph"/>
              <w:spacing w:before="12" w:line="111" w:lineRule="exact"/>
              <w:ind w:left="130"/>
              <w:jc w:val="left"/>
              <w:rPr>
                <w:sz w:val="12"/>
              </w:rPr>
            </w:pPr>
            <w:r>
              <w:rPr>
                <w:sz w:val="12"/>
              </w:rPr>
              <w:t>(0.00)</w:t>
            </w:r>
          </w:p>
        </w:tc>
        <w:tc>
          <w:tcPr>
            <w:tcW w:w="510" w:type="dxa"/>
          </w:tcPr>
          <w:p w14:paraId="1A398DF1" w14:textId="77777777" w:rsidR="00054221" w:rsidRDefault="00BD4E74">
            <w:pPr>
              <w:pStyle w:val="TableParagraph"/>
              <w:spacing w:before="12" w:line="111" w:lineRule="exact"/>
              <w:ind w:left="66" w:right="66"/>
              <w:rPr>
                <w:sz w:val="12"/>
              </w:rPr>
            </w:pPr>
            <w:r>
              <w:rPr>
                <w:sz w:val="12"/>
              </w:rPr>
              <w:t>(0.46)</w:t>
            </w:r>
          </w:p>
        </w:tc>
        <w:tc>
          <w:tcPr>
            <w:tcW w:w="612" w:type="dxa"/>
          </w:tcPr>
          <w:p w14:paraId="2D07296C" w14:textId="77777777" w:rsidR="00054221" w:rsidRDefault="00BD4E74">
            <w:pPr>
              <w:pStyle w:val="TableParagraph"/>
              <w:spacing w:before="12" w:line="111" w:lineRule="exact"/>
              <w:ind w:left="117" w:right="118"/>
              <w:rPr>
                <w:sz w:val="12"/>
              </w:rPr>
            </w:pPr>
            <w:r>
              <w:rPr>
                <w:sz w:val="12"/>
              </w:rPr>
              <w:t>(0.50)</w:t>
            </w:r>
          </w:p>
        </w:tc>
        <w:tc>
          <w:tcPr>
            <w:tcW w:w="647" w:type="dxa"/>
          </w:tcPr>
          <w:p w14:paraId="06CCEA08" w14:textId="77777777" w:rsidR="00054221" w:rsidRDefault="00BD4E74">
            <w:pPr>
              <w:pStyle w:val="TableParagraph"/>
              <w:spacing w:before="12" w:line="111" w:lineRule="exact"/>
              <w:ind w:right="160"/>
              <w:jc w:val="right"/>
              <w:rPr>
                <w:sz w:val="12"/>
              </w:rPr>
            </w:pPr>
            <w:r>
              <w:rPr>
                <w:sz w:val="12"/>
              </w:rPr>
              <w:t>(0.00)</w:t>
            </w:r>
          </w:p>
        </w:tc>
      </w:tr>
      <w:tr w:rsidR="00054221" w14:paraId="0224E2D0" w14:textId="77777777">
        <w:trPr>
          <w:trHeight w:val="143"/>
        </w:trPr>
        <w:tc>
          <w:tcPr>
            <w:tcW w:w="4507" w:type="dxa"/>
          </w:tcPr>
          <w:p w14:paraId="34D22AB2" w14:textId="77777777" w:rsidR="00054221" w:rsidRDefault="00BD4E74">
            <w:pPr>
              <w:pStyle w:val="TableParagraph"/>
              <w:tabs>
                <w:tab w:val="right" w:pos="4366"/>
              </w:tabs>
              <w:spacing w:before="12" w:line="111" w:lineRule="exact"/>
              <w:ind w:left="90"/>
              <w:jc w:val="left"/>
              <w:rPr>
                <w:sz w:val="12"/>
              </w:rPr>
            </w:pPr>
            <w:r>
              <w:rPr>
                <w:sz w:val="12"/>
              </w:rPr>
              <w:t>rCSI:</w:t>
            </w:r>
            <w:r>
              <w:rPr>
                <w:spacing w:val="13"/>
                <w:sz w:val="12"/>
              </w:rPr>
              <w:t xml:space="preserve"> </w:t>
            </w:r>
            <w:r>
              <w:rPr>
                <w:sz w:val="12"/>
              </w:rPr>
              <w:t>Severe</w:t>
            </w:r>
            <w:r>
              <w:rPr>
                <w:rFonts w:ascii="Times New Roman"/>
                <w:sz w:val="12"/>
              </w:rPr>
              <w:tab/>
            </w:r>
            <w:r>
              <w:rPr>
                <w:sz w:val="12"/>
              </w:rPr>
              <w:t>0.08</w:t>
            </w:r>
          </w:p>
        </w:tc>
        <w:tc>
          <w:tcPr>
            <w:tcW w:w="586" w:type="dxa"/>
          </w:tcPr>
          <w:p w14:paraId="7DBCCF18" w14:textId="77777777" w:rsidR="00054221" w:rsidRDefault="00BD4E74">
            <w:pPr>
              <w:pStyle w:val="TableParagraph"/>
              <w:spacing w:before="12" w:line="111" w:lineRule="exact"/>
              <w:ind w:left="117" w:right="92"/>
              <w:rPr>
                <w:sz w:val="12"/>
              </w:rPr>
            </w:pPr>
            <w:r>
              <w:rPr>
                <w:w w:val="105"/>
                <w:sz w:val="12"/>
              </w:rPr>
              <w:t>0.17</w:t>
            </w:r>
          </w:p>
        </w:tc>
        <w:tc>
          <w:tcPr>
            <w:tcW w:w="671" w:type="dxa"/>
          </w:tcPr>
          <w:p w14:paraId="4F61C327" w14:textId="77777777" w:rsidR="00054221" w:rsidRDefault="00BD4E74">
            <w:pPr>
              <w:pStyle w:val="TableParagraph"/>
              <w:spacing w:before="12" w:line="111" w:lineRule="exact"/>
              <w:ind w:right="110"/>
              <w:jc w:val="right"/>
              <w:rPr>
                <w:sz w:val="12"/>
              </w:rPr>
            </w:pPr>
            <w:r>
              <w:rPr>
                <w:sz w:val="12"/>
              </w:rPr>
              <w:t>0.09***</w:t>
            </w:r>
          </w:p>
        </w:tc>
        <w:tc>
          <w:tcPr>
            <w:tcW w:w="574" w:type="dxa"/>
          </w:tcPr>
          <w:p w14:paraId="74889DAF" w14:textId="77777777" w:rsidR="00054221" w:rsidRDefault="00BD4E74">
            <w:pPr>
              <w:pStyle w:val="TableParagraph"/>
              <w:spacing w:before="12" w:line="111" w:lineRule="exact"/>
              <w:ind w:left="68" w:right="68"/>
              <w:rPr>
                <w:sz w:val="12"/>
              </w:rPr>
            </w:pPr>
            <w:r>
              <w:rPr>
                <w:sz w:val="12"/>
              </w:rPr>
              <w:t>0.48</w:t>
            </w:r>
          </w:p>
        </w:tc>
        <w:tc>
          <w:tcPr>
            <w:tcW w:w="638" w:type="dxa"/>
          </w:tcPr>
          <w:p w14:paraId="38163FB5" w14:textId="77777777" w:rsidR="00054221" w:rsidRDefault="00BD4E74">
            <w:pPr>
              <w:pStyle w:val="TableParagraph"/>
              <w:spacing w:before="12" w:line="111" w:lineRule="exact"/>
              <w:ind w:left="85" w:right="110"/>
              <w:rPr>
                <w:sz w:val="12"/>
              </w:rPr>
            </w:pPr>
            <w:r>
              <w:rPr>
                <w:sz w:val="12"/>
              </w:rPr>
              <w:t>0.43</w:t>
            </w:r>
          </w:p>
        </w:tc>
        <w:tc>
          <w:tcPr>
            <w:tcW w:w="619" w:type="dxa"/>
          </w:tcPr>
          <w:p w14:paraId="4896C36B" w14:textId="77777777" w:rsidR="00054221" w:rsidRDefault="00BD4E74">
            <w:pPr>
              <w:pStyle w:val="TableParagraph"/>
              <w:spacing w:before="12" w:line="111" w:lineRule="exact"/>
              <w:ind w:left="159"/>
              <w:jc w:val="left"/>
              <w:rPr>
                <w:sz w:val="12"/>
              </w:rPr>
            </w:pPr>
            <w:r>
              <w:rPr>
                <w:sz w:val="12"/>
              </w:rPr>
              <w:t>-0.05</w:t>
            </w:r>
          </w:p>
        </w:tc>
        <w:tc>
          <w:tcPr>
            <w:tcW w:w="510" w:type="dxa"/>
          </w:tcPr>
          <w:p w14:paraId="5AD3B058" w14:textId="77777777" w:rsidR="00054221" w:rsidRDefault="00BD4E74">
            <w:pPr>
              <w:pStyle w:val="TableParagraph"/>
              <w:spacing w:before="12" w:line="111" w:lineRule="exact"/>
              <w:ind w:left="65" w:right="66"/>
              <w:rPr>
                <w:sz w:val="12"/>
              </w:rPr>
            </w:pPr>
            <w:r>
              <w:rPr>
                <w:sz w:val="12"/>
              </w:rPr>
              <w:t>0.23</w:t>
            </w:r>
          </w:p>
        </w:tc>
        <w:tc>
          <w:tcPr>
            <w:tcW w:w="612" w:type="dxa"/>
          </w:tcPr>
          <w:p w14:paraId="0620FCF5" w14:textId="77777777" w:rsidR="00054221" w:rsidRDefault="00BD4E74">
            <w:pPr>
              <w:pStyle w:val="TableParagraph"/>
              <w:spacing w:before="12" w:line="111" w:lineRule="exact"/>
              <w:ind w:left="117" w:right="117"/>
              <w:rPr>
                <w:sz w:val="12"/>
              </w:rPr>
            </w:pPr>
            <w:r>
              <w:rPr>
                <w:sz w:val="12"/>
              </w:rPr>
              <w:t>0.39</w:t>
            </w:r>
          </w:p>
        </w:tc>
        <w:tc>
          <w:tcPr>
            <w:tcW w:w="647" w:type="dxa"/>
          </w:tcPr>
          <w:p w14:paraId="3A950671" w14:textId="77777777" w:rsidR="00054221" w:rsidRDefault="00BD4E74">
            <w:pPr>
              <w:pStyle w:val="TableParagraph"/>
              <w:spacing w:before="12" w:line="111" w:lineRule="exact"/>
              <w:ind w:right="113"/>
              <w:jc w:val="right"/>
              <w:rPr>
                <w:sz w:val="12"/>
              </w:rPr>
            </w:pPr>
            <w:r>
              <w:rPr>
                <w:w w:val="105"/>
                <w:sz w:val="12"/>
              </w:rPr>
              <w:t>0.16***</w:t>
            </w:r>
          </w:p>
        </w:tc>
      </w:tr>
      <w:tr w:rsidR="00054221" w14:paraId="520A67DF" w14:textId="77777777">
        <w:trPr>
          <w:trHeight w:val="143"/>
        </w:trPr>
        <w:tc>
          <w:tcPr>
            <w:tcW w:w="4507" w:type="dxa"/>
          </w:tcPr>
          <w:p w14:paraId="5C1DFD28" w14:textId="77777777" w:rsidR="00054221" w:rsidRDefault="00BD4E74">
            <w:pPr>
              <w:pStyle w:val="TableParagraph"/>
              <w:spacing w:before="12" w:line="111" w:lineRule="exact"/>
              <w:ind w:right="88"/>
              <w:jc w:val="right"/>
              <w:rPr>
                <w:sz w:val="12"/>
              </w:rPr>
            </w:pPr>
            <w:r>
              <w:rPr>
                <w:sz w:val="12"/>
              </w:rPr>
              <w:t>(0.26)</w:t>
            </w:r>
          </w:p>
        </w:tc>
        <w:tc>
          <w:tcPr>
            <w:tcW w:w="586" w:type="dxa"/>
          </w:tcPr>
          <w:p w14:paraId="0585DF33" w14:textId="77777777" w:rsidR="00054221" w:rsidRDefault="00BD4E74">
            <w:pPr>
              <w:pStyle w:val="TableParagraph"/>
              <w:spacing w:before="12" w:line="111" w:lineRule="exact"/>
              <w:ind w:left="117" w:right="93"/>
              <w:rPr>
                <w:sz w:val="12"/>
              </w:rPr>
            </w:pPr>
            <w:r>
              <w:rPr>
                <w:sz w:val="12"/>
              </w:rPr>
              <w:t>(0.37)</w:t>
            </w:r>
          </w:p>
        </w:tc>
        <w:tc>
          <w:tcPr>
            <w:tcW w:w="671" w:type="dxa"/>
          </w:tcPr>
          <w:p w14:paraId="7BD04EB6" w14:textId="77777777" w:rsidR="00054221" w:rsidRDefault="00BD4E74">
            <w:pPr>
              <w:pStyle w:val="TableParagraph"/>
              <w:spacing w:before="12" w:line="111" w:lineRule="exact"/>
              <w:ind w:right="157"/>
              <w:jc w:val="right"/>
              <w:rPr>
                <w:sz w:val="12"/>
              </w:rPr>
            </w:pPr>
            <w:r>
              <w:rPr>
                <w:sz w:val="12"/>
              </w:rPr>
              <w:t>(0.00)</w:t>
            </w:r>
          </w:p>
        </w:tc>
        <w:tc>
          <w:tcPr>
            <w:tcW w:w="574" w:type="dxa"/>
          </w:tcPr>
          <w:p w14:paraId="01689C40" w14:textId="77777777" w:rsidR="00054221" w:rsidRDefault="00BD4E74">
            <w:pPr>
              <w:pStyle w:val="TableParagraph"/>
              <w:spacing w:before="12" w:line="111" w:lineRule="exact"/>
              <w:ind w:left="68" w:right="69"/>
              <w:rPr>
                <w:sz w:val="12"/>
              </w:rPr>
            </w:pPr>
            <w:r>
              <w:rPr>
                <w:sz w:val="12"/>
              </w:rPr>
              <w:t>(0.50)</w:t>
            </w:r>
          </w:p>
        </w:tc>
        <w:tc>
          <w:tcPr>
            <w:tcW w:w="638" w:type="dxa"/>
          </w:tcPr>
          <w:p w14:paraId="253EE7BE" w14:textId="77777777" w:rsidR="00054221" w:rsidRDefault="00BD4E74">
            <w:pPr>
              <w:pStyle w:val="TableParagraph"/>
              <w:spacing w:before="12" w:line="111" w:lineRule="exact"/>
              <w:ind w:left="85" w:right="111"/>
              <w:rPr>
                <w:sz w:val="12"/>
              </w:rPr>
            </w:pPr>
            <w:r>
              <w:rPr>
                <w:sz w:val="12"/>
              </w:rPr>
              <w:t>(0.50)</w:t>
            </w:r>
          </w:p>
        </w:tc>
        <w:tc>
          <w:tcPr>
            <w:tcW w:w="619" w:type="dxa"/>
          </w:tcPr>
          <w:p w14:paraId="794D291B" w14:textId="77777777" w:rsidR="00054221" w:rsidRDefault="00BD4E74">
            <w:pPr>
              <w:pStyle w:val="TableParagraph"/>
              <w:spacing w:before="12" w:line="111" w:lineRule="exact"/>
              <w:ind w:left="130"/>
              <w:jc w:val="left"/>
              <w:rPr>
                <w:sz w:val="12"/>
              </w:rPr>
            </w:pPr>
            <w:r>
              <w:rPr>
                <w:sz w:val="12"/>
              </w:rPr>
              <w:t>(0.05)</w:t>
            </w:r>
          </w:p>
        </w:tc>
        <w:tc>
          <w:tcPr>
            <w:tcW w:w="510" w:type="dxa"/>
          </w:tcPr>
          <w:p w14:paraId="202EE849" w14:textId="77777777" w:rsidR="00054221" w:rsidRDefault="00BD4E74">
            <w:pPr>
              <w:pStyle w:val="TableParagraph"/>
              <w:spacing w:before="12" w:line="111" w:lineRule="exact"/>
              <w:ind w:left="66" w:right="66"/>
              <w:rPr>
                <w:sz w:val="12"/>
              </w:rPr>
            </w:pPr>
            <w:r>
              <w:rPr>
                <w:sz w:val="12"/>
              </w:rPr>
              <w:t>(0.42)</w:t>
            </w:r>
          </w:p>
        </w:tc>
        <w:tc>
          <w:tcPr>
            <w:tcW w:w="612" w:type="dxa"/>
          </w:tcPr>
          <w:p w14:paraId="4291F0F1" w14:textId="77777777" w:rsidR="00054221" w:rsidRDefault="00BD4E74">
            <w:pPr>
              <w:pStyle w:val="TableParagraph"/>
              <w:spacing w:before="12" w:line="111" w:lineRule="exact"/>
              <w:ind w:left="117" w:right="118"/>
              <w:rPr>
                <w:sz w:val="12"/>
              </w:rPr>
            </w:pPr>
            <w:r>
              <w:rPr>
                <w:sz w:val="12"/>
              </w:rPr>
              <w:t>(0.49)</w:t>
            </w:r>
          </w:p>
        </w:tc>
        <w:tc>
          <w:tcPr>
            <w:tcW w:w="647" w:type="dxa"/>
          </w:tcPr>
          <w:p w14:paraId="73D51EC5" w14:textId="77777777" w:rsidR="00054221" w:rsidRDefault="00BD4E74">
            <w:pPr>
              <w:pStyle w:val="TableParagraph"/>
              <w:spacing w:before="12" w:line="111" w:lineRule="exact"/>
              <w:ind w:right="160"/>
              <w:jc w:val="right"/>
              <w:rPr>
                <w:sz w:val="12"/>
              </w:rPr>
            </w:pPr>
            <w:r>
              <w:rPr>
                <w:sz w:val="12"/>
              </w:rPr>
              <w:t>(0.00)</w:t>
            </w:r>
          </w:p>
        </w:tc>
      </w:tr>
      <w:tr w:rsidR="00054221" w14:paraId="6900F987" w14:textId="77777777">
        <w:trPr>
          <w:trHeight w:val="143"/>
        </w:trPr>
        <w:tc>
          <w:tcPr>
            <w:tcW w:w="4507" w:type="dxa"/>
          </w:tcPr>
          <w:p w14:paraId="743FBD09" w14:textId="77777777" w:rsidR="00054221" w:rsidRDefault="00BD4E74">
            <w:pPr>
              <w:pStyle w:val="TableParagraph"/>
              <w:tabs>
                <w:tab w:val="right" w:pos="4365"/>
              </w:tabs>
              <w:spacing w:before="12" w:line="111" w:lineRule="exact"/>
              <w:ind w:left="90"/>
              <w:jc w:val="left"/>
              <w:rPr>
                <w:sz w:val="12"/>
              </w:rPr>
            </w:pPr>
            <w:r>
              <w:rPr>
                <w:sz w:val="12"/>
              </w:rPr>
              <w:t>Relied</w:t>
            </w:r>
            <w:r>
              <w:rPr>
                <w:spacing w:val="13"/>
                <w:sz w:val="12"/>
              </w:rPr>
              <w:t xml:space="preserve"> </w:t>
            </w:r>
            <w:r>
              <w:rPr>
                <w:sz w:val="12"/>
              </w:rPr>
              <w:t>on</w:t>
            </w:r>
            <w:r>
              <w:rPr>
                <w:spacing w:val="14"/>
                <w:sz w:val="12"/>
              </w:rPr>
              <w:t xml:space="preserve"> </w:t>
            </w:r>
            <w:r>
              <w:rPr>
                <w:sz w:val="12"/>
              </w:rPr>
              <w:t>less</w:t>
            </w:r>
            <w:r>
              <w:rPr>
                <w:spacing w:val="14"/>
                <w:sz w:val="12"/>
              </w:rPr>
              <w:t xml:space="preserve"> </w:t>
            </w:r>
            <w:r>
              <w:rPr>
                <w:sz w:val="12"/>
              </w:rPr>
              <w:t>preferred,</w:t>
            </w:r>
            <w:r>
              <w:rPr>
                <w:spacing w:val="14"/>
                <w:sz w:val="12"/>
              </w:rPr>
              <w:t xml:space="preserve"> </w:t>
            </w:r>
            <w:r>
              <w:rPr>
                <w:sz w:val="12"/>
              </w:rPr>
              <w:t>less</w:t>
            </w:r>
            <w:r>
              <w:rPr>
                <w:spacing w:val="14"/>
                <w:sz w:val="12"/>
              </w:rPr>
              <w:t xml:space="preserve"> </w:t>
            </w:r>
            <w:r>
              <w:rPr>
                <w:sz w:val="12"/>
              </w:rPr>
              <w:t>expensive</w:t>
            </w:r>
            <w:r>
              <w:rPr>
                <w:spacing w:val="14"/>
                <w:sz w:val="12"/>
              </w:rPr>
              <w:t xml:space="preserve"> </w:t>
            </w:r>
            <w:r>
              <w:rPr>
                <w:sz w:val="12"/>
              </w:rPr>
              <w:t>food</w:t>
            </w:r>
            <w:r>
              <w:rPr>
                <w:rFonts w:ascii="Times New Roman"/>
                <w:sz w:val="12"/>
              </w:rPr>
              <w:tab/>
            </w:r>
            <w:r>
              <w:rPr>
                <w:sz w:val="12"/>
              </w:rPr>
              <w:t>1.92</w:t>
            </w:r>
          </w:p>
        </w:tc>
        <w:tc>
          <w:tcPr>
            <w:tcW w:w="586" w:type="dxa"/>
          </w:tcPr>
          <w:p w14:paraId="4C43F91B" w14:textId="77777777" w:rsidR="00054221" w:rsidRDefault="00BD4E74">
            <w:pPr>
              <w:pStyle w:val="TableParagraph"/>
              <w:spacing w:before="12" w:line="111" w:lineRule="exact"/>
              <w:ind w:left="117" w:right="93"/>
              <w:rPr>
                <w:sz w:val="12"/>
              </w:rPr>
            </w:pPr>
            <w:r>
              <w:rPr>
                <w:sz w:val="12"/>
              </w:rPr>
              <w:t>2.86</w:t>
            </w:r>
          </w:p>
        </w:tc>
        <w:tc>
          <w:tcPr>
            <w:tcW w:w="671" w:type="dxa"/>
          </w:tcPr>
          <w:p w14:paraId="66B85DF1" w14:textId="77777777" w:rsidR="00054221" w:rsidRDefault="00BD4E74">
            <w:pPr>
              <w:pStyle w:val="TableParagraph"/>
              <w:spacing w:before="12" w:line="111" w:lineRule="exact"/>
              <w:ind w:right="110"/>
              <w:jc w:val="right"/>
              <w:rPr>
                <w:sz w:val="12"/>
              </w:rPr>
            </w:pPr>
            <w:r>
              <w:rPr>
                <w:sz w:val="12"/>
              </w:rPr>
              <w:t>0.94***</w:t>
            </w:r>
          </w:p>
        </w:tc>
        <w:tc>
          <w:tcPr>
            <w:tcW w:w="574" w:type="dxa"/>
          </w:tcPr>
          <w:p w14:paraId="49F8DE49" w14:textId="77777777" w:rsidR="00054221" w:rsidRDefault="00BD4E74">
            <w:pPr>
              <w:pStyle w:val="TableParagraph"/>
              <w:spacing w:before="12" w:line="111" w:lineRule="exact"/>
              <w:ind w:left="68" w:right="69"/>
              <w:rPr>
                <w:sz w:val="12"/>
              </w:rPr>
            </w:pPr>
            <w:r>
              <w:rPr>
                <w:w w:val="105"/>
                <w:sz w:val="12"/>
              </w:rPr>
              <w:t>4.41</w:t>
            </w:r>
          </w:p>
        </w:tc>
        <w:tc>
          <w:tcPr>
            <w:tcW w:w="638" w:type="dxa"/>
          </w:tcPr>
          <w:p w14:paraId="6B747A66" w14:textId="77777777" w:rsidR="00054221" w:rsidRDefault="00BD4E74">
            <w:pPr>
              <w:pStyle w:val="TableParagraph"/>
              <w:spacing w:before="12" w:line="111" w:lineRule="exact"/>
              <w:ind w:left="85" w:right="111"/>
              <w:rPr>
                <w:sz w:val="12"/>
              </w:rPr>
            </w:pPr>
            <w:r>
              <w:rPr>
                <w:sz w:val="12"/>
              </w:rPr>
              <w:t>4.56</w:t>
            </w:r>
          </w:p>
        </w:tc>
        <w:tc>
          <w:tcPr>
            <w:tcW w:w="619" w:type="dxa"/>
          </w:tcPr>
          <w:p w14:paraId="6E8879C3" w14:textId="77777777" w:rsidR="00054221" w:rsidRDefault="00BD4E74">
            <w:pPr>
              <w:pStyle w:val="TableParagraph"/>
              <w:spacing w:before="12" w:line="111" w:lineRule="exact"/>
              <w:ind w:left="181"/>
              <w:jc w:val="left"/>
              <w:rPr>
                <w:sz w:val="12"/>
              </w:rPr>
            </w:pPr>
            <w:r>
              <w:rPr>
                <w:w w:val="105"/>
                <w:sz w:val="12"/>
              </w:rPr>
              <w:t>0.15</w:t>
            </w:r>
          </w:p>
        </w:tc>
        <w:tc>
          <w:tcPr>
            <w:tcW w:w="510" w:type="dxa"/>
          </w:tcPr>
          <w:p w14:paraId="04B41E76" w14:textId="77777777" w:rsidR="00054221" w:rsidRDefault="00BD4E74">
            <w:pPr>
              <w:pStyle w:val="TableParagraph"/>
              <w:spacing w:before="12" w:line="111" w:lineRule="exact"/>
              <w:ind w:left="66" w:right="66"/>
              <w:rPr>
                <w:sz w:val="12"/>
              </w:rPr>
            </w:pPr>
            <w:r>
              <w:rPr>
                <w:sz w:val="12"/>
              </w:rPr>
              <w:t>3.92</w:t>
            </w:r>
          </w:p>
        </w:tc>
        <w:tc>
          <w:tcPr>
            <w:tcW w:w="612" w:type="dxa"/>
          </w:tcPr>
          <w:p w14:paraId="0D0148A5" w14:textId="77777777" w:rsidR="00054221" w:rsidRDefault="00BD4E74">
            <w:pPr>
              <w:pStyle w:val="TableParagraph"/>
              <w:spacing w:before="12" w:line="111" w:lineRule="exact"/>
              <w:ind w:left="117" w:right="118"/>
              <w:rPr>
                <w:sz w:val="12"/>
              </w:rPr>
            </w:pPr>
            <w:r>
              <w:rPr>
                <w:sz w:val="12"/>
              </w:rPr>
              <w:t>2.75</w:t>
            </w:r>
          </w:p>
        </w:tc>
        <w:tc>
          <w:tcPr>
            <w:tcW w:w="647" w:type="dxa"/>
          </w:tcPr>
          <w:p w14:paraId="054CA921" w14:textId="77777777" w:rsidR="00054221" w:rsidRDefault="00BD4E74">
            <w:pPr>
              <w:pStyle w:val="TableParagraph"/>
              <w:spacing w:before="12" w:line="111" w:lineRule="exact"/>
              <w:ind w:right="92"/>
              <w:jc w:val="right"/>
              <w:rPr>
                <w:sz w:val="12"/>
              </w:rPr>
            </w:pPr>
            <w:r>
              <w:rPr>
                <w:w w:val="115"/>
                <w:sz w:val="12"/>
              </w:rPr>
              <w:t>-1.17***</w:t>
            </w:r>
          </w:p>
        </w:tc>
      </w:tr>
      <w:tr w:rsidR="00054221" w14:paraId="5FB93A29" w14:textId="77777777">
        <w:trPr>
          <w:trHeight w:val="143"/>
        </w:trPr>
        <w:tc>
          <w:tcPr>
            <w:tcW w:w="4507" w:type="dxa"/>
          </w:tcPr>
          <w:p w14:paraId="6571A621" w14:textId="77777777" w:rsidR="00054221" w:rsidRDefault="00BD4E74">
            <w:pPr>
              <w:pStyle w:val="TableParagraph"/>
              <w:spacing w:before="12" w:line="111" w:lineRule="exact"/>
              <w:ind w:right="88"/>
              <w:jc w:val="right"/>
              <w:rPr>
                <w:sz w:val="12"/>
              </w:rPr>
            </w:pPr>
            <w:r>
              <w:rPr>
                <w:sz w:val="12"/>
              </w:rPr>
              <w:t>(2.20)</w:t>
            </w:r>
          </w:p>
        </w:tc>
        <w:tc>
          <w:tcPr>
            <w:tcW w:w="586" w:type="dxa"/>
          </w:tcPr>
          <w:p w14:paraId="53FF2404" w14:textId="77777777" w:rsidR="00054221" w:rsidRDefault="00BD4E74">
            <w:pPr>
              <w:pStyle w:val="TableParagraph"/>
              <w:spacing w:before="12" w:line="111" w:lineRule="exact"/>
              <w:ind w:left="117" w:right="93"/>
              <w:rPr>
                <w:sz w:val="12"/>
              </w:rPr>
            </w:pPr>
            <w:r>
              <w:rPr>
                <w:sz w:val="12"/>
              </w:rPr>
              <w:t>(2.26)</w:t>
            </w:r>
          </w:p>
        </w:tc>
        <w:tc>
          <w:tcPr>
            <w:tcW w:w="671" w:type="dxa"/>
          </w:tcPr>
          <w:p w14:paraId="7E159A18" w14:textId="77777777" w:rsidR="00054221" w:rsidRDefault="00BD4E74">
            <w:pPr>
              <w:pStyle w:val="TableParagraph"/>
              <w:spacing w:before="12" w:line="111" w:lineRule="exact"/>
              <w:ind w:right="157"/>
              <w:jc w:val="right"/>
              <w:rPr>
                <w:sz w:val="12"/>
              </w:rPr>
            </w:pPr>
            <w:r>
              <w:rPr>
                <w:sz w:val="12"/>
              </w:rPr>
              <w:t>(0.00)</w:t>
            </w:r>
          </w:p>
        </w:tc>
        <w:tc>
          <w:tcPr>
            <w:tcW w:w="574" w:type="dxa"/>
          </w:tcPr>
          <w:p w14:paraId="1DC59976" w14:textId="77777777" w:rsidR="00054221" w:rsidRDefault="00BD4E74">
            <w:pPr>
              <w:pStyle w:val="TableParagraph"/>
              <w:spacing w:before="12" w:line="111" w:lineRule="exact"/>
              <w:ind w:left="68" w:right="69"/>
              <w:rPr>
                <w:sz w:val="12"/>
              </w:rPr>
            </w:pPr>
            <w:r>
              <w:rPr>
                <w:sz w:val="12"/>
              </w:rPr>
              <w:t>(2.58)</w:t>
            </w:r>
          </w:p>
        </w:tc>
        <w:tc>
          <w:tcPr>
            <w:tcW w:w="638" w:type="dxa"/>
          </w:tcPr>
          <w:p w14:paraId="409CF864" w14:textId="77777777" w:rsidR="00054221" w:rsidRDefault="00BD4E74">
            <w:pPr>
              <w:pStyle w:val="TableParagraph"/>
              <w:spacing w:before="12" w:line="111" w:lineRule="exact"/>
              <w:ind w:left="85" w:right="111"/>
              <w:rPr>
                <w:sz w:val="12"/>
              </w:rPr>
            </w:pPr>
            <w:r>
              <w:rPr>
                <w:w w:val="110"/>
                <w:sz w:val="12"/>
              </w:rPr>
              <w:t>(2.71)</w:t>
            </w:r>
          </w:p>
        </w:tc>
        <w:tc>
          <w:tcPr>
            <w:tcW w:w="619" w:type="dxa"/>
          </w:tcPr>
          <w:p w14:paraId="60F1FAD4" w14:textId="77777777" w:rsidR="00054221" w:rsidRDefault="00BD4E74">
            <w:pPr>
              <w:pStyle w:val="TableParagraph"/>
              <w:spacing w:before="12" w:line="111" w:lineRule="exact"/>
              <w:ind w:left="130"/>
              <w:jc w:val="left"/>
              <w:rPr>
                <w:sz w:val="12"/>
              </w:rPr>
            </w:pPr>
            <w:r>
              <w:rPr>
                <w:sz w:val="12"/>
              </w:rPr>
              <w:t>(0.29)</w:t>
            </w:r>
          </w:p>
        </w:tc>
        <w:tc>
          <w:tcPr>
            <w:tcW w:w="510" w:type="dxa"/>
          </w:tcPr>
          <w:p w14:paraId="3E308370" w14:textId="77777777" w:rsidR="00054221" w:rsidRDefault="00BD4E74">
            <w:pPr>
              <w:pStyle w:val="TableParagraph"/>
              <w:spacing w:before="12" w:line="111" w:lineRule="exact"/>
              <w:ind w:left="66" w:right="66"/>
              <w:rPr>
                <w:sz w:val="12"/>
              </w:rPr>
            </w:pPr>
            <w:r>
              <w:rPr>
                <w:sz w:val="12"/>
              </w:rPr>
              <w:t>(2.00)</w:t>
            </w:r>
          </w:p>
        </w:tc>
        <w:tc>
          <w:tcPr>
            <w:tcW w:w="612" w:type="dxa"/>
          </w:tcPr>
          <w:p w14:paraId="662F3328" w14:textId="77777777" w:rsidR="00054221" w:rsidRDefault="00BD4E74">
            <w:pPr>
              <w:pStyle w:val="TableParagraph"/>
              <w:spacing w:before="12" w:line="111" w:lineRule="exact"/>
              <w:ind w:left="117" w:right="118"/>
              <w:rPr>
                <w:sz w:val="12"/>
              </w:rPr>
            </w:pPr>
            <w:r>
              <w:rPr>
                <w:w w:val="105"/>
                <w:sz w:val="12"/>
              </w:rPr>
              <w:t>(1.84)</w:t>
            </w:r>
          </w:p>
        </w:tc>
        <w:tc>
          <w:tcPr>
            <w:tcW w:w="647" w:type="dxa"/>
          </w:tcPr>
          <w:p w14:paraId="3BCA6CB5" w14:textId="77777777" w:rsidR="00054221" w:rsidRDefault="00BD4E74">
            <w:pPr>
              <w:pStyle w:val="TableParagraph"/>
              <w:spacing w:before="12" w:line="111" w:lineRule="exact"/>
              <w:ind w:right="160"/>
              <w:jc w:val="right"/>
              <w:rPr>
                <w:sz w:val="12"/>
              </w:rPr>
            </w:pPr>
            <w:r>
              <w:rPr>
                <w:sz w:val="12"/>
              </w:rPr>
              <w:t>(0.00)</w:t>
            </w:r>
          </w:p>
        </w:tc>
      </w:tr>
      <w:tr w:rsidR="00054221" w14:paraId="0270C69F" w14:textId="77777777">
        <w:trPr>
          <w:trHeight w:val="143"/>
        </w:trPr>
        <w:tc>
          <w:tcPr>
            <w:tcW w:w="4507" w:type="dxa"/>
          </w:tcPr>
          <w:p w14:paraId="5FF93200" w14:textId="77777777" w:rsidR="00054221" w:rsidRDefault="00BD4E74">
            <w:pPr>
              <w:pStyle w:val="TableParagraph"/>
              <w:tabs>
                <w:tab w:val="right" w:pos="4365"/>
              </w:tabs>
              <w:spacing w:before="12" w:line="111" w:lineRule="exact"/>
              <w:ind w:left="90"/>
              <w:jc w:val="left"/>
              <w:rPr>
                <w:sz w:val="12"/>
              </w:rPr>
            </w:pPr>
            <w:r>
              <w:rPr>
                <w:sz w:val="12"/>
              </w:rPr>
              <w:t>Borrowed</w:t>
            </w:r>
            <w:r>
              <w:rPr>
                <w:spacing w:val="13"/>
                <w:sz w:val="12"/>
              </w:rPr>
              <w:t xml:space="preserve"> </w:t>
            </w:r>
            <w:r>
              <w:rPr>
                <w:sz w:val="12"/>
              </w:rPr>
              <w:t>food</w:t>
            </w:r>
            <w:r>
              <w:rPr>
                <w:spacing w:val="14"/>
                <w:sz w:val="12"/>
              </w:rPr>
              <w:t xml:space="preserve"> </w:t>
            </w:r>
            <w:r>
              <w:rPr>
                <w:sz w:val="12"/>
              </w:rPr>
              <w:t>or</w:t>
            </w:r>
            <w:r>
              <w:rPr>
                <w:spacing w:val="14"/>
                <w:sz w:val="12"/>
              </w:rPr>
              <w:t xml:space="preserve"> </w:t>
            </w:r>
            <w:r>
              <w:rPr>
                <w:sz w:val="12"/>
              </w:rPr>
              <w:t>relied</w:t>
            </w:r>
            <w:r>
              <w:rPr>
                <w:spacing w:val="14"/>
                <w:sz w:val="12"/>
              </w:rPr>
              <w:t xml:space="preserve"> </w:t>
            </w:r>
            <w:r>
              <w:rPr>
                <w:sz w:val="12"/>
              </w:rPr>
              <w:t>on</w:t>
            </w:r>
            <w:r>
              <w:rPr>
                <w:spacing w:val="15"/>
                <w:sz w:val="12"/>
              </w:rPr>
              <w:t xml:space="preserve"> </w:t>
            </w:r>
            <w:r>
              <w:rPr>
                <w:sz w:val="12"/>
              </w:rPr>
              <w:t>help</w:t>
            </w:r>
            <w:r>
              <w:rPr>
                <w:spacing w:val="14"/>
                <w:sz w:val="12"/>
              </w:rPr>
              <w:t xml:space="preserve"> </w:t>
            </w:r>
            <w:r>
              <w:rPr>
                <w:sz w:val="12"/>
              </w:rPr>
              <w:t>from</w:t>
            </w:r>
            <w:r>
              <w:rPr>
                <w:spacing w:val="14"/>
                <w:sz w:val="12"/>
              </w:rPr>
              <w:t xml:space="preserve"> </w:t>
            </w:r>
            <w:r>
              <w:rPr>
                <w:sz w:val="12"/>
              </w:rPr>
              <w:t>friends</w:t>
            </w:r>
            <w:r>
              <w:rPr>
                <w:spacing w:val="14"/>
                <w:sz w:val="12"/>
              </w:rPr>
              <w:t xml:space="preserve"> </w:t>
            </w:r>
            <w:r>
              <w:rPr>
                <w:sz w:val="12"/>
              </w:rPr>
              <w:t>or</w:t>
            </w:r>
            <w:r>
              <w:rPr>
                <w:spacing w:val="14"/>
                <w:sz w:val="12"/>
              </w:rPr>
              <w:t xml:space="preserve"> </w:t>
            </w:r>
            <w:r>
              <w:rPr>
                <w:sz w:val="12"/>
              </w:rPr>
              <w:t>relatives</w:t>
            </w:r>
            <w:r>
              <w:rPr>
                <w:rFonts w:ascii="Times New Roman"/>
                <w:sz w:val="12"/>
              </w:rPr>
              <w:tab/>
            </w:r>
            <w:r>
              <w:rPr>
                <w:sz w:val="12"/>
              </w:rPr>
              <w:t>0.59</w:t>
            </w:r>
          </w:p>
        </w:tc>
        <w:tc>
          <w:tcPr>
            <w:tcW w:w="586" w:type="dxa"/>
          </w:tcPr>
          <w:p w14:paraId="7600148C" w14:textId="77777777" w:rsidR="00054221" w:rsidRDefault="00BD4E74">
            <w:pPr>
              <w:pStyle w:val="TableParagraph"/>
              <w:spacing w:before="12" w:line="111" w:lineRule="exact"/>
              <w:ind w:left="116" w:right="93"/>
              <w:rPr>
                <w:sz w:val="12"/>
              </w:rPr>
            </w:pPr>
            <w:r>
              <w:rPr>
                <w:sz w:val="12"/>
              </w:rPr>
              <w:t>0.56</w:t>
            </w:r>
          </w:p>
        </w:tc>
        <w:tc>
          <w:tcPr>
            <w:tcW w:w="671" w:type="dxa"/>
          </w:tcPr>
          <w:p w14:paraId="7C2123EF" w14:textId="77777777" w:rsidR="00054221" w:rsidRDefault="00BD4E74">
            <w:pPr>
              <w:pStyle w:val="TableParagraph"/>
              <w:spacing w:before="12" w:line="111" w:lineRule="exact"/>
              <w:ind w:right="186"/>
              <w:jc w:val="right"/>
              <w:rPr>
                <w:sz w:val="12"/>
              </w:rPr>
            </w:pPr>
            <w:r>
              <w:rPr>
                <w:sz w:val="12"/>
              </w:rPr>
              <w:t>-0.03</w:t>
            </w:r>
          </w:p>
        </w:tc>
        <w:tc>
          <w:tcPr>
            <w:tcW w:w="574" w:type="dxa"/>
          </w:tcPr>
          <w:p w14:paraId="1E6C8961" w14:textId="77777777" w:rsidR="00054221" w:rsidRDefault="00BD4E74">
            <w:pPr>
              <w:pStyle w:val="TableParagraph"/>
              <w:spacing w:before="12" w:line="111" w:lineRule="exact"/>
              <w:ind w:left="68" w:right="68"/>
              <w:rPr>
                <w:sz w:val="12"/>
              </w:rPr>
            </w:pPr>
            <w:r>
              <w:rPr>
                <w:w w:val="105"/>
                <w:sz w:val="12"/>
              </w:rPr>
              <w:t>1.64</w:t>
            </w:r>
          </w:p>
        </w:tc>
        <w:tc>
          <w:tcPr>
            <w:tcW w:w="638" w:type="dxa"/>
          </w:tcPr>
          <w:p w14:paraId="44DF03F6" w14:textId="77777777" w:rsidR="00054221" w:rsidRDefault="00BD4E74">
            <w:pPr>
              <w:pStyle w:val="TableParagraph"/>
              <w:spacing w:before="12" w:line="111" w:lineRule="exact"/>
              <w:ind w:left="84" w:right="111"/>
              <w:rPr>
                <w:sz w:val="12"/>
              </w:rPr>
            </w:pPr>
            <w:r>
              <w:rPr>
                <w:w w:val="110"/>
                <w:sz w:val="12"/>
              </w:rPr>
              <w:t>1.75</w:t>
            </w:r>
          </w:p>
        </w:tc>
        <w:tc>
          <w:tcPr>
            <w:tcW w:w="619" w:type="dxa"/>
          </w:tcPr>
          <w:p w14:paraId="3AA7D746" w14:textId="77777777" w:rsidR="00054221" w:rsidRDefault="00BD4E74">
            <w:pPr>
              <w:pStyle w:val="TableParagraph"/>
              <w:spacing w:before="12" w:line="111" w:lineRule="exact"/>
              <w:ind w:left="180"/>
              <w:jc w:val="left"/>
              <w:rPr>
                <w:sz w:val="12"/>
              </w:rPr>
            </w:pPr>
            <w:r>
              <w:rPr>
                <w:w w:val="110"/>
                <w:sz w:val="12"/>
              </w:rPr>
              <w:t>0.11</w:t>
            </w:r>
          </w:p>
        </w:tc>
        <w:tc>
          <w:tcPr>
            <w:tcW w:w="510" w:type="dxa"/>
          </w:tcPr>
          <w:p w14:paraId="53FA6947" w14:textId="77777777" w:rsidR="00054221" w:rsidRDefault="00BD4E74">
            <w:pPr>
              <w:pStyle w:val="TableParagraph"/>
              <w:spacing w:before="12" w:line="111" w:lineRule="exact"/>
              <w:ind w:left="65" w:right="66"/>
              <w:rPr>
                <w:sz w:val="12"/>
              </w:rPr>
            </w:pPr>
            <w:r>
              <w:rPr>
                <w:sz w:val="12"/>
              </w:rPr>
              <w:t>0.77</w:t>
            </w:r>
          </w:p>
        </w:tc>
        <w:tc>
          <w:tcPr>
            <w:tcW w:w="612" w:type="dxa"/>
          </w:tcPr>
          <w:p w14:paraId="48A5A242" w14:textId="77777777" w:rsidR="00054221" w:rsidRDefault="00BD4E74">
            <w:pPr>
              <w:pStyle w:val="TableParagraph"/>
              <w:spacing w:before="12" w:line="111" w:lineRule="exact"/>
              <w:ind w:left="116" w:right="118"/>
              <w:rPr>
                <w:sz w:val="12"/>
              </w:rPr>
            </w:pPr>
            <w:r>
              <w:rPr>
                <w:sz w:val="12"/>
              </w:rPr>
              <w:t>0.89</w:t>
            </w:r>
          </w:p>
        </w:tc>
        <w:tc>
          <w:tcPr>
            <w:tcW w:w="647" w:type="dxa"/>
          </w:tcPr>
          <w:p w14:paraId="154E932C" w14:textId="77777777" w:rsidR="00054221" w:rsidRDefault="00BD4E74">
            <w:pPr>
              <w:pStyle w:val="TableParagraph"/>
              <w:spacing w:before="12" w:line="111" w:lineRule="exact"/>
              <w:ind w:left="205"/>
              <w:jc w:val="left"/>
              <w:rPr>
                <w:sz w:val="12"/>
              </w:rPr>
            </w:pPr>
            <w:r>
              <w:rPr>
                <w:sz w:val="12"/>
              </w:rPr>
              <w:t>0.12</w:t>
            </w:r>
          </w:p>
        </w:tc>
      </w:tr>
      <w:tr w:rsidR="00054221" w14:paraId="61D22DC7" w14:textId="77777777">
        <w:trPr>
          <w:trHeight w:val="143"/>
        </w:trPr>
        <w:tc>
          <w:tcPr>
            <w:tcW w:w="4507" w:type="dxa"/>
          </w:tcPr>
          <w:p w14:paraId="3B8067C0" w14:textId="77777777" w:rsidR="00054221" w:rsidRDefault="00BD4E74">
            <w:pPr>
              <w:pStyle w:val="TableParagraph"/>
              <w:spacing w:before="12" w:line="111" w:lineRule="exact"/>
              <w:ind w:right="88"/>
              <w:jc w:val="right"/>
              <w:rPr>
                <w:sz w:val="12"/>
              </w:rPr>
            </w:pPr>
            <w:r>
              <w:rPr>
                <w:w w:val="105"/>
                <w:sz w:val="12"/>
              </w:rPr>
              <w:t>(1.20)</w:t>
            </w:r>
          </w:p>
        </w:tc>
        <w:tc>
          <w:tcPr>
            <w:tcW w:w="586" w:type="dxa"/>
          </w:tcPr>
          <w:p w14:paraId="48190E1D" w14:textId="77777777" w:rsidR="00054221" w:rsidRDefault="00BD4E74">
            <w:pPr>
              <w:pStyle w:val="TableParagraph"/>
              <w:spacing w:before="12" w:line="111" w:lineRule="exact"/>
              <w:ind w:left="117" w:right="93"/>
              <w:rPr>
                <w:sz w:val="12"/>
              </w:rPr>
            </w:pPr>
            <w:r>
              <w:rPr>
                <w:w w:val="115"/>
                <w:sz w:val="12"/>
              </w:rPr>
              <w:t>(1.13)</w:t>
            </w:r>
          </w:p>
        </w:tc>
        <w:tc>
          <w:tcPr>
            <w:tcW w:w="671" w:type="dxa"/>
          </w:tcPr>
          <w:p w14:paraId="043F4575" w14:textId="77777777" w:rsidR="00054221" w:rsidRDefault="00BD4E74">
            <w:pPr>
              <w:pStyle w:val="TableParagraph"/>
              <w:spacing w:before="12" w:line="111" w:lineRule="exact"/>
              <w:ind w:right="157"/>
              <w:jc w:val="right"/>
              <w:rPr>
                <w:sz w:val="12"/>
              </w:rPr>
            </w:pPr>
            <w:r>
              <w:rPr>
                <w:sz w:val="12"/>
              </w:rPr>
              <w:t>(0.69)</w:t>
            </w:r>
          </w:p>
        </w:tc>
        <w:tc>
          <w:tcPr>
            <w:tcW w:w="574" w:type="dxa"/>
          </w:tcPr>
          <w:p w14:paraId="0A584198" w14:textId="77777777" w:rsidR="00054221" w:rsidRDefault="00BD4E74">
            <w:pPr>
              <w:pStyle w:val="TableParagraph"/>
              <w:spacing w:before="12" w:line="111" w:lineRule="exact"/>
              <w:ind w:left="68" w:right="69"/>
              <w:rPr>
                <w:sz w:val="12"/>
              </w:rPr>
            </w:pPr>
            <w:r>
              <w:rPr>
                <w:w w:val="110"/>
                <w:sz w:val="12"/>
              </w:rPr>
              <w:t>(1.95)</w:t>
            </w:r>
          </w:p>
        </w:tc>
        <w:tc>
          <w:tcPr>
            <w:tcW w:w="638" w:type="dxa"/>
          </w:tcPr>
          <w:p w14:paraId="76D91E83" w14:textId="77777777" w:rsidR="00054221" w:rsidRDefault="00BD4E74">
            <w:pPr>
              <w:pStyle w:val="TableParagraph"/>
              <w:spacing w:before="12" w:line="111" w:lineRule="exact"/>
              <w:ind w:left="85" w:right="111"/>
              <w:rPr>
                <w:sz w:val="12"/>
              </w:rPr>
            </w:pPr>
            <w:r>
              <w:rPr>
                <w:w w:val="105"/>
                <w:sz w:val="12"/>
              </w:rPr>
              <w:t>(2.13)</w:t>
            </w:r>
          </w:p>
        </w:tc>
        <w:tc>
          <w:tcPr>
            <w:tcW w:w="619" w:type="dxa"/>
          </w:tcPr>
          <w:p w14:paraId="02746D92" w14:textId="77777777" w:rsidR="00054221" w:rsidRDefault="00BD4E74">
            <w:pPr>
              <w:pStyle w:val="TableParagraph"/>
              <w:spacing w:before="12" w:line="111" w:lineRule="exact"/>
              <w:ind w:left="130"/>
              <w:jc w:val="left"/>
              <w:rPr>
                <w:sz w:val="12"/>
              </w:rPr>
            </w:pPr>
            <w:r>
              <w:rPr>
                <w:sz w:val="12"/>
              </w:rPr>
              <w:t>(0.33)</w:t>
            </w:r>
          </w:p>
        </w:tc>
        <w:tc>
          <w:tcPr>
            <w:tcW w:w="510" w:type="dxa"/>
          </w:tcPr>
          <w:p w14:paraId="479C35C2" w14:textId="77777777" w:rsidR="00054221" w:rsidRDefault="00BD4E74">
            <w:pPr>
              <w:pStyle w:val="TableParagraph"/>
              <w:spacing w:before="12" w:line="111" w:lineRule="exact"/>
              <w:ind w:left="66" w:right="66"/>
              <w:rPr>
                <w:sz w:val="12"/>
              </w:rPr>
            </w:pPr>
            <w:r>
              <w:rPr>
                <w:w w:val="115"/>
                <w:sz w:val="12"/>
              </w:rPr>
              <w:t>(1.15)</w:t>
            </w:r>
          </w:p>
        </w:tc>
        <w:tc>
          <w:tcPr>
            <w:tcW w:w="612" w:type="dxa"/>
          </w:tcPr>
          <w:p w14:paraId="4EC72467" w14:textId="77777777" w:rsidR="00054221" w:rsidRDefault="00BD4E74">
            <w:pPr>
              <w:pStyle w:val="TableParagraph"/>
              <w:spacing w:before="12" w:line="111" w:lineRule="exact"/>
              <w:ind w:left="117" w:right="118"/>
              <w:rPr>
                <w:sz w:val="12"/>
              </w:rPr>
            </w:pPr>
            <w:r>
              <w:rPr>
                <w:w w:val="110"/>
                <w:sz w:val="12"/>
              </w:rPr>
              <w:t>(1.25)</w:t>
            </w:r>
          </w:p>
        </w:tc>
        <w:tc>
          <w:tcPr>
            <w:tcW w:w="647" w:type="dxa"/>
          </w:tcPr>
          <w:p w14:paraId="48CC547D" w14:textId="77777777" w:rsidR="00054221" w:rsidRDefault="00BD4E74">
            <w:pPr>
              <w:pStyle w:val="TableParagraph"/>
              <w:spacing w:before="12" w:line="111" w:lineRule="exact"/>
              <w:ind w:right="160"/>
              <w:jc w:val="right"/>
              <w:rPr>
                <w:sz w:val="12"/>
              </w:rPr>
            </w:pPr>
            <w:r>
              <w:rPr>
                <w:sz w:val="12"/>
              </w:rPr>
              <w:t>(0.32)</w:t>
            </w:r>
          </w:p>
        </w:tc>
      </w:tr>
      <w:tr w:rsidR="00054221" w14:paraId="1CBF89A4" w14:textId="77777777">
        <w:trPr>
          <w:trHeight w:val="143"/>
        </w:trPr>
        <w:tc>
          <w:tcPr>
            <w:tcW w:w="4507" w:type="dxa"/>
          </w:tcPr>
          <w:p w14:paraId="57331A7C" w14:textId="77777777" w:rsidR="00054221" w:rsidRDefault="00BD4E74">
            <w:pPr>
              <w:pStyle w:val="TableParagraph"/>
              <w:tabs>
                <w:tab w:val="right" w:pos="4365"/>
              </w:tabs>
              <w:spacing w:before="12" w:line="111" w:lineRule="exact"/>
              <w:ind w:left="90"/>
              <w:jc w:val="left"/>
              <w:rPr>
                <w:sz w:val="12"/>
              </w:rPr>
            </w:pPr>
            <w:r>
              <w:rPr>
                <w:w w:val="105"/>
                <w:sz w:val="12"/>
              </w:rPr>
              <w:t>Reduced</w:t>
            </w:r>
            <w:r>
              <w:rPr>
                <w:spacing w:val="10"/>
                <w:w w:val="105"/>
                <w:sz w:val="12"/>
              </w:rPr>
              <w:t xml:space="preserve"> </w:t>
            </w:r>
            <w:r>
              <w:rPr>
                <w:w w:val="105"/>
                <w:sz w:val="12"/>
              </w:rPr>
              <w:t>portion</w:t>
            </w:r>
            <w:r>
              <w:rPr>
                <w:spacing w:val="10"/>
                <w:w w:val="105"/>
                <w:sz w:val="12"/>
              </w:rPr>
              <w:t xml:space="preserve"> </w:t>
            </w:r>
            <w:r>
              <w:rPr>
                <w:w w:val="105"/>
                <w:sz w:val="12"/>
              </w:rPr>
              <w:t>size</w:t>
            </w:r>
            <w:r>
              <w:rPr>
                <w:spacing w:val="10"/>
                <w:w w:val="105"/>
                <w:sz w:val="12"/>
              </w:rPr>
              <w:t xml:space="preserve"> </w:t>
            </w:r>
            <w:r>
              <w:rPr>
                <w:w w:val="105"/>
                <w:sz w:val="12"/>
              </w:rPr>
              <w:t>of</w:t>
            </w:r>
            <w:r>
              <w:rPr>
                <w:spacing w:val="10"/>
                <w:w w:val="105"/>
                <w:sz w:val="12"/>
              </w:rPr>
              <w:t xml:space="preserve"> </w:t>
            </w:r>
            <w:r>
              <w:rPr>
                <w:w w:val="105"/>
                <w:sz w:val="12"/>
              </w:rPr>
              <w:t>meals</w:t>
            </w:r>
            <w:r>
              <w:rPr>
                <w:spacing w:val="11"/>
                <w:w w:val="105"/>
                <w:sz w:val="12"/>
              </w:rPr>
              <w:t xml:space="preserve"> </w:t>
            </w:r>
            <w:r>
              <w:rPr>
                <w:w w:val="105"/>
                <w:sz w:val="12"/>
              </w:rPr>
              <w:t>at</w:t>
            </w:r>
            <w:r>
              <w:rPr>
                <w:spacing w:val="10"/>
                <w:w w:val="105"/>
                <w:sz w:val="12"/>
              </w:rPr>
              <w:t xml:space="preserve"> </w:t>
            </w:r>
            <w:r>
              <w:rPr>
                <w:w w:val="105"/>
                <w:sz w:val="12"/>
              </w:rPr>
              <w:t>meals</w:t>
            </w:r>
            <w:r>
              <w:rPr>
                <w:spacing w:val="10"/>
                <w:w w:val="105"/>
                <w:sz w:val="12"/>
              </w:rPr>
              <w:t xml:space="preserve"> </w:t>
            </w:r>
            <w:r>
              <w:rPr>
                <w:w w:val="105"/>
                <w:sz w:val="12"/>
              </w:rPr>
              <w:t>time</w:t>
            </w:r>
            <w:r>
              <w:rPr>
                <w:rFonts w:ascii="Times New Roman"/>
                <w:w w:val="105"/>
                <w:sz w:val="12"/>
              </w:rPr>
              <w:tab/>
            </w:r>
            <w:r>
              <w:rPr>
                <w:w w:val="105"/>
                <w:sz w:val="12"/>
              </w:rPr>
              <w:t>0.56</w:t>
            </w:r>
          </w:p>
        </w:tc>
        <w:tc>
          <w:tcPr>
            <w:tcW w:w="586" w:type="dxa"/>
          </w:tcPr>
          <w:p w14:paraId="5E8BF62A" w14:textId="77777777" w:rsidR="00054221" w:rsidRDefault="00BD4E74">
            <w:pPr>
              <w:pStyle w:val="TableParagraph"/>
              <w:spacing w:before="12" w:line="111" w:lineRule="exact"/>
              <w:ind w:left="117" w:right="93"/>
              <w:rPr>
                <w:sz w:val="12"/>
              </w:rPr>
            </w:pPr>
            <w:r>
              <w:rPr>
                <w:sz w:val="12"/>
              </w:rPr>
              <w:t>0.74</w:t>
            </w:r>
          </w:p>
        </w:tc>
        <w:tc>
          <w:tcPr>
            <w:tcW w:w="671" w:type="dxa"/>
          </w:tcPr>
          <w:p w14:paraId="3A6F9169" w14:textId="77777777" w:rsidR="00054221" w:rsidRDefault="00BD4E74">
            <w:pPr>
              <w:pStyle w:val="TableParagraph"/>
              <w:spacing w:before="12" w:line="111" w:lineRule="exact"/>
              <w:ind w:right="175"/>
              <w:jc w:val="right"/>
              <w:rPr>
                <w:sz w:val="12"/>
              </w:rPr>
            </w:pPr>
            <w:r>
              <w:rPr>
                <w:w w:val="105"/>
                <w:sz w:val="12"/>
              </w:rPr>
              <w:t>0.18*</w:t>
            </w:r>
          </w:p>
        </w:tc>
        <w:tc>
          <w:tcPr>
            <w:tcW w:w="574" w:type="dxa"/>
          </w:tcPr>
          <w:p w14:paraId="652A2F0D" w14:textId="77777777" w:rsidR="00054221" w:rsidRDefault="00BD4E74">
            <w:pPr>
              <w:pStyle w:val="TableParagraph"/>
              <w:spacing w:before="12" w:line="111" w:lineRule="exact"/>
              <w:ind w:left="68" w:right="69"/>
              <w:rPr>
                <w:sz w:val="12"/>
              </w:rPr>
            </w:pPr>
            <w:r>
              <w:rPr>
                <w:sz w:val="12"/>
              </w:rPr>
              <w:t>3.80</w:t>
            </w:r>
          </w:p>
        </w:tc>
        <w:tc>
          <w:tcPr>
            <w:tcW w:w="638" w:type="dxa"/>
          </w:tcPr>
          <w:p w14:paraId="1E5BF19F" w14:textId="77777777" w:rsidR="00054221" w:rsidRDefault="00BD4E74">
            <w:pPr>
              <w:pStyle w:val="TableParagraph"/>
              <w:spacing w:before="12" w:line="111" w:lineRule="exact"/>
              <w:ind w:left="85" w:right="111"/>
              <w:rPr>
                <w:sz w:val="12"/>
              </w:rPr>
            </w:pPr>
            <w:r>
              <w:rPr>
                <w:sz w:val="12"/>
              </w:rPr>
              <w:t>3.27</w:t>
            </w:r>
          </w:p>
        </w:tc>
        <w:tc>
          <w:tcPr>
            <w:tcW w:w="619" w:type="dxa"/>
          </w:tcPr>
          <w:p w14:paraId="485129D1" w14:textId="77777777" w:rsidR="00054221" w:rsidRDefault="00BD4E74">
            <w:pPr>
              <w:pStyle w:val="TableParagraph"/>
              <w:spacing w:before="12" w:line="111" w:lineRule="exact"/>
              <w:ind w:right="89"/>
              <w:jc w:val="right"/>
              <w:rPr>
                <w:sz w:val="12"/>
              </w:rPr>
            </w:pPr>
            <w:r>
              <w:rPr>
                <w:w w:val="105"/>
                <w:sz w:val="12"/>
              </w:rPr>
              <w:t>-0.53***</w:t>
            </w:r>
          </w:p>
        </w:tc>
        <w:tc>
          <w:tcPr>
            <w:tcW w:w="510" w:type="dxa"/>
          </w:tcPr>
          <w:p w14:paraId="6CBE1495" w14:textId="77777777" w:rsidR="00054221" w:rsidRDefault="00BD4E74">
            <w:pPr>
              <w:pStyle w:val="TableParagraph"/>
              <w:spacing w:before="12" w:line="111" w:lineRule="exact"/>
              <w:ind w:left="66" w:right="66"/>
              <w:rPr>
                <w:sz w:val="12"/>
              </w:rPr>
            </w:pPr>
            <w:r>
              <w:rPr>
                <w:sz w:val="12"/>
              </w:rPr>
              <w:t>1.98</w:t>
            </w:r>
          </w:p>
        </w:tc>
        <w:tc>
          <w:tcPr>
            <w:tcW w:w="612" w:type="dxa"/>
          </w:tcPr>
          <w:p w14:paraId="53289A47" w14:textId="77777777" w:rsidR="00054221" w:rsidRDefault="00BD4E74">
            <w:pPr>
              <w:pStyle w:val="TableParagraph"/>
              <w:spacing w:before="12" w:line="111" w:lineRule="exact"/>
              <w:ind w:left="117" w:right="118"/>
              <w:rPr>
                <w:sz w:val="12"/>
              </w:rPr>
            </w:pPr>
            <w:r>
              <w:rPr>
                <w:sz w:val="12"/>
              </w:rPr>
              <w:t>2.65</w:t>
            </w:r>
          </w:p>
        </w:tc>
        <w:tc>
          <w:tcPr>
            <w:tcW w:w="647" w:type="dxa"/>
          </w:tcPr>
          <w:p w14:paraId="57B38343" w14:textId="77777777" w:rsidR="00054221" w:rsidRDefault="00BD4E74">
            <w:pPr>
              <w:pStyle w:val="TableParagraph"/>
              <w:spacing w:before="12" w:line="111" w:lineRule="exact"/>
              <w:ind w:right="145"/>
              <w:jc w:val="right"/>
              <w:rPr>
                <w:sz w:val="12"/>
              </w:rPr>
            </w:pPr>
            <w:r>
              <w:rPr>
                <w:w w:val="105"/>
                <w:sz w:val="12"/>
              </w:rPr>
              <w:t>0.67**</w:t>
            </w:r>
          </w:p>
        </w:tc>
      </w:tr>
      <w:tr w:rsidR="00054221" w14:paraId="1C2C164F" w14:textId="77777777">
        <w:trPr>
          <w:trHeight w:val="143"/>
        </w:trPr>
        <w:tc>
          <w:tcPr>
            <w:tcW w:w="4507" w:type="dxa"/>
          </w:tcPr>
          <w:p w14:paraId="7B102C6B" w14:textId="77777777" w:rsidR="00054221" w:rsidRDefault="00BD4E74">
            <w:pPr>
              <w:pStyle w:val="TableParagraph"/>
              <w:spacing w:before="12" w:line="111" w:lineRule="exact"/>
              <w:ind w:right="88"/>
              <w:jc w:val="right"/>
              <w:rPr>
                <w:sz w:val="12"/>
              </w:rPr>
            </w:pPr>
            <w:r>
              <w:rPr>
                <w:w w:val="105"/>
                <w:sz w:val="12"/>
              </w:rPr>
              <w:t>(1.32)</w:t>
            </w:r>
          </w:p>
        </w:tc>
        <w:tc>
          <w:tcPr>
            <w:tcW w:w="586" w:type="dxa"/>
          </w:tcPr>
          <w:p w14:paraId="36850EE4" w14:textId="77777777" w:rsidR="00054221" w:rsidRDefault="00BD4E74">
            <w:pPr>
              <w:pStyle w:val="TableParagraph"/>
              <w:spacing w:before="12" w:line="111" w:lineRule="exact"/>
              <w:ind w:left="117" w:right="93"/>
              <w:rPr>
                <w:sz w:val="12"/>
              </w:rPr>
            </w:pPr>
            <w:r>
              <w:rPr>
                <w:w w:val="105"/>
                <w:sz w:val="12"/>
              </w:rPr>
              <w:t>(1.42)</w:t>
            </w:r>
          </w:p>
        </w:tc>
        <w:tc>
          <w:tcPr>
            <w:tcW w:w="671" w:type="dxa"/>
          </w:tcPr>
          <w:p w14:paraId="29990AC9" w14:textId="77777777" w:rsidR="00054221" w:rsidRDefault="00BD4E74">
            <w:pPr>
              <w:pStyle w:val="TableParagraph"/>
              <w:spacing w:before="12" w:line="111" w:lineRule="exact"/>
              <w:ind w:right="157"/>
              <w:jc w:val="right"/>
              <w:rPr>
                <w:sz w:val="12"/>
              </w:rPr>
            </w:pPr>
            <w:r>
              <w:rPr>
                <w:sz w:val="12"/>
              </w:rPr>
              <w:t>(0.03)</w:t>
            </w:r>
          </w:p>
        </w:tc>
        <w:tc>
          <w:tcPr>
            <w:tcW w:w="574" w:type="dxa"/>
          </w:tcPr>
          <w:p w14:paraId="6F3F7F35" w14:textId="77777777" w:rsidR="00054221" w:rsidRDefault="00BD4E74">
            <w:pPr>
              <w:pStyle w:val="TableParagraph"/>
              <w:spacing w:before="12" w:line="111" w:lineRule="exact"/>
              <w:ind w:left="68" w:right="69"/>
              <w:rPr>
                <w:sz w:val="12"/>
              </w:rPr>
            </w:pPr>
            <w:r>
              <w:rPr>
                <w:sz w:val="12"/>
              </w:rPr>
              <w:t>(2.70)</w:t>
            </w:r>
          </w:p>
        </w:tc>
        <w:tc>
          <w:tcPr>
            <w:tcW w:w="638" w:type="dxa"/>
          </w:tcPr>
          <w:p w14:paraId="72000B50" w14:textId="77777777" w:rsidR="00054221" w:rsidRDefault="00BD4E74">
            <w:pPr>
              <w:pStyle w:val="TableParagraph"/>
              <w:spacing w:before="12" w:line="111" w:lineRule="exact"/>
              <w:ind w:left="85" w:right="111"/>
              <w:rPr>
                <w:sz w:val="12"/>
              </w:rPr>
            </w:pPr>
            <w:r>
              <w:rPr>
                <w:sz w:val="12"/>
              </w:rPr>
              <w:t>(2.85)</w:t>
            </w:r>
          </w:p>
        </w:tc>
        <w:tc>
          <w:tcPr>
            <w:tcW w:w="619" w:type="dxa"/>
          </w:tcPr>
          <w:p w14:paraId="06BEEE08" w14:textId="77777777" w:rsidR="00054221" w:rsidRDefault="00BD4E74">
            <w:pPr>
              <w:pStyle w:val="TableParagraph"/>
              <w:spacing w:before="12" w:line="111" w:lineRule="exact"/>
              <w:ind w:left="130"/>
              <w:jc w:val="left"/>
              <w:rPr>
                <w:sz w:val="12"/>
              </w:rPr>
            </w:pPr>
            <w:r>
              <w:rPr>
                <w:sz w:val="12"/>
              </w:rPr>
              <w:t>(0.00)</w:t>
            </w:r>
          </w:p>
        </w:tc>
        <w:tc>
          <w:tcPr>
            <w:tcW w:w="510" w:type="dxa"/>
          </w:tcPr>
          <w:p w14:paraId="65BE6705" w14:textId="77777777" w:rsidR="00054221" w:rsidRDefault="00BD4E74">
            <w:pPr>
              <w:pStyle w:val="TableParagraph"/>
              <w:spacing w:before="12" w:line="111" w:lineRule="exact"/>
              <w:ind w:left="66" w:right="66"/>
              <w:rPr>
                <w:sz w:val="12"/>
              </w:rPr>
            </w:pPr>
            <w:r>
              <w:rPr>
                <w:w w:val="105"/>
                <w:sz w:val="12"/>
              </w:rPr>
              <w:t>(2.27)</w:t>
            </w:r>
          </w:p>
        </w:tc>
        <w:tc>
          <w:tcPr>
            <w:tcW w:w="612" w:type="dxa"/>
          </w:tcPr>
          <w:p w14:paraId="54831AE8" w14:textId="77777777" w:rsidR="00054221" w:rsidRDefault="00BD4E74">
            <w:pPr>
              <w:pStyle w:val="TableParagraph"/>
              <w:spacing w:before="12" w:line="111" w:lineRule="exact"/>
              <w:ind w:left="117" w:right="118"/>
              <w:rPr>
                <w:sz w:val="12"/>
              </w:rPr>
            </w:pPr>
            <w:r>
              <w:rPr>
                <w:w w:val="105"/>
                <w:sz w:val="12"/>
              </w:rPr>
              <w:t>(2.14)</w:t>
            </w:r>
          </w:p>
        </w:tc>
        <w:tc>
          <w:tcPr>
            <w:tcW w:w="647" w:type="dxa"/>
          </w:tcPr>
          <w:p w14:paraId="44AC2C4B" w14:textId="77777777" w:rsidR="00054221" w:rsidRDefault="00BD4E74">
            <w:pPr>
              <w:pStyle w:val="TableParagraph"/>
              <w:spacing w:before="12" w:line="111" w:lineRule="exact"/>
              <w:ind w:right="160"/>
              <w:jc w:val="right"/>
              <w:rPr>
                <w:sz w:val="12"/>
              </w:rPr>
            </w:pPr>
            <w:r>
              <w:rPr>
                <w:sz w:val="12"/>
              </w:rPr>
              <w:t>(0.00)</w:t>
            </w:r>
          </w:p>
        </w:tc>
      </w:tr>
      <w:tr w:rsidR="00054221" w14:paraId="6C28AB5D" w14:textId="77777777">
        <w:trPr>
          <w:trHeight w:val="143"/>
        </w:trPr>
        <w:tc>
          <w:tcPr>
            <w:tcW w:w="4507" w:type="dxa"/>
          </w:tcPr>
          <w:p w14:paraId="62609F1A" w14:textId="7279705B" w:rsidR="00054221" w:rsidRDefault="00BD4E74">
            <w:pPr>
              <w:pStyle w:val="TableParagraph"/>
              <w:tabs>
                <w:tab w:val="left" w:pos="4136"/>
              </w:tabs>
              <w:spacing w:before="12" w:line="111" w:lineRule="exact"/>
              <w:ind w:left="90"/>
              <w:jc w:val="left"/>
              <w:rPr>
                <w:sz w:val="12"/>
                <w:szCs w:val="12"/>
              </w:rPr>
            </w:pPr>
            <w:r w:rsidRPr="54657222">
              <w:rPr>
                <w:w w:val="105"/>
                <w:sz w:val="12"/>
                <w:szCs w:val="12"/>
              </w:rPr>
              <w:t>Restricted</w:t>
            </w:r>
            <w:r w:rsidRPr="54657222">
              <w:rPr>
                <w:spacing w:val="5"/>
                <w:w w:val="105"/>
                <w:sz w:val="12"/>
                <w:szCs w:val="12"/>
              </w:rPr>
              <w:t xml:space="preserve"> </w:t>
            </w:r>
            <w:r w:rsidRPr="54657222">
              <w:rPr>
                <w:w w:val="105"/>
                <w:sz w:val="12"/>
                <w:szCs w:val="12"/>
              </w:rPr>
              <w:t>consumption</w:t>
            </w:r>
            <w:r w:rsidRPr="54657222">
              <w:rPr>
                <w:spacing w:val="6"/>
                <w:w w:val="105"/>
                <w:sz w:val="12"/>
                <w:szCs w:val="12"/>
              </w:rPr>
              <w:t xml:space="preserve"> </w:t>
            </w:r>
            <w:r w:rsidRPr="54657222">
              <w:rPr>
                <w:w w:val="105"/>
                <w:sz w:val="12"/>
                <w:szCs w:val="12"/>
              </w:rPr>
              <w:t>by</w:t>
            </w:r>
            <w:r w:rsidRPr="54657222">
              <w:rPr>
                <w:spacing w:val="5"/>
                <w:w w:val="105"/>
                <w:sz w:val="12"/>
                <w:szCs w:val="12"/>
              </w:rPr>
              <w:t xml:space="preserve"> </w:t>
            </w:r>
            <w:r w:rsidRPr="54657222">
              <w:rPr>
                <w:w w:val="105"/>
                <w:sz w:val="12"/>
                <w:szCs w:val="12"/>
              </w:rPr>
              <w:t>adults</w:t>
            </w:r>
            <w:r w:rsidRPr="54657222">
              <w:rPr>
                <w:spacing w:val="6"/>
                <w:w w:val="105"/>
                <w:sz w:val="12"/>
                <w:szCs w:val="12"/>
              </w:rPr>
              <w:t xml:space="preserve"> </w:t>
            </w:r>
            <w:proofErr w:type="gramStart"/>
            <w:r w:rsidRPr="54657222">
              <w:rPr>
                <w:w w:val="105"/>
                <w:sz w:val="12"/>
                <w:szCs w:val="12"/>
              </w:rPr>
              <w:t>in</w:t>
            </w:r>
            <w:r w:rsidRPr="54657222">
              <w:rPr>
                <w:spacing w:val="6"/>
                <w:w w:val="105"/>
                <w:sz w:val="12"/>
                <w:szCs w:val="12"/>
              </w:rPr>
              <w:t xml:space="preserve"> </w:t>
            </w:r>
            <w:r w:rsidRPr="54657222">
              <w:rPr>
                <w:w w:val="105"/>
                <w:sz w:val="12"/>
                <w:szCs w:val="12"/>
              </w:rPr>
              <w:t>order</w:t>
            </w:r>
            <w:r w:rsidRPr="54657222">
              <w:rPr>
                <w:spacing w:val="5"/>
                <w:w w:val="105"/>
                <w:sz w:val="12"/>
                <w:szCs w:val="12"/>
              </w:rPr>
              <w:t xml:space="preserve"> </w:t>
            </w:r>
            <w:r w:rsidRPr="54657222">
              <w:rPr>
                <w:w w:val="105"/>
                <w:sz w:val="12"/>
                <w:szCs w:val="12"/>
              </w:rPr>
              <w:t>for</w:t>
            </w:r>
            <w:proofErr w:type="gramEnd"/>
            <w:r w:rsidRPr="54657222">
              <w:rPr>
                <w:spacing w:val="5"/>
                <w:w w:val="105"/>
                <w:sz w:val="12"/>
                <w:szCs w:val="12"/>
              </w:rPr>
              <w:t xml:space="preserve"> </w:t>
            </w:r>
            <w:r w:rsidRPr="54657222">
              <w:rPr>
                <w:w w:val="105"/>
                <w:sz w:val="12"/>
                <w:szCs w:val="12"/>
              </w:rPr>
              <w:t>young</w:t>
            </w:r>
            <w:r w:rsidR="56E42F3B" w:rsidRPr="54657222">
              <w:rPr>
                <w:w w:val="105"/>
                <w:sz w:val="12"/>
                <w:szCs w:val="12"/>
              </w:rPr>
              <w:t xml:space="preserve"> </w:t>
            </w:r>
            <w:r w:rsidRPr="54657222">
              <w:rPr>
                <w:w w:val="105"/>
                <w:sz w:val="12"/>
                <w:szCs w:val="12"/>
              </w:rPr>
              <w:t>children</w:t>
            </w:r>
            <w:r w:rsidRPr="54657222">
              <w:rPr>
                <w:spacing w:val="6"/>
                <w:w w:val="105"/>
                <w:sz w:val="12"/>
                <w:szCs w:val="12"/>
              </w:rPr>
              <w:t xml:space="preserve"> </w:t>
            </w:r>
            <w:r w:rsidRPr="54657222">
              <w:rPr>
                <w:w w:val="105"/>
                <w:sz w:val="12"/>
                <w:szCs w:val="12"/>
              </w:rPr>
              <w:t>to</w:t>
            </w:r>
            <w:r w:rsidRPr="54657222">
              <w:rPr>
                <w:spacing w:val="5"/>
                <w:w w:val="105"/>
                <w:sz w:val="12"/>
                <w:szCs w:val="12"/>
              </w:rPr>
              <w:t xml:space="preserve"> </w:t>
            </w:r>
            <w:r w:rsidRPr="54657222">
              <w:rPr>
                <w:w w:val="105"/>
                <w:sz w:val="12"/>
                <w:szCs w:val="12"/>
              </w:rPr>
              <w:t>eat</w:t>
            </w:r>
            <w:r>
              <w:rPr>
                <w:w w:val="105"/>
                <w:sz w:val="12"/>
              </w:rPr>
              <w:tab/>
            </w:r>
            <w:r w:rsidRPr="54657222">
              <w:rPr>
                <w:w w:val="105"/>
                <w:sz w:val="12"/>
                <w:szCs w:val="12"/>
              </w:rPr>
              <w:t>0.52</w:t>
            </w:r>
          </w:p>
        </w:tc>
        <w:tc>
          <w:tcPr>
            <w:tcW w:w="586" w:type="dxa"/>
          </w:tcPr>
          <w:p w14:paraId="2FC49072" w14:textId="77777777" w:rsidR="00054221" w:rsidRDefault="00BD4E74">
            <w:pPr>
              <w:pStyle w:val="TableParagraph"/>
              <w:spacing w:before="12" w:line="111" w:lineRule="exact"/>
              <w:ind w:left="116" w:right="93"/>
              <w:rPr>
                <w:sz w:val="12"/>
              </w:rPr>
            </w:pPr>
            <w:r>
              <w:rPr>
                <w:w w:val="105"/>
                <w:sz w:val="12"/>
              </w:rPr>
              <w:t>1.23</w:t>
            </w:r>
          </w:p>
        </w:tc>
        <w:tc>
          <w:tcPr>
            <w:tcW w:w="671" w:type="dxa"/>
          </w:tcPr>
          <w:p w14:paraId="22E643C0" w14:textId="77777777" w:rsidR="00054221" w:rsidRDefault="00BD4E74">
            <w:pPr>
              <w:pStyle w:val="TableParagraph"/>
              <w:spacing w:before="12" w:line="111" w:lineRule="exact"/>
              <w:ind w:right="111"/>
              <w:jc w:val="right"/>
              <w:rPr>
                <w:sz w:val="12"/>
              </w:rPr>
            </w:pPr>
            <w:r>
              <w:rPr>
                <w:w w:val="105"/>
                <w:sz w:val="12"/>
              </w:rPr>
              <w:t>0.72***</w:t>
            </w:r>
          </w:p>
        </w:tc>
        <w:tc>
          <w:tcPr>
            <w:tcW w:w="574" w:type="dxa"/>
          </w:tcPr>
          <w:p w14:paraId="76C1EA86" w14:textId="77777777" w:rsidR="00054221" w:rsidRDefault="00BD4E74">
            <w:pPr>
              <w:pStyle w:val="TableParagraph"/>
              <w:spacing w:before="12" w:line="111" w:lineRule="exact"/>
              <w:ind w:left="68" w:right="68"/>
              <w:rPr>
                <w:sz w:val="12"/>
              </w:rPr>
            </w:pPr>
            <w:r>
              <w:rPr>
                <w:w w:val="105"/>
                <w:sz w:val="12"/>
              </w:rPr>
              <w:t>1.87</w:t>
            </w:r>
          </w:p>
        </w:tc>
        <w:tc>
          <w:tcPr>
            <w:tcW w:w="638" w:type="dxa"/>
          </w:tcPr>
          <w:p w14:paraId="084F055A" w14:textId="77777777" w:rsidR="00054221" w:rsidRDefault="00BD4E74">
            <w:pPr>
              <w:pStyle w:val="TableParagraph"/>
              <w:spacing w:before="12" w:line="111" w:lineRule="exact"/>
              <w:ind w:left="84" w:right="111"/>
              <w:rPr>
                <w:sz w:val="12"/>
              </w:rPr>
            </w:pPr>
            <w:r>
              <w:rPr>
                <w:w w:val="115"/>
                <w:sz w:val="12"/>
              </w:rPr>
              <w:t>1.51</w:t>
            </w:r>
          </w:p>
        </w:tc>
        <w:tc>
          <w:tcPr>
            <w:tcW w:w="619" w:type="dxa"/>
          </w:tcPr>
          <w:p w14:paraId="5A8D0C1C" w14:textId="77777777" w:rsidR="00054221" w:rsidRDefault="00BD4E74">
            <w:pPr>
              <w:pStyle w:val="TableParagraph"/>
              <w:spacing w:before="12" w:line="111" w:lineRule="exact"/>
              <w:ind w:right="122"/>
              <w:jc w:val="right"/>
              <w:rPr>
                <w:sz w:val="12"/>
              </w:rPr>
            </w:pPr>
            <w:r>
              <w:rPr>
                <w:sz w:val="12"/>
              </w:rPr>
              <w:t>-0.36**</w:t>
            </w:r>
          </w:p>
        </w:tc>
        <w:tc>
          <w:tcPr>
            <w:tcW w:w="510" w:type="dxa"/>
          </w:tcPr>
          <w:p w14:paraId="701673C6" w14:textId="77777777" w:rsidR="00054221" w:rsidRDefault="00BD4E74">
            <w:pPr>
              <w:pStyle w:val="TableParagraph"/>
              <w:spacing w:before="12" w:line="111" w:lineRule="exact"/>
              <w:ind w:left="65" w:right="66"/>
              <w:rPr>
                <w:sz w:val="12"/>
              </w:rPr>
            </w:pPr>
            <w:r>
              <w:rPr>
                <w:w w:val="110"/>
                <w:sz w:val="12"/>
              </w:rPr>
              <w:t>1.73</w:t>
            </w:r>
          </w:p>
        </w:tc>
        <w:tc>
          <w:tcPr>
            <w:tcW w:w="612" w:type="dxa"/>
          </w:tcPr>
          <w:p w14:paraId="28645876" w14:textId="77777777" w:rsidR="00054221" w:rsidRDefault="00BD4E74">
            <w:pPr>
              <w:pStyle w:val="TableParagraph"/>
              <w:spacing w:before="12" w:line="111" w:lineRule="exact"/>
              <w:ind w:left="116" w:right="118"/>
              <w:rPr>
                <w:sz w:val="12"/>
              </w:rPr>
            </w:pPr>
            <w:r>
              <w:rPr>
                <w:sz w:val="12"/>
              </w:rPr>
              <w:t>2.70</w:t>
            </w:r>
          </w:p>
        </w:tc>
        <w:tc>
          <w:tcPr>
            <w:tcW w:w="647" w:type="dxa"/>
          </w:tcPr>
          <w:p w14:paraId="2CA25F24" w14:textId="77777777" w:rsidR="00054221" w:rsidRDefault="00BD4E74">
            <w:pPr>
              <w:pStyle w:val="TableParagraph"/>
              <w:spacing w:before="12" w:line="111" w:lineRule="exact"/>
              <w:ind w:right="114"/>
              <w:jc w:val="right"/>
              <w:rPr>
                <w:sz w:val="12"/>
              </w:rPr>
            </w:pPr>
            <w:r>
              <w:rPr>
                <w:w w:val="105"/>
                <w:sz w:val="12"/>
              </w:rPr>
              <w:t>0.97***</w:t>
            </w:r>
          </w:p>
        </w:tc>
      </w:tr>
      <w:tr w:rsidR="00054221" w14:paraId="5119711F" w14:textId="77777777">
        <w:trPr>
          <w:trHeight w:val="143"/>
        </w:trPr>
        <w:tc>
          <w:tcPr>
            <w:tcW w:w="4507" w:type="dxa"/>
          </w:tcPr>
          <w:p w14:paraId="6F42ECF8" w14:textId="77777777" w:rsidR="00054221" w:rsidRDefault="00BD4E74">
            <w:pPr>
              <w:pStyle w:val="TableParagraph"/>
              <w:spacing w:before="12" w:line="111" w:lineRule="exact"/>
              <w:ind w:right="88"/>
              <w:jc w:val="right"/>
              <w:rPr>
                <w:sz w:val="12"/>
              </w:rPr>
            </w:pPr>
            <w:r>
              <w:rPr>
                <w:w w:val="105"/>
                <w:sz w:val="12"/>
              </w:rPr>
              <w:t>(1.39)</w:t>
            </w:r>
          </w:p>
        </w:tc>
        <w:tc>
          <w:tcPr>
            <w:tcW w:w="586" w:type="dxa"/>
          </w:tcPr>
          <w:p w14:paraId="7589CC5E" w14:textId="77777777" w:rsidR="00054221" w:rsidRDefault="00BD4E74">
            <w:pPr>
              <w:pStyle w:val="TableParagraph"/>
              <w:spacing w:before="12" w:line="111" w:lineRule="exact"/>
              <w:ind w:left="117" w:right="93"/>
              <w:rPr>
                <w:sz w:val="12"/>
              </w:rPr>
            </w:pPr>
            <w:r>
              <w:rPr>
                <w:w w:val="105"/>
                <w:sz w:val="12"/>
              </w:rPr>
              <w:t>(1.78)</w:t>
            </w:r>
          </w:p>
        </w:tc>
        <w:tc>
          <w:tcPr>
            <w:tcW w:w="671" w:type="dxa"/>
          </w:tcPr>
          <w:p w14:paraId="4272301A" w14:textId="77777777" w:rsidR="00054221" w:rsidRDefault="00BD4E74">
            <w:pPr>
              <w:pStyle w:val="TableParagraph"/>
              <w:spacing w:before="12" w:line="111" w:lineRule="exact"/>
              <w:ind w:right="157"/>
              <w:jc w:val="right"/>
              <w:rPr>
                <w:sz w:val="12"/>
              </w:rPr>
            </w:pPr>
            <w:r>
              <w:rPr>
                <w:sz w:val="12"/>
              </w:rPr>
              <w:t>(0.00)</w:t>
            </w:r>
          </w:p>
        </w:tc>
        <w:tc>
          <w:tcPr>
            <w:tcW w:w="574" w:type="dxa"/>
          </w:tcPr>
          <w:p w14:paraId="31AC3C53" w14:textId="77777777" w:rsidR="00054221" w:rsidRDefault="00BD4E74">
            <w:pPr>
              <w:pStyle w:val="TableParagraph"/>
              <w:spacing w:before="12" w:line="111" w:lineRule="exact"/>
              <w:ind w:left="68" w:right="69"/>
              <w:rPr>
                <w:sz w:val="12"/>
              </w:rPr>
            </w:pPr>
            <w:r>
              <w:rPr>
                <w:sz w:val="12"/>
              </w:rPr>
              <w:t>(2.38)</w:t>
            </w:r>
          </w:p>
        </w:tc>
        <w:tc>
          <w:tcPr>
            <w:tcW w:w="638" w:type="dxa"/>
          </w:tcPr>
          <w:p w14:paraId="3792FEB1" w14:textId="77777777" w:rsidR="00054221" w:rsidRDefault="00BD4E74">
            <w:pPr>
              <w:pStyle w:val="TableParagraph"/>
              <w:spacing w:before="12" w:line="111" w:lineRule="exact"/>
              <w:ind w:left="85" w:right="111"/>
              <w:rPr>
                <w:sz w:val="12"/>
              </w:rPr>
            </w:pPr>
            <w:r>
              <w:rPr>
                <w:sz w:val="12"/>
              </w:rPr>
              <w:t>(2.24)</w:t>
            </w:r>
          </w:p>
        </w:tc>
        <w:tc>
          <w:tcPr>
            <w:tcW w:w="619" w:type="dxa"/>
          </w:tcPr>
          <w:p w14:paraId="1D418B2B" w14:textId="77777777" w:rsidR="00054221" w:rsidRDefault="00BD4E74">
            <w:pPr>
              <w:pStyle w:val="TableParagraph"/>
              <w:spacing w:before="12" w:line="111" w:lineRule="exact"/>
              <w:ind w:left="130"/>
              <w:jc w:val="left"/>
              <w:rPr>
                <w:sz w:val="12"/>
              </w:rPr>
            </w:pPr>
            <w:r>
              <w:rPr>
                <w:sz w:val="12"/>
              </w:rPr>
              <w:t>(0.00)</w:t>
            </w:r>
          </w:p>
        </w:tc>
        <w:tc>
          <w:tcPr>
            <w:tcW w:w="510" w:type="dxa"/>
          </w:tcPr>
          <w:p w14:paraId="7684B34E" w14:textId="77777777" w:rsidR="00054221" w:rsidRDefault="00BD4E74">
            <w:pPr>
              <w:pStyle w:val="TableParagraph"/>
              <w:spacing w:before="12" w:line="111" w:lineRule="exact"/>
              <w:ind w:left="66" w:right="66"/>
              <w:rPr>
                <w:sz w:val="12"/>
              </w:rPr>
            </w:pPr>
            <w:r>
              <w:rPr>
                <w:w w:val="105"/>
                <w:sz w:val="12"/>
              </w:rPr>
              <w:t>(1.90)</w:t>
            </w:r>
          </w:p>
        </w:tc>
        <w:tc>
          <w:tcPr>
            <w:tcW w:w="612" w:type="dxa"/>
          </w:tcPr>
          <w:p w14:paraId="5BDFAA80" w14:textId="77777777" w:rsidR="00054221" w:rsidRDefault="00BD4E74">
            <w:pPr>
              <w:pStyle w:val="TableParagraph"/>
              <w:spacing w:before="12" w:line="111" w:lineRule="exact"/>
              <w:ind w:left="117" w:right="118"/>
              <w:rPr>
                <w:sz w:val="12"/>
              </w:rPr>
            </w:pPr>
            <w:r>
              <w:rPr>
                <w:w w:val="105"/>
                <w:sz w:val="12"/>
              </w:rPr>
              <w:t>(1.83)</w:t>
            </w:r>
          </w:p>
        </w:tc>
        <w:tc>
          <w:tcPr>
            <w:tcW w:w="647" w:type="dxa"/>
          </w:tcPr>
          <w:p w14:paraId="2E9CD162" w14:textId="77777777" w:rsidR="00054221" w:rsidRDefault="00BD4E74">
            <w:pPr>
              <w:pStyle w:val="TableParagraph"/>
              <w:spacing w:before="12" w:line="111" w:lineRule="exact"/>
              <w:ind w:right="160"/>
              <w:jc w:val="right"/>
              <w:rPr>
                <w:sz w:val="12"/>
              </w:rPr>
            </w:pPr>
            <w:r>
              <w:rPr>
                <w:sz w:val="12"/>
              </w:rPr>
              <w:t>(0.00)</w:t>
            </w:r>
          </w:p>
        </w:tc>
      </w:tr>
      <w:tr w:rsidR="00054221" w14:paraId="065C72C1" w14:textId="77777777">
        <w:trPr>
          <w:trHeight w:val="143"/>
        </w:trPr>
        <w:tc>
          <w:tcPr>
            <w:tcW w:w="4507" w:type="dxa"/>
          </w:tcPr>
          <w:p w14:paraId="581587E7" w14:textId="77777777" w:rsidR="00054221" w:rsidRDefault="00BD4E74">
            <w:pPr>
              <w:pStyle w:val="TableParagraph"/>
              <w:tabs>
                <w:tab w:val="right" w:pos="4365"/>
              </w:tabs>
              <w:spacing w:before="12" w:line="111" w:lineRule="exact"/>
              <w:ind w:left="90"/>
              <w:jc w:val="left"/>
              <w:rPr>
                <w:sz w:val="12"/>
              </w:rPr>
            </w:pPr>
            <w:r>
              <w:rPr>
                <w:w w:val="105"/>
                <w:sz w:val="12"/>
              </w:rPr>
              <w:t>Reduced</w:t>
            </w:r>
            <w:r>
              <w:rPr>
                <w:spacing w:val="9"/>
                <w:w w:val="105"/>
                <w:sz w:val="12"/>
              </w:rPr>
              <w:t xml:space="preserve"> </w:t>
            </w:r>
            <w:r>
              <w:rPr>
                <w:w w:val="105"/>
                <w:sz w:val="12"/>
              </w:rPr>
              <w:t>the</w:t>
            </w:r>
            <w:r>
              <w:rPr>
                <w:spacing w:val="10"/>
                <w:w w:val="105"/>
                <w:sz w:val="12"/>
              </w:rPr>
              <w:t xml:space="preserve"> </w:t>
            </w:r>
            <w:r>
              <w:rPr>
                <w:w w:val="105"/>
                <w:sz w:val="12"/>
              </w:rPr>
              <w:t>number</w:t>
            </w:r>
            <w:r>
              <w:rPr>
                <w:spacing w:val="10"/>
                <w:w w:val="105"/>
                <w:sz w:val="12"/>
              </w:rPr>
              <w:t xml:space="preserve"> </w:t>
            </w:r>
            <w:r>
              <w:rPr>
                <w:w w:val="105"/>
                <w:sz w:val="12"/>
              </w:rPr>
              <w:t>of</w:t>
            </w:r>
            <w:r>
              <w:rPr>
                <w:spacing w:val="10"/>
                <w:w w:val="105"/>
                <w:sz w:val="12"/>
              </w:rPr>
              <w:t xml:space="preserve"> </w:t>
            </w:r>
            <w:r>
              <w:rPr>
                <w:w w:val="105"/>
                <w:sz w:val="12"/>
              </w:rPr>
              <w:t>meals</w:t>
            </w:r>
            <w:r>
              <w:rPr>
                <w:spacing w:val="11"/>
                <w:w w:val="105"/>
                <w:sz w:val="12"/>
              </w:rPr>
              <w:t xml:space="preserve"> </w:t>
            </w:r>
            <w:r>
              <w:rPr>
                <w:w w:val="105"/>
                <w:sz w:val="12"/>
              </w:rPr>
              <w:t>eaten</w:t>
            </w:r>
            <w:r>
              <w:rPr>
                <w:spacing w:val="10"/>
                <w:w w:val="105"/>
                <w:sz w:val="12"/>
              </w:rPr>
              <w:t xml:space="preserve"> </w:t>
            </w:r>
            <w:r>
              <w:rPr>
                <w:w w:val="105"/>
                <w:sz w:val="12"/>
              </w:rPr>
              <w:t>per</w:t>
            </w:r>
            <w:r>
              <w:rPr>
                <w:spacing w:val="10"/>
                <w:w w:val="105"/>
                <w:sz w:val="12"/>
              </w:rPr>
              <w:t xml:space="preserve"> </w:t>
            </w:r>
            <w:r>
              <w:rPr>
                <w:w w:val="105"/>
                <w:sz w:val="12"/>
              </w:rPr>
              <w:t>day</w:t>
            </w:r>
            <w:r>
              <w:rPr>
                <w:rFonts w:ascii="Times New Roman"/>
                <w:w w:val="105"/>
                <w:sz w:val="12"/>
              </w:rPr>
              <w:tab/>
            </w:r>
            <w:r>
              <w:rPr>
                <w:w w:val="105"/>
                <w:sz w:val="12"/>
              </w:rPr>
              <w:t>0.22</w:t>
            </w:r>
          </w:p>
        </w:tc>
        <w:tc>
          <w:tcPr>
            <w:tcW w:w="586" w:type="dxa"/>
          </w:tcPr>
          <w:p w14:paraId="4D0B9A5C" w14:textId="77777777" w:rsidR="00054221" w:rsidRDefault="00BD4E74">
            <w:pPr>
              <w:pStyle w:val="TableParagraph"/>
              <w:spacing w:before="12" w:line="111" w:lineRule="exact"/>
              <w:ind w:left="117" w:right="93"/>
              <w:rPr>
                <w:sz w:val="12"/>
              </w:rPr>
            </w:pPr>
            <w:r>
              <w:rPr>
                <w:sz w:val="12"/>
              </w:rPr>
              <w:t>0.82</w:t>
            </w:r>
          </w:p>
        </w:tc>
        <w:tc>
          <w:tcPr>
            <w:tcW w:w="671" w:type="dxa"/>
          </w:tcPr>
          <w:p w14:paraId="512D9569" w14:textId="77777777" w:rsidR="00054221" w:rsidRDefault="00BD4E74">
            <w:pPr>
              <w:pStyle w:val="TableParagraph"/>
              <w:spacing w:before="12" w:line="111" w:lineRule="exact"/>
              <w:ind w:right="110"/>
              <w:jc w:val="right"/>
              <w:rPr>
                <w:sz w:val="12"/>
              </w:rPr>
            </w:pPr>
            <w:r>
              <w:rPr>
                <w:sz w:val="12"/>
              </w:rPr>
              <w:t>0.60***</w:t>
            </w:r>
          </w:p>
        </w:tc>
        <w:tc>
          <w:tcPr>
            <w:tcW w:w="574" w:type="dxa"/>
          </w:tcPr>
          <w:p w14:paraId="5CC9BCC0" w14:textId="77777777" w:rsidR="00054221" w:rsidRDefault="00BD4E74">
            <w:pPr>
              <w:pStyle w:val="TableParagraph"/>
              <w:spacing w:before="12" w:line="111" w:lineRule="exact"/>
              <w:ind w:left="68" w:right="69"/>
              <w:rPr>
                <w:sz w:val="12"/>
              </w:rPr>
            </w:pPr>
            <w:r>
              <w:rPr>
                <w:w w:val="105"/>
                <w:sz w:val="12"/>
              </w:rPr>
              <w:t>2.77</w:t>
            </w:r>
          </w:p>
        </w:tc>
        <w:tc>
          <w:tcPr>
            <w:tcW w:w="638" w:type="dxa"/>
          </w:tcPr>
          <w:p w14:paraId="425B0943" w14:textId="77777777" w:rsidR="00054221" w:rsidRDefault="00BD4E74">
            <w:pPr>
              <w:pStyle w:val="TableParagraph"/>
              <w:spacing w:before="12" w:line="111" w:lineRule="exact"/>
              <w:ind w:left="85" w:right="111"/>
              <w:rPr>
                <w:sz w:val="12"/>
              </w:rPr>
            </w:pPr>
            <w:r>
              <w:rPr>
                <w:sz w:val="12"/>
              </w:rPr>
              <w:t>2.66</w:t>
            </w:r>
          </w:p>
        </w:tc>
        <w:tc>
          <w:tcPr>
            <w:tcW w:w="619" w:type="dxa"/>
          </w:tcPr>
          <w:p w14:paraId="397F1E51" w14:textId="77777777" w:rsidR="00054221" w:rsidRDefault="00BD4E74">
            <w:pPr>
              <w:pStyle w:val="TableParagraph"/>
              <w:spacing w:before="12" w:line="111" w:lineRule="exact"/>
              <w:ind w:left="159"/>
              <w:jc w:val="left"/>
              <w:rPr>
                <w:sz w:val="12"/>
              </w:rPr>
            </w:pPr>
            <w:r>
              <w:rPr>
                <w:w w:val="105"/>
                <w:sz w:val="12"/>
              </w:rPr>
              <w:t>-0.11</w:t>
            </w:r>
          </w:p>
        </w:tc>
        <w:tc>
          <w:tcPr>
            <w:tcW w:w="510" w:type="dxa"/>
          </w:tcPr>
          <w:p w14:paraId="5CBACE22" w14:textId="77777777" w:rsidR="00054221" w:rsidRDefault="00BD4E74">
            <w:pPr>
              <w:pStyle w:val="TableParagraph"/>
              <w:spacing w:before="12" w:line="111" w:lineRule="exact"/>
              <w:ind w:left="66" w:right="66"/>
              <w:rPr>
                <w:sz w:val="12"/>
              </w:rPr>
            </w:pPr>
            <w:r>
              <w:rPr>
                <w:w w:val="110"/>
                <w:sz w:val="12"/>
              </w:rPr>
              <w:t>1.74</w:t>
            </w:r>
          </w:p>
        </w:tc>
        <w:tc>
          <w:tcPr>
            <w:tcW w:w="612" w:type="dxa"/>
          </w:tcPr>
          <w:p w14:paraId="0582DDD9" w14:textId="77777777" w:rsidR="00054221" w:rsidRDefault="00BD4E74">
            <w:pPr>
              <w:pStyle w:val="TableParagraph"/>
              <w:spacing w:before="12" w:line="111" w:lineRule="exact"/>
              <w:ind w:left="117" w:right="118"/>
              <w:rPr>
                <w:sz w:val="12"/>
              </w:rPr>
            </w:pPr>
            <w:r>
              <w:rPr>
                <w:sz w:val="12"/>
              </w:rPr>
              <w:t>2.00</w:t>
            </w:r>
          </w:p>
        </w:tc>
        <w:tc>
          <w:tcPr>
            <w:tcW w:w="647" w:type="dxa"/>
          </w:tcPr>
          <w:p w14:paraId="08858C1A" w14:textId="77777777" w:rsidR="00054221" w:rsidRDefault="00BD4E74">
            <w:pPr>
              <w:pStyle w:val="TableParagraph"/>
              <w:spacing w:before="12" w:line="111" w:lineRule="exact"/>
              <w:ind w:left="206"/>
              <w:jc w:val="left"/>
              <w:rPr>
                <w:sz w:val="12"/>
              </w:rPr>
            </w:pPr>
            <w:r>
              <w:rPr>
                <w:sz w:val="12"/>
              </w:rPr>
              <w:t>0.26</w:t>
            </w:r>
          </w:p>
        </w:tc>
      </w:tr>
      <w:tr w:rsidR="00054221" w14:paraId="73309D58" w14:textId="77777777">
        <w:trPr>
          <w:trHeight w:val="146"/>
        </w:trPr>
        <w:tc>
          <w:tcPr>
            <w:tcW w:w="4507" w:type="dxa"/>
          </w:tcPr>
          <w:p w14:paraId="23AAF729" w14:textId="77777777" w:rsidR="00054221" w:rsidRDefault="00BD4E74">
            <w:pPr>
              <w:pStyle w:val="TableParagraph"/>
              <w:spacing w:before="12" w:line="114" w:lineRule="exact"/>
              <w:ind w:right="88"/>
              <w:jc w:val="right"/>
              <w:rPr>
                <w:sz w:val="12"/>
              </w:rPr>
            </w:pPr>
            <w:r>
              <w:rPr>
                <w:sz w:val="12"/>
              </w:rPr>
              <w:t>(0.90)</w:t>
            </w:r>
          </w:p>
        </w:tc>
        <w:tc>
          <w:tcPr>
            <w:tcW w:w="586" w:type="dxa"/>
          </w:tcPr>
          <w:p w14:paraId="70D89757" w14:textId="77777777" w:rsidR="00054221" w:rsidRDefault="00BD4E74">
            <w:pPr>
              <w:pStyle w:val="TableParagraph"/>
              <w:spacing w:before="12" w:line="114" w:lineRule="exact"/>
              <w:ind w:left="117" w:right="93"/>
              <w:rPr>
                <w:sz w:val="12"/>
              </w:rPr>
            </w:pPr>
            <w:r>
              <w:rPr>
                <w:w w:val="110"/>
                <w:sz w:val="12"/>
              </w:rPr>
              <w:t>(1.67)</w:t>
            </w:r>
          </w:p>
        </w:tc>
        <w:tc>
          <w:tcPr>
            <w:tcW w:w="671" w:type="dxa"/>
          </w:tcPr>
          <w:p w14:paraId="4032CE54" w14:textId="77777777" w:rsidR="00054221" w:rsidRDefault="00BD4E74">
            <w:pPr>
              <w:pStyle w:val="TableParagraph"/>
              <w:spacing w:before="12" w:line="114" w:lineRule="exact"/>
              <w:ind w:right="157"/>
              <w:jc w:val="right"/>
              <w:rPr>
                <w:sz w:val="12"/>
              </w:rPr>
            </w:pPr>
            <w:r>
              <w:rPr>
                <w:sz w:val="12"/>
              </w:rPr>
              <w:t>(0.00)</w:t>
            </w:r>
          </w:p>
        </w:tc>
        <w:tc>
          <w:tcPr>
            <w:tcW w:w="574" w:type="dxa"/>
          </w:tcPr>
          <w:p w14:paraId="782251BE" w14:textId="77777777" w:rsidR="00054221" w:rsidRDefault="00BD4E74">
            <w:pPr>
              <w:pStyle w:val="TableParagraph"/>
              <w:spacing w:before="12" w:line="114" w:lineRule="exact"/>
              <w:ind w:left="68" w:right="69"/>
              <w:rPr>
                <w:sz w:val="12"/>
              </w:rPr>
            </w:pPr>
            <w:r>
              <w:rPr>
                <w:w w:val="105"/>
                <w:sz w:val="12"/>
              </w:rPr>
              <w:t>(2.52)</w:t>
            </w:r>
          </w:p>
        </w:tc>
        <w:tc>
          <w:tcPr>
            <w:tcW w:w="638" w:type="dxa"/>
          </w:tcPr>
          <w:p w14:paraId="57A6CF12" w14:textId="77777777" w:rsidR="00054221" w:rsidRDefault="00BD4E74">
            <w:pPr>
              <w:pStyle w:val="TableParagraph"/>
              <w:spacing w:before="12" w:line="114" w:lineRule="exact"/>
              <w:ind w:left="85" w:right="111"/>
              <w:rPr>
                <w:sz w:val="12"/>
              </w:rPr>
            </w:pPr>
            <w:r>
              <w:rPr>
                <w:sz w:val="12"/>
              </w:rPr>
              <w:t>(2.70)</w:t>
            </w:r>
          </w:p>
        </w:tc>
        <w:tc>
          <w:tcPr>
            <w:tcW w:w="619" w:type="dxa"/>
          </w:tcPr>
          <w:p w14:paraId="3562D8DB" w14:textId="77777777" w:rsidR="00054221" w:rsidRDefault="00BD4E74">
            <w:pPr>
              <w:pStyle w:val="TableParagraph"/>
              <w:spacing w:before="12" w:line="114" w:lineRule="exact"/>
              <w:ind w:left="130"/>
              <w:jc w:val="left"/>
              <w:rPr>
                <w:sz w:val="12"/>
              </w:rPr>
            </w:pPr>
            <w:r>
              <w:rPr>
                <w:sz w:val="12"/>
              </w:rPr>
              <w:t>(0.43)</w:t>
            </w:r>
          </w:p>
        </w:tc>
        <w:tc>
          <w:tcPr>
            <w:tcW w:w="510" w:type="dxa"/>
          </w:tcPr>
          <w:p w14:paraId="2C2611F1" w14:textId="77777777" w:rsidR="00054221" w:rsidRDefault="00BD4E74">
            <w:pPr>
              <w:pStyle w:val="TableParagraph"/>
              <w:spacing w:before="12" w:line="114" w:lineRule="exact"/>
              <w:ind w:left="66" w:right="66"/>
              <w:rPr>
                <w:sz w:val="12"/>
              </w:rPr>
            </w:pPr>
            <w:r>
              <w:rPr>
                <w:sz w:val="12"/>
              </w:rPr>
              <w:t>(2.38)</w:t>
            </w:r>
          </w:p>
        </w:tc>
        <w:tc>
          <w:tcPr>
            <w:tcW w:w="612" w:type="dxa"/>
          </w:tcPr>
          <w:p w14:paraId="4B8B0FDC" w14:textId="77777777" w:rsidR="00054221" w:rsidRDefault="00BD4E74">
            <w:pPr>
              <w:pStyle w:val="TableParagraph"/>
              <w:spacing w:before="12" w:line="114" w:lineRule="exact"/>
              <w:ind w:left="117" w:right="118"/>
              <w:rPr>
                <w:sz w:val="12"/>
              </w:rPr>
            </w:pPr>
            <w:r>
              <w:rPr>
                <w:w w:val="105"/>
                <w:sz w:val="12"/>
              </w:rPr>
              <w:t>(2.12)</w:t>
            </w:r>
          </w:p>
        </w:tc>
        <w:tc>
          <w:tcPr>
            <w:tcW w:w="647" w:type="dxa"/>
          </w:tcPr>
          <w:p w14:paraId="30EC4570" w14:textId="77777777" w:rsidR="00054221" w:rsidRDefault="00BD4E74">
            <w:pPr>
              <w:pStyle w:val="TableParagraph"/>
              <w:spacing w:before="12" w:line="114" w:lineRule="exact"/>
              <w:ind w:right="160"/>
              <w:jc w:val="right"/>
              <w:rPr>
                <w:sz w:val="12"/>
              </w:rPr>
            </w:pPr>
            <w:r>
              <w:rPr>
                <w:sz w:val="12"/>
              </w:rPr>
              <w:t>(0.24)</w:t>
            </w:r>
          </w:p>
        </w:tc>
      </w:tr>
      <w:tr w:rsidR="00054221" w14:paraId="4C8BD3DB" w14:textId="77777777" w:rsidTr="54657222">
        <w:trPr>
          <w:trHeight w:val="174"/>
        </w:trPr>
        <w:tc>
          <w:tcPr>
            <w:tcW w:w="4507" w:type="dxa"/>
            <w:tcBorders>
              <w:bottom w:val="double" w:sz="1" w:space="0" w:color="000000" w:themeColor="text1"/>
            </w:tcBorders>
          </w:tcPr>
          <w:p w14:paraId="2B1139FF" w14:textId="77777777" w:rsidR="00054221" w:rsidRDefault="00BD4E74">
            <w:pPr>
              <w:pStyle w:val="TableParagraph"/>
              <w:tabs>
                <w:tab w:val="right" w:pos="4348"/>
              </w:tabs>
              <w:spacing w:before="15" w:line="240" w:lineRule="auto"/>
              <w:ind w:left="90"/>
              <w:jc w:val="left"/>
              <w:rPr>
                <w:sz w:val="12"/>
              </w:rPr>
            </w:pPr>
            <w:r>
              <w:rPr>
                <w:sz w:val="12"/>
              </w:rPr>
              <w:t>Observations</w:t>
            </w:r>
            <w:r>
              <w:rPr>
                <w:rFonts w:ascii="Times New Roman"/>
                <w:sz w:val="12"/>
              </w:rPr>
              <w:tab/>
            </w:r>
            <w:r>
              <w:rPr>
                <w:sz w:val="12"/>
              </w:rPr>
              <w:t>610</w:t>
            </w:r>
          </w:p>
        </w:tc>
        <w:tc>
          <w:tcPr>
            <w:tcW w:w="586" w:type="dxa"/>
            <w:tcBorders>
              <w:bottom w:val="double" w:sz="1" w:space="0" w:color="000000" w:themeColor="text1"/>
            </w:tcBorders>
          </w:tcPr>
          <w:p w14:paraId="4EEABD62" w14:textId="77777777" w:rsidR="00054221" w:rsidRDefault="00BD4E74">
            <w:pPr>
              <w:pStyle w:val="TableParagraph"/>
              <w:spacing w:before="15" w:line="240" w:lineRule="auto"/>
              <w:ind w:left="117" w:right="92"/>
              <w:rPr>
                <w:sz w:val="12"/>
              </w:rPr>
            </w:pPr>
            <w:r>
              <w:rPr>
                <w:sz w:val="12"/>
              </w:rPr>
              <w:t>483</w:t>
            </w:r>
          </w:p>
        </w:tc>
        <w:tc>
          <w:tcPr>
            <w:tcW w:w="671" w:type="dxa"/>
            <w:tcBorders>
              <w:bottom w:val="double" w:sz="1" w:space="0" w:color="000000" w:themeColor="text1"/>
            </w:tcBorders>
          </w:tcPr>
          <w:p w14:paraId="1E7038F6" w14:textId="77777777" w:rsidR="00054221" w:rsidRDefault="00BD4E74">
            <w:pPr>
              <w:pStyle w:val="TableParagraph"/>
              <w:spacing w:before="15" w:line="240" w:lineRule="auto"/>
              <w:ind w:right="174"/>
              <w:jc w:val="right"/>
              <w:rPr>
                <w:sz w:val="12"/>
              </w:rPr>
            </w:pPr>
            <w:r>
              <w:rPr>
                <w:w w:val="105"/>
                <w:sz w:val="12"/>
              </w:rPr>
              <w:t>1,093</w:t>
            </w:r>
          </w:p>
        </w:tc>
        <w:tc>
          <w:tcPr>
            <w:tcW w:w="574" w:type="dxa"/>
            <w:tcBorders>
              <w:bottom w:val="double" w:sz="1" w:space="0" w:color="000000" w:themeColor="text1"/>
            </w:tcBorders>
          </w:tcPr>
          <w:p w14:paraId="5245FF78" w14:textId="77777777" w:rsidR="00054221" w:rsidRDefault="00BD4E74">
            <w:pPr>
              <w:pStyle w:val="TableParagraph"/>
              <w:spacing w:before="15" w:line="240" w:lineRule="auto"/>
              <w:ind w:left="68" w:right="68"/>
              <w:rPr>
                <w:sz w:val="12"/>
              </w:rPr>
            </w:pPr>
            <w:r>
              <w:rPr>
                <w:sz w:val="12"/>
              </w:rPr>
              <w:t>760</w:t>
            </w:r>
          </w:p>
        </w:tc>
        <w:tc>
          <w:tcPr>
            <w:tcW w:w="638" w:type="dxa"/>
            <w:tcBorders>
              <w:bottom w:val="double" w:sz="1" w:space="0" w:color="000000" w:themeColor="text1"/>
            </w:tcBorders>
          </w:tcPr>
          <w:p w14:paraId="62669115" w14:textId="77777777" w:rsidR="00054221" w:rsidRDefault="00BD4E74">
            <w:pPr>
              <w:pStyle w:val="TableParagraph"/>
              <w:spacing w:before="15" w:line="240" w:lineRule="auto"/>
              <w:ind w:left="85" w:right="110"/>
              <w:rPr>
                <w:sz w:val="12"/>
              </w:rPr>
            </w:pPr>
            <w:r>
              <w:rPr>
                <w:sz w:val="12"/>
              </w:rPr>
              <w:t>656</w:t>
            </w:r>
          </w:p>
        </w:tc>
        <w:tc>
          <w:tcPr>
            <w:tcW w:w="619" w:type="dxa"/>
            <w:tcBorders>
              <w:bottom w:val="double" w:sz="1" w:space="0" w:color="000000" w:themeColor="text1"/>
            </w:tcBorders>
          </w:tcPr>
          <w:p w14:paraId="13D8C173" w14:textId="77777777" w:rsidR="00054221" w:rsidRDefault="00BD4E74">
            <w:pPr>
              <w:pStyle w:val="TableParagraph"/>
              <w:spacing w:before="15" w:line="240" w:lineRule="auto"/>
              <w:ind w:left="149"/>
              <w:jc w:val="left"/>
              <w:rPr>
                <w:sz w:val="12"/>
              </w:rPr>
            </w:pPr>
            <w:r>
              <w:rPr>
                <w:w w:val="110"/>
                <w:sz w:val="12"/>
              </w:rPr>
              <w:t>1,416</w:t>
            </w:r>
          </w:p>
        </w:tc>
        <w:tc>
          <w:tcPr>
            <w:tcW w:w="510" w:type="dxa"/>
            <w:tcBorders>
              <w:bottom w:val="double" w:sz="1" w:space="0" w:color="000000" w:themeColor="text1"/>
            </w:tcBorders>
          </w:tcPr>
          <w:p w14:paraId="7D82250D" w14:textId="77777777" w:rsidR="00054221" w:rsidRDefault="00BD4E74">
            <w:pPr>
              <w:pStyle w:val="TableParagraph"/>
              <w:spacing w:before="15" w:line="240" w:lineRule="auto"/>
              <w:ind w:left="65" w:right="66"/>
              <w:rPr>
                <w:sz w:val="12"/>
              </w:rPr>
            </w:pPr>
            <w:r>
              <w:rPr>
                <w:sz w:val="12"/>
              </w:rPr>
              <w:t>294</w:t>
            </w:r>
          </w:p>
        </w:tc>
        <w:tc>
          <w:tcPr>
            <w:tcW w:w="612" w:type="dxa"/>
            <w:tcBorders>
              <w:bottom w:val="double" w:sz="1" w:space="0" w:color="000000" w:themeColor="text1"/>
            </w:tcBorders>
          </w:tcPr>
          <w:p w14:paraId="04D4607B" w14:textId="77777777" w:rsidR="00054221" w:rsidRDefault="00BD4E74">
            <w:pPr>
              <w:pStyle w:val="TableParagraph"/>
              <w:spacing w:before="15" w:line="240" w:lineRule="auto"/>
              <w:ind w:left="117" w:right="117"/>
              <w:rPr>
                <w:sz w:val="12"/>
              </w:rPr>
            </w:pPr>
            <w:r>
              <w:rPr>
                <w:w w:val="110"/>
                <w:sz w:val="12"/>
              </w:rPr>
              <w:t>157</w:t>
            </w:r>
          </w:p>
        </w:tc>
        <w:tc>
          <w:tcPr>
            <w:tcW w:w="647" w:type="dxa"/>
            <w:tcBorders>
              <w:bottom w:val="double" w:sz="1" w:space="0" w:color="000000" w:themeColor="text1"/>
            </w:tcBorders>
          </w:tcPr>
          <w:p w14:paraId="628612CB" w14:textId="77777777" w:rsidR="00054221" w:rsidRDefault="00BD4E74">
            <w:pPr>
              <w:pStyle w:val="TableParagraph"/>
              <w:spacing w:before="15" w:line="240" w:lineRule="auto"/>
              <w:ind w:left="196" w:right="199"/>
              <w:rPr>
                <w:sz w:val="12"/>
              </w:rPr>
            </w:pPr>
            <w:r>
              <w:rPr>
                <w:w w:val="105"/>
                <w:sz w:val="12"/>
              </w:rPr>
              <w:t>451</w:t>
            </w:r>
          </w:p>
        </w:tc>
      </w:tr>
    </w:tbl>
    <w:p w14:paraId="2B4B57CB" w14:textId="433746E6" w:rsidR="00054221" w:rsidRDefault="00BD4E74">
      <w:pPr>
        <w:spacing w:before="38"/>
        <w:ind w:left="148"/>
        <w:jc w:val="both"/>
        <w:rPr>
          <w:sz w:val="12"/>
        </w:rPr>
      </w:pPr>
      <w:r>
        <w:rPr>
          <w:noProof/>
          <w:color w:val="2B579A"/>
          <w:shd w:val="clear" w:color="auto" w:fill="E6E6E6"/>
        </w:rPr>
        <mc:AlternateContent>
          <mc:Choice Requires="wps">
            <w:drawing>
              <wp:anchor distT="0" distB="0" distL="114300" distR="114300" simplePos="0" relativeHeight="251658258" behindDoc="1" locked="0" layoutInCell="1" allowOverlap="1" wp14:anchorId="0F5248BA" wp14:editId="7FFA5FB9">
                <wp:simplePos x="0" y="0"/>
                <wp:positionH relativeFrom="page">
                  <wp:posOffset>914400</wp:posOffset>
                </wp:positionH>
                <wp:positionV relativeFrom="paragraph">
                  <wp:posOffset>-110490</wp:posOffset>
                </wp:positionV>
                <wp:extent cx="5943600" cy="0"/>
                <wp:effectExtent l="0" t="0" r="0" b="0"/>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383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0AFEFA7">
              <v:line id="Line 41" style="position:absolute;z-index:-20174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065mm" from="1in,-8.7pt" to="540pt,-8.7pt" w14:anchorId="0EABC4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">
                <w10:wrap anchorx="page"/>
              </v:line>
            </w:pict>
          </mc:Fallback>
        </mc:AlternateContent>
      </w:r>
      <w:r>
        <w:rPr>
          <w:w w:val="105"/>
          <w:sz w:val="12"/>
        </w:rPr>
        <w:t>Note:</w:t>
      </w:r>
      <w:r>
        <w:rPr>
          <w:spacing w:val="14"/>
          <w:w w:val="105"/>
          <w:sz w:val="12"/>
        </w:rPr>
        <w:t xml:space="preserve"> </w:t>
      </w:r>
      <w:r>
        <w:rPr>
          <w:w w:val="105"/>
          <w:sz w:val="12"/>
        </w:rPr>
        <w:t>Robust</w:t>
      </w:r>
      <w:r>
        <w:rPr>
          <w:spacing w:val="3"/>
          <w:w w:val="105"/>
          <w:sz w:val="12"/>
        </w:rPr>
        <w:t xml:space="preserve"> </w:t>
      </w:r>
      <w:r>
        <w:rPr>
          <w:w w:val="105"/>
          <w:sz w:val="12"/>
        </w:rPr>
        <w:t>standard</w:t>
      </w:r>
      <w:r>
        <w:rPr>
          <w:spacing w:val="3"/>
          <w:w w:val="105"/>
          <w:sz w:val="12"/>
        </w:rPr>
        <w:t xml:space="preserve"> </w:t>
      </w:r>
      <w:r>
        <w:rPr>
          <w:w w:val="105"/>
          <w:sz w:val="12"/>
        </w:rPr>
        <w:t>errors</w:t>
      </w:r>
      <w:r>
        <w:rPr>
          <w:spacing w:val="4"/>
          <w:w w:val="105"/>
          <w:sz w:val="12"/>
        </w:rPr>
        <w:t xml:space="preserve"> </w:t>
      </w:r>
      <w:r>
        <w:rPr>
          <w:w w:val="105"/>
          <w:sz w:val="12"/>
        </w:rPr>
        <w:t>in</w:t>
      </w:r>
      <w:r>
        <w:rPr>
          <w:spacing w:val="3"/>
          <w:w w:val="105"/>
          <w:sz w:val="12"/>
        </w:rPr>
        <w:t xml:space="preserve"> </w:t>
      </w:r>
      <w:r>
        <w:rPr>
          <w:w w:val="105"/>
          <w:sz w:val="12"/>
        </w:rPr>
        <w:t>parentheses;</w:t>
      </w:r>
      <w:r>
        <w:rPr>
          <w:spacing w:val="3"/>
          <w:w w:val="105"/>
          <w:sz w:val="12"/>
        </w:rPr>
        <w:t xml:space="preserve"> </w:t>
      </w:r>
      <w:r>
        <w:rPr>
          <w:w w:val="105"/>
          <w:sz w:val="12"/>
        </w:rPr>
        <w:t>*</w:t>
      </w:r>
      <w:r>
        <w:rPr>
          <w:spacing w:val="3"/>
          <w:w w:val="105"/>
          <w:sz w:val="12"/>
        </w:rPr>
        <w:t xml:space="preserve"> </w:t>
      </w:r>
      <w:r>
        <w:rPr>
          <w:w w:val="105"/>
          <w:sz w:val="12"/>
        </w:rPr>
        <w:t>p</w:t>
      </w:r>
      <w:r>
        <w:rPr>
          <w:rFonts w:ascii="Verdana"/>
          <w:i/>
          <w:w w:val="105"/>
          <w:sz w:val="12"/>
        </w:rPr>
        <w:t>&lt;</w:t>
      </w:r>
      <w:r>
        <w:rPr>
          <w:w w:val="105"/>
          <w:sz w:val="12"/>
        </w:rPr>
        <w:t>0.05,</w:t>
      </w:r>
      <w:r>
        <w:rPr>
          <w:spacing w:val="3"/>
          <w:w w:val="105"/>
          <w:sz w:val="12"/>
        </w:rPr>
        <w:t xml:space="preserve"> </w:t>
      </w:r>
      <w:r>
        <w:rPr>
          <w:w w:val="105"/>
          <w:sz w:val="12"/>
        </w:rPr>
        <w:t>**</w:t>
      </w:r>
      <w:r>
        <w:rPr>
          <w:spacing w:val="3"/>
          <w:w w:val="105"/>
          <w:sz w:val="12"/>
        </w:rPr>
        <w:t xml:space="preserve"> </w:t>
      </w:r>
      <w:r>
        <w:rPr>
          <w:w w:val="105"/>
          <w:sz w:val="12"/>
        </w:rPr>
        <w:t>p</w:t>
      </w:r>
      <w:r>
        <w:rPr>
          <w:rFonts w:ascii="Verdana"/>
          <w:i/>
          <w:w w:val="105"/>
          <w:sz w:val="12"/>
        </w:rPr>
        <w:t>&lt;</w:t>
      </w:r>
      <w:r>
        <w:rPr>
          <w:w w:val="105"/>
          <w:sz w:val="12"/>
        </w:rPr>
        <w:t>0.01,</w:t>
      </w:r>
      <w:r>
        <w:rPr>
          <w:spacing w:val="3"/>
          <w:w w:val="105"/>
          <w:sz w:val="12"/>
        </w:rPr>
        <w:t xml:space="preserve"> </w:t>
      </w:r>
      <w:r>
        <w:rPr>
          <w:w w:val="105"/>
          <w:sz w:val="12"/>
        </w:rPr>
        <w:t>***</w:t>
      </w:r>
      <w:r>
        <w:rPr>
          <w:spacing w:val="3"/>
          <w:w w:val="105"/>
          <w:sz w:val="12"/>
        </w:rPr>
        <w:t xml:space="preserve"> </w:t>
      </w:r>
      <w:r>
        <w:rPr>
          <w:w w:val="105"/>
          <w:sz w:val="12"/>
        </w:rPr>
        <w:t>p</w:t>
      </w:r>
      <w:r>
        <w:rPr>
          <w:rFonts w:ascii="Verdana"/>
          <w:i/>
          <w:w w:val="105"/>
          <w:sz w:val="12"/>
        </w:rPr>
        <w:t>&lt;</w:t>
      </w:r>
      <w:r>
        <w:rPr>
          <w:w w:val="105"/>
          <w:sz w:val="12"/>
        </w:rPr>
        <w:t>0.001.</w:t>
      </w:r>
    </w:p>
    <w:p w14:paraId="0473DB6B" w14:textId="77777777" w:rsidR="00054221" w:rsidRDefault="00054221">
      <w:pPr>
        <w:pStyle w:val="BodyText"/>
        <w:rPr>
          <w:sz w:val="16"/>
        </w:rPr>
      </w:pPr>
    </w:p>
    <w:p w14:paraId="6BB55516" w14:textId="0143FFFD" w:rsidR="00054221" w:rsidRDefault="00BD4E74">
      <w:pPr>
        <w:pStyle w:val="BodyText"/>
        <w:spacing w:before="127" w:line="314" w:lineRule="auto"/>
        <w:ind w:left="120" w:right="576"/>
        <w:jc w:val="both"/>
      </w:pPr>
      <w:r>
        <w:rPr>
          <w:spacing w:val="-1"/>
        </w:rPr>
        <w:t>In</w:t>
      </w:r>
      <w:r>
        <w:rPr>
          <w:spacing w:val="-9"/>
        </w:rPr>
        <w:t xml:space="preserve"> </w:t>
      </w:r>
      <w:r>
        <w:rPr>
          <w:spacing w:val="-1"/>
        </w:rPr>
        <w:t>terms</w:t>
      </w:r>
      <w:r>
        <w:rPr>
          <w:spacing w:val="-9"/>
        </w:rPr>
        <w:t xml:space="preserve"> </w:t>
      </w:r>
      <w:r>
        <w:rPr>
          <w:spacing w:val="-1"/>
        </w:rPr>
        <w:t>of</w:t>
      </w:r>
      <w:r>
        <w:rPr>
          <w:spacing w:val="-9"/>
        </w:rPr>
        <w:t xml:space="preserve"> </w:t>
      </w:r>
      <w:r>
        <w:rPr>
          <w:spacing w:val="-1"/>
        </w:rPr>
        <w:t>categorizing</w:t>
      </w:r>
      <w:r>
        <w:rPr>
          <w:spacing w:val="-9"/>
        </w:rPr>
        <w:t xml:space="preserve"> </w:t>
      </w:r>
      <w:r>
        <w:rPr>
          <w:spacing w:val="-1"/>
        </w:rPr>
        <w:t>respondents</w:t>
      </w:r>
      <w:r>
        <w:rPr>
          <w:spacing w:val="-9"/>
        </w:rPr>
        <w:t xml:space="preserve"> </w:t>
      </w:r>
      <w:r>
        <w:rPr>
          <w:spacing w:val="-1"/>
        </w:rPr>
        <w:t>into</w:t>
      </w:r>
      <w:r>
        <w:rPr>
          <w:spacing w:val="-8"/>
        </w:rPr>
        <w:t xml:space="preserve"> </w:t>
      </w:r>
      <w:r>
        <w:t>the</w:t>
      </w:r>
      <w:r>
        <w:rPr>
          <w:spacing w:val="-9"/>
        </w:rPr>
        <w:t xml:space="preserve"> </w:t>
      </w:r>
      <w:r>
        <w:t>3</w:t>
      </w:r>
      <w:r>
        <w:rPr>
          <w:spacing w:val="-9"/>
        </w:rPr>
        <w:t xml:space="preserve"> </w:t>
      </w:r>
      <w:r>
        <w:t>classes</w:t>
      </w:r>
      <w:r>
        <w:rPr>
          <w:spacing w:val="-9"/>
        </w:rPr>
        <w:t xml:space="preserve"> </w:t>
      </w:r>
      <w:r>
        <w:t>of</w:t>
      </w:r>
      <w:r>
        <w:rPr>
          <w:spacing w:val="-9"/>
        </w:rPr>
        <w:t xml:space="preserve"> </w:t>
      </w:r>
      <w:r>
        <w:t>rCSI,</w:t>
      </w:r>
      <w:r>
        <w:rPr>
          <w:spacing w:val="-8"/>
        </w:rPr>
        <w:t xml:space="preserve"> </w:t>
      </w:r>
      <w:r>
        <w:t>the</w:t>
      </w:r>
      <w:r>
        <w:rPr>
          <w:spacing w:val="-9"/>
        </w:rPr>
        <w:t xml:space="preserve"> </w:t>
      </w:r>
      <w:r>
        <w:t>remote</w:t>
      </w:r>
      <w:r>
        <w:rPr>
          <w:spacing w:val="-9"/>
        </w:rPr>
        <w:t xml:space="preserve"> </w:t>
      </w:r>
      <w:r>
        <w:t>surveys</w:t>
      </w:r>
      <w:r>
        <w:rPr>
          <w:spacing w:val="-9"/>
        </w:rPr>
        <w:t xml:space="preserve"> </w:t>
      </w:r>
      <w:r>
        <w:t>seem</w:t>
      </w:r>
      <w:r>
        <w:rPr>
          <w:spacing w:val="-9"/>
        </w:rPr>
        <w:t xml:space="preserve"> </w:t>
      </w:r>
      <w:r>
        <w:t>to</w:t>
      </w:r>
      <w:r>
        <w:rPr>
          <w:spacing w:val="-8"/>
        </w:rPr>
        <w:t xml:space="preserve"> </w:t>
      </w:r>
      <w:r>
        <w:t>classify</w:t>
      </w:r>
      <w:r>
        <w:rPr>
          <w:spacing w:val="-51"/>
        </w:rPr>
        <w:t xml:space="preserve"> </w:t>
      </w:r>
      <w:commentRangeStart w:id="65"/>
      <w:r>
        <w:t>more households in</w:t>
      </w:r>
      <w:r w:rsidR="00868DE4">
        <w:t>to</w:t>
      </w:r>
      <w:r>
        <w:t xml:space="preserve"> the severe category both in Myanmar and CAR than Ecuador</w:t>
      </w:r>
      <w:commentRangeEnd w:id="65"/>
      <w:r>
        <w:rPr>
          <w:rStyle w:val="CommentReference"/>
        </w:rPr>
        <w:commentReference w:id="65"/>
      </w:r>
      <w:r>
        <w:t>. Although the</w:t>
      </w:r>
      <w:r>
        <w:rPr>
          <w:spacing w:val="1"/>
        </w:rPr>
        <w:t xml:space="preserve"> </w:t>
      </w:r>
      <w:r>
        <w:rPr>
          <w:spacing w:val="-1"/>
        </w:rPr>
        <w:t xml:space="preserve">direction of the difference is not consistent across the countries, the differences remain </w:t>
      </w:r>
      <w:r>
        <w:t>relatively</w:t>
      </w:r>
      <w:r>
        <w:rPr>
          <w:spacing w:val="1"/>
        </w:rPr>
        <w:t xml:space="preserve"> </w:t>
      </w:r>
      <w:r>
        <w:t>minimal</w:t>
      </w:r>
      <w:r>
        <w:rPr>
          <w:spacing w:val="-11"/>
        </w:rPr>
        <w:t xml:space="preserve"> </w:t>
      </w:r>
      <w:r>
        <w:t>(ranging</w:t>
      </w:r>
      <w:r>
        <w:rPr>
          <w:spacing w:val="-11"/>
        </w:rPr>
        <w:t xml:space="preserve"> </w:t>
      </w:r>
      <w:r>
        <w:t>from</w:t>
      </w:r>
      <w:r>
        <w:rPr>
          <w:spacing w:val="-11"/>
        </w:rPr>
        <w:t xml:space="preserve"> </w:t>
      </w:r>
      <w:r>
        <w:t>-1.3</w:t>
      </w:r>
      <w:r>
        <w:rPr>
          <w:spacing w:val="-10"/>
        </w:rPr>
        <w:t xml:space="preserve"> </w:t>
      </w:r>
      <w:r>
        <w:t>to</w:t>
      </w:r>
      <w:r>
        <w:rPr>
          <w:spacing w:val="-11"/>
        </w:rPr>
        <w:t xml:space="preserve"> </w:t>
      </w:r>
      <w:r>
        <w:t>+3.8</w:t>
      </w:r>
      <w:r>
        <w:rPr>
          <w:spacing w:val="-11"/>
        </w:rPr>
        <w:t xml:space="preserve"> </w:t>
      </w:r>
      <w:r>
        <w:t>points)</w:t>
      </w:r>
      <w:r>
        <w:rPr>
          <w:spacing w:val="-10"/>
        </w:rPr>
        <w:t xml:space="preserve"> </w:t>
      </w:r>
      <w:r>
        <w:t>and</w:t>
      </w:r>
      <w:r>
        <w:rPr>
          <w:spacing w:val="-11"/>
        </w:rPr>
        <w:t xml:space="preserve"> </w:t>
      </w:r>
      <w:r>
        <w:t>since</w:t>
      </w:r>
      <w:r>
        <w:rPr>
          <w:spacing w:val="-11"/>
        </w:rPr>
        <w:t xml:space="preserve"> </w:t>
      </w:r>
      <w:r>
        <w:t>the</w:t>
      </w:r>
      <w:r>
        <w:rPr>
          <w:spacing w:val="-10"/>
        </w:rPr>
        <w:t xml:space="preserve"> </w:t>
      </w:r>
      <w:r>
        <w:t>rCSI</w:t>
      </w:r>
      <w:r>
        <w:rPr>
          <w:spacing w:val="-11"/>
        </w:rPr>
        <w:t xml:space="preserve"> </w:t>
      </w:r>
      <w:r>
        <w:t>has</w:t>
      </w:r>
      <w:r>
        <w:rPr>
          <w:spacing w:val="-11"/>
        </w:rPr>
        <w:t xml:space="preserve"> </w:t>
      </w:r>
      <w:r>
        <w:t>a</w:t>
      </w:r>
      <w:r>
        <w:rPr>
          <w:spacing w:val="-10"/>
        </w:rPr>
        <w:t xml:space="preserve"> </w:t>
      </w:r>
      <w:r>
        <w:t>low</w:t>
      </w:r>
      <w:r>
        <w:rPr>
          <w:spacing w:val="-11"/>
        </w:rPr>
        <w:t xml:space="preserve"> </w:t>
      </w:r>
      <w:r>
        <w:t>overall</w:t>
      </w:r>
      <w:r>
        <w:rPr>
          <w:spacing w:val="-11"/>
        </w:rPr>
        <w:t xml:space="preserve"> </w:t>
      </w:r>
      <w:r>
        <w:t>weight</w:t>
      </w:r>
      <w:r>
        <w:rPr>
          <w:spacing w:val="-10"/>
        </w:rPr>
        <w:t xml:space="preserve"> </w:t>
      </w:r>
      <w:r>
        <w:t>in</w:t>
      </w:r>
      <w:r>
        <w:rPr>
          <w:spacing w:val="-51"/>
        </w:rPr>
        <w:t xml:space="preserve"> </w:t>
      </w:r>
      <w:r>
        <w:t>the CARI aggregate, this minimal change in reporting between F2F and remote is expected have</w:t>
      </w:r>
      <w:r>
        <w:rPr>
          <w:spacing w:val="1"/>
        </w:rPr>
        <w:t xml:space="preserve"> </w:t>
      </w:r>
      <w:r>
        <w:t>a</w:t>
      </w:r>
      <w:r>
        <w:rPr>
          <w:spacing w:val="16"/>
        </w:rPr>
        <w:t xml:space="preserve"> </w:t>
      </w:r>
      <w:r>
        <w:t>negligible</w:t>
      </w:r>
      <w:r>
        <w:rPr>
          <w:spacing w:val="17"/>
        </w:rPr>
        <w:t xml:space="preserve"> </w:t>
      </w:r>
      <w:r>
        <w:t>overall</w:t>
      </w:r>
      <w:r>
        <w:rPr>
          <w:spacing w:val="16"/>
        </w:rPr>
        <w:t xml:space="preserve"> </w:t>
      </w:r>
      <w:r>
        <w:t>impact</w:t>
      </w:r>
      <w:r>
        <w:rPr>
          <w:spacing w:val="17"/>
        </w:rPr>
        <w:t xml:space="preserve"> </w:t>
      </w:r>
      <w:r>
        <w:t>on</w:t>
      </w:r>
      <w:r>
        <w:rPr>
          <w:spacing w:val="16"/>
        </w:rPr>
        <w:t xml:space="preserve"> </w:t>
      </w:r>
      <w:r>
        <w:t>the</w:t>
      </w:r>
      <w:r>
        <w:rPr>
          <w:spacing w:val="17"/>
        </w:rPr>
        <w:t xml:space="preserve"> </w:t>
      </w:r>
      <w:r>
        <w:t>final</w:t>
      </w:r>
      <w:r>
        <w:rPr>
          <w:spacing w:val="16"/>
        </w:rPr>
        <w:t xml:space="preserve"> </w:t>
      </w:r>
      <w:r>
        <w:t>CARI</w:t>
      </w:r>
      <w:r>
        <w:rPr>
          <w:spacing w:val="17"/>
        </w:rPr>
        <w:t xml:space="preserve"> </w:t>
      </w:r>
      <w:r>
        <w:t>index.</w:t>
      </w:r>
    </w:p>
    <w:p w14:paraId="268E1632" w14:textId="77777777" w:rsidR="00054221" w:rsidRDefault="00054221">
      <w:pPr>
        <w:spacing w:line="314" w:lineRule="auto"/>
        <w:jc w:val="both"/>
        <w:sectPr w:rsidR="00054221">
          <w:pgSz w:w="12240" w:h="15840"/>
          <w:pgMar w:top="1300" w:right="860" w:bottom="1080" w:left="1320" w:header="0" w:footer="888" w:gutter="0"/>
          <w:cols w:space="720"/>
        </w:sectPr>
      </w:pPr>
    </w:p>
    <w:p w14:paraId="33F6308A" w14:textId="77777777" w:rsidR="00054221" w:rsidRDefault="00BD4E74">
      <w:pPr>
        <w:pStyle w:val="Heading2"/>
        <w:numPr>
          <w:ilvl w:val="1"/>
          <w:numId w:val="7"/>
        </w:numPr>
        <w:tabs>
          <w:tab w:val="left" w:pos="732"/>
          <w:tab w:val="left" w:pos="733"/>
        </w:tabs>
        <w:spacing w:before="139"/>
      </w:pPr>
      <w:bookmarkStart w:id="66" w:name="Livelihood_Coping_Strategy_(LCS)"/>
      <w:bookmarkStart w:id="67" w:name="_bookmark13"/>
      <w:bookmarkEnd w:id="66"/>
      <w:bookmarkEnd w:id="67"/>
      <w:r>
        <w:rPr>
          <w:w w:val="95"/>
        </w:rPr>
        <w:lastRenderedPageBreak/>
        <w:t>Livelihood</w:t>
      </w:r>
      <w:r>
        <w:rPr>
          <w:spacing w:val="44"/>
          <w:w w:val="95"/>
        </w:rPr>
        <w:t xml:space="preserve"> </w:t>
      </w:r>
      <w:r>
        <w:rPr>
          <w:w w:val="95"/>
        </w:rPr>
        <w:t>Coping</w:t>
      </w:r>
      <w:r>
        <w:rPr>
          <w:spacing w:val="45"/>
          <w:w w:val="95"/>
        </w:rPr>
        <w:t xml:space="preserve"> </w:t>
      </w:r>
      <w:r>
        <w:rPr>
          <w:w w:val="95"/>
        </w:rPr>
        <w:t>Strategy</w:t>
      </w:r>
      <w:r>
        <w:rPr>
          <w:spacing w:val="44"/>
          <w:w w:val="95"/>
        </w:rPr>
        <w:t xml:space="preserve"> </w:t>
      </w:r>
      <w:r>
        <w:rPr>
          <w:w w:val="95"/>
        </w:rPr>
        <w:t>(LCS)</w:t>
      </w:r>
    </w:p>
    <w:p w14:paraId="06B0F6B4" w14:textId="1D734094" w:rsidR="00054221" w:rsidRDefault="00BD4E74">
      <w:pPr>
        <w:pStyle w:val="BodyText"/>
        <w:spacing w:before="215" w:line="314" w:lineRule="auto"/>
        <w:ind w:left="120" w:right="573"/>
        <w:jc w:val="both"/>
      </w:pPr>
      <w:r>
        <w:rPr>
          <w:w w:val="95"/>
        </w:rPr>
        <w:t>The livelihood coping strategy indicator is a household-level indicator that measures the household’s</w:t>
      </w:r>
      <w:r>
        <w:rPr>
          <w:spacing w:val="1"/>
          <w:w w:val="95"/>
        </w:rPr>
        <w:t xml:space="preserve"> </w:t>
      </w:r>
      <w:r>
        <w:t xml:space="preserve">capacity to deal with insufficient food consumption </w:t>
      </w:r>
      <w:r w:rsidR="19B0AC1E">
        <w:rPr>
          <w:w w:val="95"/>
        </w:rPr>
        <w:t>due to lack of food or lack of money to buy food</w:t>
      </w:r>
      <w:r>
        <w:rPr>
          <w:w w:val="95"/>
        </w:rPr>
        <w:t xml:space="preserve"> in the medium- to long-</w:t>
      </w:r>
      <w:proofErr w:type="gramStart"/>
      <w:r>
        <w:rPr>
          <w:w w:val="95"/>
        </w:rPr>
        <w:t>term  (</w:t>
      </w:r>
      <w:proofErr w:type="gramEnd"/>
      <w:r>
        <w:rPr>
          <w:w w:val="95"/>
        </w:rPr>
        <w:t>30</w:t>
      </w:r>
      <w:r w:rsidR="364CB77A">
        <w:rPr>
          <w:w w:val="95"/>
        </w:rPr>
        <w:t xml:space="preserve"> </w:t>
      </w:r>
      <w:r>
        <w:rPr>
          <w:w w:val="95"/>
        </w:rPr>
        <w:t>days to 12</w:t>
      </w:r>
      <w:r w:rsidR="27F7FF0F">
        <w:rPr>
          <w:w w:val="95"/>
        </w:rPr>
        <w:t xml:space="preserve"> </w:t>
      </w:r>
      <w:r>
        <w:rPr>
          <w:w w:val="95"/>
        </w:rPr>
        <w:t>months) .</w:t>
      </w:r>
      <w:r>
        <w:rPr>
          <w:spacing w:val="1"/>
          <w:w w:val="95"/>
        </w:rPr>
        <w:t xml:space="preserve"> </w:t>
      </w:r>
      <w:r w:rsidR="14CA2EA1">
        <w:rPr>
          <w:spacing w:val="-1"/>
        </w:rPr>
        <w:t>T</w:t>
      </w:r>
      <w:r>
        <w:rPr>
          <w:spacing w:val="-1"/>
        </w:rPr>
        <w:t>he</w:t>
      </w:r>
      <w:r>
        <w:rPr>
          <w:spacing w:val="-5"/>
        </w:rPr>
        <w:t xml:space="preserve"> </w:t>
      </w:r>
      <w:r w:rsidR="593F3CE3">
        <w:rPr>
          <w:spacing w:val="-5"/>
        </w:rPr>
        <w:t>livelihood coping</w:t>
      </w:r>
      <w:r>
        <w:rPr>
          <w:spacing w:val="-5"/>
        </w:rPr>
        <w:t xml:space="preserve"> </w:t>
      </w:r>
      <w:r>
        <w:rPr>
          <w:spacing w:val="-1"/>
        </w:rPr>
        <w:t>strategies</w:t>
      </w:r>
      <w:r>
        <w:rPr>
          <w:spacing w:val="-4"/>
        </w:rPr>
        <w:t xml:space="preserve"> </w:t>
      </w:r>
      <w:r>
        <w:rPr>
          <w:spacing w:val="-1"/>
        </w:rPr>
        <w:t>are</w:t>
      </w:r>
      <w:r>
        <w:rPr>
          <w:spacing w:val="-6"/>
        </w:rPr>
        <w:t xml:space="preserve"> </w:t>
      </w:r>
      <w:r>
        <w:rPr>
          <w:spacing w:val="-1"/>
        </w:rPr>
        <w:t>categorized</w:t>
      </w:r>
      <w:r>
        <w:rPr>
          <w:spacing w:val="-4"/>
        </w:rPr>
        <w:t xml:space="preserve"> </w:t>
      </w:r>
      <w:r>
        <w:t>into</w:t>
      </w:r>
      <w:r>
        <w:rPr>
          <w:spacing w:val="-5"/>
        </w:rPr>
        <w:t xml:space="preserve"> </w:t>
      </w:r>
      <w:r w:rsidR="3CF50A44">
        <w:rPr>
          <w:spacing w:val="-4"/>
        </w:rPr>
        <w:t xml:space="preserve">three severity levels: </w:t>
      </w:r>
      <w:r>
        <w:t>stress,</w:t>
      </w:r>
      <w:r>
        <w:rPr>
          <w:spacing w:val="-4"/>
        </w:rPr>
        <w:t xml:space="preserve"> </w:t>
      </w:r>
      <w:proofErr w:type="gramStart"/>
      <w:r>
        <w:t>crisis</w:t>
      </w:r>
      <w:proofErr w:type="gramEnd"/>
      <w:r>
        <w:rPr>
          <w:spacing w:val="-5"/>
        </w:rPr>
        <w:t xml:space="preserve"> </w:t>
      </w:r>
      <w:r>
        <w:t>and</w:t>
      </w:r>
      <w:r>
        <w:rPr>
          <w:spacing w:val="-5"/>
        </w:rPr>
        <w:t xml:space="preserve"> </w:t>
      </w:r>
      <w:r>
        <w:t>emergency.</w:t>
      </w:r>
      <w:r>
        <w:rPr>
          <w:spacing w:val="13"/>
        </w:rPr>
        <w:t xml:space="preserve"> </w:t>
      </w:r>
      <w:commentRangeStart w:id="68"/>
      <w:r>
        <w:t>For</w:t>
      </w:r>
      <w:r>
        <w:rPr>
          <w:spacing w:val="-51"/>
        </w:rPr>
        <w:t xml:space="preserve"> </w:t>
      </w:r>
      <w:r>
        <w:rPr>
          <w:w w:val="95"/>
        </w:rPr>
        <w:t>the</w:t>
      </w:r>
      <w:r>
        <w:rPr>
          <w:spacing w:val="21"/>
          <w:w w:val="95"/>
        </w:rPr>
        <w:t xml:space="preserve"> </w:t>
      </w:r>
      <w:r>
        <w:rPr>
          <w:w w:val="95"/>
        </w:rPr>
        <w:t>purposes</w:t>
      </w:r>
      <w:r>
        <w:rPr>
          <w:spacing w:val="21"/>
          <w:w w:val="95"/>
        </w:rPr>
        <w:t xml:space="preserve"> </w:t>
      </w:r>
      <w:r>
        <w:rPr>
          <w:w w:val="95"/>
        </w:rPr>
        <w:t>of</w:t>
      </w:r>
      <w:r>
        <w:rPr>
          <w:spacing w:val="21"/>
          <w:w w:val="95"/>
        </w:rPr>
        <w:t xml:space="preserve"> </w:t>
      </w:r>
      <w:r>
        <w:rPr>
          <w:w w:val="95"/>
        </w:rPr>
        <w:t>targeting</w:t>
      </w:r>
      <w:r>
        <w:rPr>
          <w:spacing w:val="21"/>
          <w:w w:val="95"/>
        </w:rPr>
        <w:t xml:space="preserve"> </w:t>
      </w:r>
      <w:r>
        <w:rPr>
          <w:w w:val="95"/>
        </w:rPr>
        <w:t>and</w:t>
      </w:r>
      <w:r>
        <w:rPr>
          <w:spacing w:val="21"/>
          <w:w w:val="95"/>
        </w:rPr>
        <w:t xml:space="preserve"> </w:t>
      </w:r>
      <w:r>
        <w:rPr>
          <w:w w:val="95"/>
        </w:rPr>
        <w:t>assistance,</w:t>
      </w:r>
      <w:r>
        <w:rPr>
          <w:spacing w:val="23"/>
          <w:w w:val="95"/>
        </w:rPr>
        <w:t xml:space="preserve"> </w:t>
      </w:r>
      <w:r>
        <w:rPr>
          <w:w w:val="95"/>
        </w:rPr>
        <w:t>the</w:t>
      </w:r>
      <w:r>
        <w:rPr>
          <w:spacing w:val="21"/>
          <w:w w:val="95"/>
        </w:rPr>
        <w:t xml:space="preserve"> </w:t>
      </w:r>
      <w:r>
        <w:rPr>
          <w:w w:val="95"/>
        </w:rPr>
        <w:t>LCS</w:t>
      </w:r>
      <w:r>
        <w:rPr>
          <w:spacing w:val="21"/>
          <w:w w:val="95"/>
        </w:rPr>
        <w:t xml:space="preserve"> </w:t>
      </w:r>
      <w:r>
        <w:rPr>
          <w:w w:val="95"/>
        </w:rPr>
        <w:t>crisis</w:t>
      </w:r>
      <w:r>
        <w:rPr>
          <w:spacing w:val="21"/>
          <w:w w:val="95"/>
        </w:rPr>
        <w:t xml:space="preserve"> </w:t>
      </w:r>
      <w:r>
        <w:rPr>
          <w:w w:val="95"/>
        </w:rPr>
        <w:t>and</w:t>
      </w:r>
      <w:r>
        <w:rPr>
          <w:spacing w:val="21"/>
          <w:w w:val="95"/>
        </w:rPr>
        <w:t xml:space="preserve"> </w:t>
      </w:r>
      <w:r>
        <w:rPr>
          <w:w w:val="95"/>
        </w:rPr>
        <w:t>emergency</w:t>
      </w:r>
      <w:r>
        <w:rPr>
          <w:spacing w:val="21"/>
          <w:w w:val="95"/>
        </w:rPr>
        <w:t xml:space="preserve"> </w:t>
      </w:r>
      <w:r>
        <w:rPr>
          <w:w w:val="95"/>
        </w:rPr>
        <w:t>categories</w:t>
      </w:r>
      <w:r>
        <w:rPr>
          <w:spacing w:val="22"/>
          <w:w w:val="95"/>
        </w:rPr>
        <w:t xml:space="preserve"> </w:t>
      </w:r>
      <w:r>
        <w:rPr>
          <w:w w:val="95"/>
        </w:rPr>
        <w:t>are</w:t>
      </w:r>
      <w:r>
        <w:rPr>
          <w:spacing w:val="21"/>
          <w:w w:val="95"/>
        </w:rPr>
        <w:t xml:space="preserve"> </w:t>
      </w:r>
      <w:r>
        <w:rPr>
          <w:w w:val="95"/>
        </w:rPr>
        <w:t>of</w:t>
      </w:r>
      <w:r>
        <w:rPr>
          <w:spacing w:val="21"/>
          <w:w w:val="95"/>
        </w:rPr>
        <w:t xml:space="preserve"> </w:t>
      </w:r>
      <w:r>
        <w:rPr>
          <w:w w:val="95"/>
        </w:rPr>
        <w:t>relevance.</w:t>
      </w:r>
      <w:commentRangeEnd w:id="68"/>
      <w:r>
        <w:rPr>
          <w:rStyle w:val="CommentReference"/>
        </w:rPr>
        <w:commentReference w:id="68"/>
      </w:r>
    </w:p>
    <w:p w14:paraId="4DF4FF54" w14:textId="0FB45325" w:rsidR="00054221" w:rsidRDefault="2BEE9C4E">
      <w:pPr>
        <w:pStyle w:val="BodyText"/>
        <w:spacing w:before="166" w:line="314" w:lineRule="auto"/>
        <w:ind w:left="120" w:right="573"/>
        <w:jc w:val="both"/>
      </w:pPr>
      <w:commentRangeStart w:id="69"/>
      <w:r>
        <w:rPr>
          <w:spacing w:val="-1"/>
        </w:rPr>
        <w:t>Across the three pilot countries,</w:t>
      </w:r>
      <w:r w:rsidR="2BDE7FF7">
        <w:rPr>
          <w:spacing w:val="-1"/>
        </w:rPr>
        <w:t xml:space="preserve"> </w:t>
      </w:r>
      <w:r w:rsidR="1F89C128">
        <w:rPr>
          <w:spacing w:val="-1"/>
        </w:rPr>
        <w:t xml:space="preserve">in the F2F modality, </w:t>
      </w:r>
      <w:r>
        <w:rPr>
          <w:spacing w:val="-1"/>
        </w:rPr>
        <w:t>h</w:t>
      </w:r>
      <w:r w:rsidR="351298AD">
        <w:rPr>
          <w:spacing w:val="-1"/>
        </w:rPr>
        <w:t>ouseholds</w:t>
      </w:r>
      <w:r w:rsidR="627FC5F0">
        <w:rPr>
          <w:spacing w:val="-1"/>
        </w:rPr>
        <w:t xml:space="preserve"> tended to</w:t>
      </w:r>
      <w:r w:rsidR="351298AD">
        <w:rPr>
          <w:spacing w:val="-1"/>
        </w:rPr>
        <w:t xml:space="preserve"> </w:t>
      </w:r>
      <w:r w:rsidR="7DE1B427">
        <w:rPr>
          <w:spacing w:val="-1"/>
        </w:rPr>
        <w:t>repo</w:t>
      </w:r>
      <w:r w:rsidR="0983CD65">
        <w:rPr>
          <w:spacing w:val="-1"/>
        </w:rPr>
        <w:t>rt higher adoption of either no or stress-level</w:t>
      </w:r>
      <w:r w:rsidR="351298AD">
        <w:rPr>
          <w:spacing w:val="-1"/>
        </w:rPr>
        <w:t xml:space="preserve"> </w:t>
      </w:r>
      <w:r w:rsidR="00BD4E74">
        <w:rPr>
          <w:spacing w:val="-1"/>
        </w:rPr>
        <w:t>livelihood coping strateg</w:t>
      </w:r>
      <w:r w:rsidR="62C23BAC">
        <w:rPr>
          <w:spacing w:val="-1"/>
        </w:rPr>
        <w:t>ies</w:t>
      </w:r>
      <w:r w:rsidR="308D3C74">
        <w:rPr>
          <w:spacing w:val="-1"/>
        </w:rPr>
        <w:t xml:space="preserve">. </w:t>
      </w:r>
      <w:r w:rsidR="00BD4E74">
        <w:rPr>
          <w:spacing w:val="-1"/>
        </w:rPr>
        <w:t xml:space="preserve"> </w:t>
      </w:r>
      <w:r w:rsidR="00BD4E74">
        <w:rPr>
          <w:spacing w:val="-51"/>
        </w:rPr>
        <w:t xml:space="preserve"> </w:t>
      </w:r>
      <w:proofErr w:type="gramStart"/>
      <w:r w:rsidR="1E7B9F32">
        <w:rPr>
          <w:w w:val="95"/>
        </w:rPr>
        <w:t>H</w:t>
      </w:r>
      <w:r w:rsidR="00BD4E74">
        <w:rPr>
          <w:w w:val="95"/>
        </w:rPr>
        <w:t>owever</w:t>
      </w:r>
      <w:proofErr w:type="gramEnd"/>
      <w:r w:rsidR="00BD4E74">
        <w:rPr>
          <w:w w:val="95"/>
        </w:rPr>
        <w:t xml:space="preserve"> the results are mixed comparing the </w:t>
      </w:r>
      <w:r w:rsidR="5DD3284D">
        <w:rPr>
          <w:w w:val="95"/>
        </w:rPr>
        <w:t>adoption of</w:t>
      </w:r>
      <w:r w:rsidR="00BD4E74">
        <w:rPr>
          <w:w w:val="95"/>
        </w:rPr>
        <w:t xml:space="preserve"> crisis and emergency </w:t>
      </w:r>
      <w:r w:rsidR="2819C525">
        <w:rPr>
          <w:w w:val="95"/>
        </w:rPr>
        <w:t>coping strategies, which are the</w:t>
      </w:r>
      <w:r w:rsidR="00BD4E74">
        <w:rPr>
          <w:w w:val="95"/>
        </w:rPr>
        <w:t xml:space="preserve"> two </w:t>
      </w:r>
      <w:r w:rsidR="6990C073">
        <w:rPr>
          <w:w w:val="95"/>
        </w:rPr>
        <w:t xml:space="preserve">severity levels </w:t>
      </w:r>
      <w:r w:rsidR="00BD4E74">
        <w:rPr>
          <w:w w:val="95"/>
        </w:rPr>
        <w:t>that are responsible for the moderately and</w:t>
      </w:r>
      <w:r w:rsidR="00BD4E74">
        <w:rPr>
          <w:spacing w:val="1"/>
          <w:w w:val="95"/>
        </w:rPr>
        <w:t xml:space="preserve"> </w:t>
      </w:r>
      <w:r w:rsidR="00BD4E74">
        <w:rPr>
          <w:w w:val="95"/>
        </w:rPr>
        <w:t>severely food insecure CARI categories).</w:t>
      </w:r>
      <w:r w:rsidR="00BD4E74">
        <w:rPr>
          <w:spacing w:val="1"/>
          <w:w w:val="95"/>
        </w:rPr>
        <w:t xml:space="preserve"> </w:t>
      </w:r>
      <w:r w:rsidR="68B0BA2E">
        <w:rPr>
          <w:w w:val="95"/>
        </w:rPr>
        <w:t>While there is</w:t>
      </w:r>
      <w:r w:rsidR="00BD4E74">
        <w:rPr>
          <w:w w:val="95"/>
        </w:rPr>
        <w:t xml:space="preserve"> a significantly higher</w:t>
      </w:r>
      <w:r w:rsidR="00BD4E74">
        <w:rPr>
          <w:spacing w:val="1"/>
          <w:w w:val="95"/>
        </w:rPr>
        <w:t xml:space="preserve"> </w:t>
      </w:r>
      <w:r w:rsidR="00BD4E74">
        <w:t xml:space="preserve">adoption of </w:t>
      </w:r>
      <w:r w:rsidR="109D5DCA">
        <w:t>crisis and severe coping strategies</w:t>
      </w:r>
      <w:r w:rsidR="00BD4E74">
        <w:t xml:space="preserve"> by households </w:t>
      </w:r>
      <w:r w:rsidR="2688807A">
        <w:t>during the</w:t>
      </w:r>
      <w:r w:rsidR="00BD4E74">
        <w:t xml:space="preserve"> remote interviews in Myanmar and CAR</w:t>
      </w:r>
      <w:r w:rsidR="485889E2">
        <w:t xml:space="preserve"> compared to F2F</w:t>
      </w:r>
      <w:r w:rsidR="00BD4E74">
        <w:t>,</w:t>
      </w:r>
      <w:r w:rsidR="00BD4E74">
        <w:rPr>
          <w:spacing w:val="1"/>
        </w:rPr>
        <w:t xml:space="preserve"> </w:t>
      </w:r>
      <w:r w:rsidR="00BD4E74">
        <w:t xml:space="preserve">the opposite </w:t>
      </w:r>
      <w:r w:rsidR="4C7B37B1">
        <w:t>wa</w:t>
      </w:r>
      <w:r w:rsidR="00BD4E74">
        <w:t>s observed for crisis level in Ecuador.</w:t>
      </w:r>
      <w:commentRangeEnd w:id="69"/>
      <w:r w:rsidR="00BD4E74">
        <w:rPr>
          <w:rStyle w:val="CommentReference"/>
        </w:rPr>
        <w:commentReference w:id="69"/>
      </w:r>
      <w:r w:rsidR="00BD4E74">
        <w:rPr>
          <w:spacing w:val="53"/>
        </w:rPr>
        <w:t xml:space="preserve"> </w:t>
      </w:r>
      <w:r w:rsidR="00BD4E74">
        <w:t>Worthy of mention is that in Ecuador, there</w:t>
      </w:r>
      <w:r w:rsidR="00BD4E74">
        <w:rPr>
          <w:spacing w:val="1"/>
        </w:rPr>
        <w:t xml:space="preserve"> </w:t>
      </w:r>
      <w:r w:rsidR="7C640E89">
        <w:rPr>
          <w:spacing w:val="1"/>
        </w:rPr>
        <w:t>wa</w:t>
      </w:r>
      <w:r w:rsidR="00BD4E74">
        <w:rPr>
          <w:spacing w:val="-1"/>
        </w:rPr>
        <w:t>s</w:t>
      </w:r>
      <w:r w:rsidR="6EB1CE36">
        <w:rPr>
          <w:spacing w:val="-1"/>
        </w:rPr>
        <w:t xml:space="preserve"> an</w:t>
      </w:r>
      <w:r w:rsidR="00BD4E74">
        <w:rPr>
          <w:spacing w:val="-1"/>
        </w:rPr>
        <w:t xml:space="preserve"> unexplained overreporting </w:t>
      </w:r>
      <w:r w:rsidR="00BD4E74">
        <w:t>o</w:t>
      </w:r>
      <w:r w:rsidR="67DD2440">
        <w:t>f</w:t>
      </w:r>
      <w:r w:rsidR="00BD4E74">
        <w:t xml:space="preserve"> </w:t>
      </w:r>
      <w:commentRangeStart w:id="70"/>
      <w:r w:rsidR="00BD4E74">
        <w:t>emergency</w:t>
      </w:r>
      <w:r w:rsidR="6E8ADEA5">
        <w:t>-level</w:t>
      </w:r>
      <w:r w:rsidR="00BD4E74">
        <w:t xml:space="preserve"> coping </w:t>
      </w:r>
      <w:r w:rsidR="547E1D93">
        <w:t>severity</w:t>
      </w:r>
      <w:commentRangeEnd w:id="70"/>
      <w:r w:rsidR="00BD4E74">
        <w:rPr>
          <w:rStyle w:val="CommentReference"/>
        </w:rPr>
        <w:commentReference w:id="70"/>
      </w:r>
      <w:r w:rsidR="00BD4E74">
        <w:t xml:space="preserve"> </w:t>
      </w:r>
      <w:r w:rsidR="6D61EB9C">
        <w:t>(</w:t>
      </w:r>
      <w:commentRangeStart w:id="71"/>
      <w:r w:rsidR="6D61EB9C">
        <w:t xml:space="preserve">large </w:t>
      </w:r>
      <w:r w:rsidR="00BD4E74">
        <w:t xml:space="preserve">50 </w:t>
      </w:r>
      <w:r w:rsidR="5116A990">
        <w:t xml:space="preserve">percentage </w:t>
      </w:r>
      <w:r w:rsidR="00BD4E74">
        <w:t>points</w:t>
      </w:r>
      <w:r w:rsidR="00BD4E74">
        <w:rPr>
          <w:spacing w:val="1"/>
        </w:rPr>
        <w:t xml:space="preserve"> </w:t>
      </w:r>
      <w:r w:rsidR="00BD4E74">
        <w:rPr>
          <w:spacing w:val="-1"/>
        </w:rPr>
        <w:t>difference</w:t>
      </w:r>
      <w:commentRangeEnd w:id="71"/>
      <w:r w:rsidR="00BD4E74">
        <w:rPr>
          <w:rStyle w:val="CommentReference"/>
        </w:rPr>
        <w:commentReference w:id="71"/>
      </w:r>
      <w:r w:rsidR="764E26FB">
        <w:rPr>
          <w:spacing w:val="-1"/>
        </w:rPr>
        <w:t>)</w:t>
      </w:r>
      <w:r w:rsidR="00BD4E74">
        <w:rPr>
          <w:spacing w:val="-1"/>
        </w:rPr>
        <w:t xml:space="preserve">. This was driven by misreporting on the household </w:t>
      </w:r>
      <w:r w:rsidR="00BD4E74">
        <w:t>engagement in illegal activities and</w:t>
      </w:r>
      <w:r w:rsidR="00BD4E74">
        <w:rPr>
          <w:spacing w:val="-51"/>
        </w:rPr>
        <w:t xml:space="preserve"> </w:t>
      </w:r>
      <w:r w:rsidR="00BD4E74">
        <w:t xml:space="preserve">begging </w:t>
      </w:r>
      <w:r w:rsidR="0ADC41A3">
        <w:t>over</w:t>
      </w:r>
      <w:r w:rsidR="00BD4E74">
        <w:t xml:space="preserve"> phone survey</w:t>
      </w:r>
      <w:r w:rsidR="6C57CBBD">
        <w:t>s</w:t>
      </w:r>
      <w:r w:rsidR="00BD4E74">
        <w:t xml:space="preserve">. The overreporting of emergency coping led to </w:t>
      </w:r>
      <w:r w:rsidR="3700432F">
        <w:t xml:space="preserve">the </w:t>
      </w:r>
      <w:proofErr w:type="spellStart"/>
      <w:r w:rsidR="00BD4E74">
        <w:t>underclassification</w:t>
      </w:r>
      <w:proofErr w:type="spellEnd"/>
      <w:r w:rsidR="00BD4E74">
        <w:rPr>
          <w:spacing w:val="1"/>
        </w:rPr>
        <w:t xml:space="preserve"> </w:t>
      </w:r>
      <w:r w:rsidR="00BD4E74">
        <w:t>of</w:t>
      </w:r>
      <w:r w:rsidR="00BD4E74">
        <w:rPr>
          <w:spacing w:val="-8"/>
        </w:rPr>
        <w:t xml:space="preserve"> </w:t>
      </w:r>
      <w:r w:rsidR="00BD4E74">
        <w:t>crisis</w:t>
      </w:r>
      <w:r w:rsidR="00BD4E74">
        <w:rPr>
          <w:spacing w:val="-6"/>
        </w:rPr>
        <w:t xml:space="preserve"> </w:t>
      </w:r>
      <w:r w:rsidR="00BD4E74">
        <w:t>coping</w:t>
      </w:r>
      <w:r w:rsidR="00BD4E74">
        <w:rPr>
          <w:spacing w:val="-7"/>
        </w:rPr>
        <w:t xml:space="preserve"> </w:t>
      </w:r>
      <w:r w:rsidR="00BD4E74">
        <w:t>in</w:t>
      </w:r>
      <w:r w:rsidR="00BD4E74">
        <w:rPr>
          <w:spacing w:val="-7"/>
        </w:rPr>
        <w:t xml:space="preserve"> </w:t>
      </w:r>
      <w:r w:rsidR="00BD4E74">
        <w:t>Ecuador</w:t>
      </w:r>
      <w:r w:rsidR="00BD4E74">
        <w:rPr>
          <w:spacing w:val="-7"/>
        </w:rPr>
        <w:t xml:space="preserve"> </w:t>
      </w:r>
      <w:r w:rsidR="00BD4E74">
        <w:t>(as</w:t>
      </w:r>
      <w:r w:rsidR="00BD4E74">
        <w:rPr>
          <w:spacing w:val="-7"/>
        </w:rPr>
        <w:t xml:space="preserve"> </w:t>
      </w:r>
      <w:r w:rsidR="00BD4E74">
        <w:t>the</w:t>
      </w:r>
      <w:r w:rsidR="00BD4E74">
        <w:rPr>
          <w:spacing w:val="-8"/>
        </w:rPr>
        <w:t xml:space="preserve"> </w:t>
      </w:r>
      <w:r w:rsidR="00BD4E74">
        <w:t>indicator</w:t>
      </w:r>
      <w:r w:rsidR="00BD4E74">
        <w:rPr>
          <w:spacing w:val="-7"/>
        </w:rPr>
        <w:t xml:space="preserve"> </w:t>
      </w:r>
      <w:r w:rsidR="00BD4E74">
        <w:t>take</w:t>
      </w:r>
      <w:r w:rsidR="67B57F97">
        <w:t>s</w:t>
      </w:r>
      <w:r w:rsidR="00BD4E74">
        <w:rPr>
          <w:spacing w:val="-6"/>
        </w:rPr>
        <w:t xml:space="preserve"> </w:t>
      </w:r>
      <w:r w:rsidR="00BD4E74">
        <w:t>the</w:t>
      </w:r>
      <w:r w:rsidR="00BD4E74">
        <w:rPr>
          <w:spacing w:val="-8"/>
        </w:rPr>
        <w:t xml:space="preserve"> </w:t>
      </w:r>
      <w:r w:rsidR="00BD4E74">
        <w:t>maximum</w:t>
      </w:r>
      <w:r w:rsidR="00BD4E74">
        <w:rPr>
          <w:spacing w:val="-7"/>
        </w:rPr>
        <w:t xml:space="preserve"> </w:t>
      </w:r>
      <w:r w:rsidR="00BD4E74">
        <w:t>severity</w:t>
      </w:r>
      <w:r w:rsidR="00BD4E74">
        <w:rPr>
          <w:spacing w:val="-7"/>
        </w:rPr>
        <w:t xml:space="preserve"> </w:t>
      </w:r>
      <w:r w:rsidR="00BD4E74">
        <w:t>of</w:t>
      </w:r>
      <w:r w:rsidR="00BD4E74">
        <w:rPr>
          <w:spacing w:val="-8"/>
        </w:rPr>
        <w:t xml:space="preserve"> </w:t>
      </w:r>
      <w:r w:rsidR="069BD017">
        <w:rPr>
          <w:spacing w:val="-8"/>
        </w:rPr>
        <w:t xml:space="preserve">the </w:t>
      </w:r>
      <w:r w:rsidR="00BD4E74">
        <w:t>coping</w:t>
      </w:r>
      <w:r w:rsidR="00BD4E74">
        <w:rPr>
          <w:spacing w:val="-6"/>
        </w:rPr>
        <w:t xml:space="preserve"> </w:t>
      </w:r>
      <w:r w:rsidR="00BD4E74">
        <w:t>strateg</w:t>
      </w:r>
      <w:r w:rsidR="21C386B5">
        <w:t>ies</w:t>
      </w:r>
      <w:r w:rsidR="00BD4E74">
        <w:rPr>
          <w:spacing w:val="-7"/>
        </w:rPr>
        <w:t xml:space="preserve"> </w:t>
      </w:r>
      <w:r w:rsidR="00BD4E74">
        <w:t>applied</w:t>
      </w:r>
      <w:r w:rsidR="00BD4E74">
        <w:rPr>
          <w:spacing w:val="-51"/>
        </w:rPr>
        <w:t xml:space="preserve"> </w:t>
      </w:r>
      <w:r w:rsidR="00BD4E74">
        <w:rPr>
          <w:spacing w:val="-1"/>
        </w:rPr>
        <w:t>by</w:t>
      </w:r>
      <w:r w:rsidR="00BD4E74">
        <w:rPr>
          <w:spacing w:val="-10"/>
        </w:rPr>
        <w:t xml:space="preserve"> </w:t>
      </w:r>
      <w:r w:rsidR="00BD4E74">
        <w:rPr>
          <w:spacing w:val="-1"/>
        </w:rPr>
        <w:t>the</w:t>
      </w:r>
      <w:r w:rsidR="00BD4E74">
        <w:rPr>
          <w:spacing w:val="-9"/>
        </w:rPr>
        <w:t xml:space="preserve"> </w:t>
      </w:r>
      <w:r w:rsidR="769988B0">
        <w:rPr>
          <w:spacing w:val="-9"/>
        </w:rPr>
        <w:t>household</w:t>
      </w:r>
      <w:r w:rsidR="00BD4E74">
        <w:rPr>
          <w:spacing w:val="-1"/>
        </w:rPr>
        <w:t>).</w:t>
      </w:r>
      <w:r w:rsidR="00BD4E74">
        <w:rPr>
          <w:spacing w:val="-10"/>
        </w:rPr>
        <w:t xml:space="preserve"> </w:t>
      </w:r>
      <w:r w:rsidR="00BD4E74">
        <w:rPr>
          <w:spacing w:val="-1"/>
        </w:rPr>
        <w:t>However,</w:t>
      </w:r>
      <w:r w:rsidR="00BD4E74">
        <w:rPr>
          <w:spacing w:val="-8"/>
        </w:rPr>
        <w:t xml:space="preserve"> </w:t>
      </w:r>
      <w:r w:rsidR="00BD4E74">
        <w:t>both</w:t>
      </w:r>
      <w:r w:rsidR="00BD4E74">
        <w:rPr>
          <w:spacing w:val="-10"/>
        </w:rPr>
        <w:t xml:space="preserve"> </w:t>
      </w:r>
      <w:r w:rsidR="00BD4E74">
        <w:t>crisis</w:t>
      </w:r>
      <w:r w:rsidR="00BD4E74">
        <w:rPr>
          <w:spacing w:val="-10"/>
        </w:rPr>
        <w:t xml:space="preserve"> </w:t>
      </w:r>
      <w:r w:rsidR="2869BAA5">
        <w:rPr>
          <w:spacing w:val="-10"/>
        </w:rPr>
        <w:t xml:space="preserve">and </w:t>
      </w:r>
      <w:r w:rsidR="00BD4E74">
        <w:t>emergency</w:t>
      </w:r>
      <w:r w:rsidR="03781AD1">
        <w:t>-level coping</w:t>
      </w:r>
      <w:r w:rsidR="00BD4E74">
        <w:rPr>
          <w:spacing w:val="-9"/>
        </w:rPr>
        <w:t xml:space="preserve"> </w:t>
      </w:r>
      <w:r w:rsidR="00BD4E74">
        <w:t>in</w:t>
      </w:r>
      <w:r w:rsidR="00BD4E74">
        <w:rPr>
          <w:spacing w:val="-10"/>
        </w:rPr>
        <w:t xml:space="preserve"> </w:t>
      </w:r>
      <w:r w:rsidR="00BD4E74">
        <w:t>Ecuador</w:t>
      </w:r>
      <w:r w:rsidR="00BD4E74">
        <w:rPr>
          <w:spacing w:val="-9"/>
        </w:rPr>
        <w:t xml:space="preserve"> </w:t>
      </w:r>
      <w:r w:rsidR="5C7FF408">
        <w:rPr>
          <w:spacing w:val="-9"/>
        </w:rPr>
        <w:t>wa</w:t>
      </w:r>
      <w:r w:rsidR="00BD4E74">
        <w:t>s</w:t>
      </w:r>
      <w:r w:rsidR="00BD4E74">
        <w:rPr>
          <w:spacing w:val="-9"/>
        </w:rPr>
        <w:t xml:space="preserve"> </w:t>
      </w:r>
      <w:r w:rsidR="00BD4E74">
        <w:t>still</w:t>
      </w:r>
      <w:r w:rsidR="00BD4E74">
        <w:rPr>
          <w:spacing w:val="-10"/>
        </w:rPr>
        <w:t xml:space="preserve"> </w:t>
      </w:r>
      <w:r w:rsidR="00BD4E74">
        <w:t>higher</w:t>
      </w:r>
      <w:r w:rsidR="00BD4E74">
        <w:rPr>
          <w:spacing w:val="-9"/>
        </w:rPr>
        <w:t xml:space="preserve"> </w:t>
      </w:r>
      <w:r w:rsidR="00BD4E74">
        <w:t>in</w:t>
      </w:r>
      <w:r w:rsidR="00BD4E74">
        <w:rPr>
          <w:spacing w:val="-9"/>
        </w:rPr>
        <w:t xml:space="preserve"> </w:t>
      </w:r>
      <w:r w:rsidR="00BD4E74">
        <w:t>the</w:t>
      </w:r>
      <w:r w:rsidR="00BD4E74">
        <w:rPr>
          <w:spacing w:val="-10"/>
        </w:rPr>
        <w:t xml:space="preserve"> </w:t>
      </w:r>
      <w:r w:rsidR="29829157">
        <w:rPr>
          <w:spacing w:val="-51"/>
        </w:rPr>
        <w:t xml:space="preserve">remote </w:t>
      </w:r>
      <w:r w:rsidR="00BD4E74">
        <w:t>group</w:t>
      </w:r>
      <w:r w:rsidR="00BD4E74">
        <w:rPr>
          <w:spacing w:val="4"/>
        </w:rPr>
        <w:t xml:space="preserve"> </w:t>
      </w:r>
      <w:r w:rsidR="00BD4E74">
        <w:t>than</w:t>
      </w:r>
      <w:r w:rsidR="00BD4E74">
        <w:rPr>
          <w:spacing w:val="5"/>
        </w:rPr>
        <w:t xml:space="preserve"> </w:t>
      </w:r>
      <w:r w:rsidR="00BD4E74">
        <w:t>the</w:t>
      </w:r>
      <w:r w:rsidR="00BD4E74">
        <w:rPr>
          <w:spacing w:val="5"/>
        </w:rPr>
        <w:t xml:space="preserve"> </w:t>
      </w:r>
      <w:r w:rsidR="00BD4E74">
        <w:t>F2F</w:t>
      </w:r>
      <w:r w:rsidR="00BD4E74">
        <w:rPr>
          <w:spacing w:val="4"/>
        </w:rPr>
        <w:t xml:space="preserve"> </w:t>
      </w:r>
      <w:r w:rsidR="00BD4E74">
        <w:t>by</w:t>
      </w:r>
      <w:r w:rsidR="00BD4E74">
        <w:rPr>
          <w:spacing w:val="5"/>
        </w:rPr>
        <w:t xml:space="preserve"> </w:t>
      </w:r>
      <w:r w:rsidR="00BD4E74">
        <w:t>27</w:t>
      </w:r>
      <w:r w:rsidR="76852EA5">
        <w:t xml:space="preserve"> percentage</w:t>
      </w:r>
      <w:r w:rsidR="00BD4E74">
        <w:rPr>
          <w:spacing w:val="5"/>
        </w:rPr>
        <w:t xml:space="preserve"> </w:t>
      </w:r>
      <w:r w:rsidR="00BD4E74">
        <w:t>points.</w:t>
      </w:r>
      <w:r w:rsidR="00BD4E74">
        <w:rPr>
          <w:spacing w:val="24"/>
        </w:rPr>
        <w:t xml:space="preserve"> </w:t>
      </w:r>
      <w:r w:rsidR="00BD4E74">
        <w:t>Further</w:t>
      </w:r>
      <w:r w:rsidR="00BD4E74">
        <w:rPr>
          <w:spacing w:val="4"/>
        </w:rPr>
        <w:t xml:space="preserve"> </w:t>
      </w:r>
      <w:r w:rsidR="00BD4E74">
        <w:t>investigation</w:t>
      </w:r>
      <w:r w:rsidR="00BD4E74">
        <w:rPr>
          <w:spacing w:val="5"/>
        </w:rPr>
        <w:t xml:space="preserve"> </w:t>
      </w:r>
      <w:r w:rsidR="00BD4E74">
        <w:t>is</w:t>
      </w:r>
      <w:r w:rsidR="00BD4E74">
        <w:rPr>
          <w:spacing w:val="5"/>
        </w:rPr>
        <w:t xml:space="preserve"> </w:t>
      </w:r>
      <w:r w:rsidR="00BD4E74">
        <w:t>needed</w:t>
      </w:r>
      <w:r w:rsidR="00BD4E74">
        <w:rPr>
          <w:spacing w:val="5"/>
        </w:rPr>
        <w:t xml:space="preserve"> </w:t>
      </w:r>
      <w:r w:rsidR="00BD4E74">
        <w:t>to</w:t>
      </w:r>
      <w:r w:rsidR="00BD4E74">
        <w:rPr>
          <w:spacing w:val="4"/>
        </w:rPr>
        <w:t xml:space="preserve"> </w:t>
      </w:r>
      <w:r w:rsidR="00BD4E74">
        <w:t>explain</w:t>
      </w:r>
      <w:r w:rsidR="00BD4E74">
        <w:rPr>
          <w:spacing w:val="5"/>
        </w:rPr>
        <w:t xml:space="preserve"> </w:t>
      </w:r>
      <w:r w:rsidR="00BD4E74">
        <w:t>these</w:t>
      </w:r>
      <w:r w:rsidR="00BD4E74">
        <w:rPr>
          <w:spacing w:val="5"/>
        </w:rPr>
        <w:t xml:space="preserve"> </w:t>
      </w:r>
      <w:r w:rsidR="00BD4E74">
        <w:t>results.</w:t>
      </w:r>
    </w:p>
    <w:p w14:paraId="4AF40C3C" w14:textId="77777777" w:rsidR="00054221" w:rsidRDefault="00BD4E74">
      <w:pPr>
        <w:spacing w:before="161"/>
        <w:ind w:left="1670"/>
        <w:jc w:val="both"/>
        <w:rPr>
          <w:sz w:val="19"/>
        </w:rPr>
      </w:pPr>
      <w:r>
        <w:rPr>
          <w:sz w:val="19"/>
        </w:rPr>
        <w:t>Table</w:t>
      </w:r>
      <w:r>
        <w:rPr>
          <w:spacing w:val="7"/>
          <w:sz w:val="19"/>
        </w:rPr>
        <w:t xml:space="preserve"> </w:t>
      </w:r>
      <w:r>
        <w:rPr>
          <w:sz w:val="19"/>
        </w:rPr>
        <w:t>10:</w:t>
      </w:r>
      <w:r>
        <w:rPr>
          <w:spacing w:val="26"/>
          <w:sz w:val="19"/>
        </w:rPr>
        <w:t xml:space="preserve"> </w:t>
      </w:r>
      <w:r>
        <w:rPr>
          <w:sz w:val="19"/>
        </w:rPr>
        <w:t>Impact</w:t>
      </w:r>
      <w:r>
        <w:rPr>
          <w:spacing w:val="7"/>
          <w:sz w:val="19"/>
        </w:rPr>
        <w:t xml:space="preserve"> </w:t>
      </w:r>
      <w:r>
        <w:rPr>
          <w:sz w:val="19"/>
        </w:rPr>
        <w:t>of</w:t>
      </w:r>
      <w:r>
        <w:rPr>
          <w:spacing w:val="8"/>
          <w:sz w:val="19"/>
        </w:rPr>
        <w:t xml:space="preserve"> </w:t>
      </w:r>
      <w:r>
        <w:rPr>
          <w:sz w:val="19"/>
        </w:rPr>
        <w:t>Survey</w:t>
      </w:r>
      <w:r>
        <w:rPr>
          <w:spacing w:val="7"/>
          <w:sz w:val="19"/>
        </w:rPr>
        <w:t xml:space="preserve"> </w:t>
      </w:r>
      <w:r>
        <w:rPr>
          <w:sz w:val="19"/>
        </w:rPr>
        <w:t>Modality</w:t>
      </w:r>
      <w:r>
        <w:rPr>
          <w:spacing w:val="7"/>
          <w:sz w:val="19"/>
        </w:rPr>
        <w:t xml:space="preserve"> </w:t>
      </w:r>
      <w:r>
        <w:rPr>
          <w:sz w:val="19"/>
        </w:rPr>
        <w:t>on</w:t>
      </w:r>
      <w:r>
        <w:rPr>
          <w:spacing w:val="8"/>
          <w:sz w:val="19"/>
        </w:rPr>
        <w:t xml:space="preserve"> </w:t>
      </w:r>
      <w:r>
        <w:rPr>
          <w:sz w:val="19"/>
        </w:rPr>
        <w:t>Livelihood</w:t>
      </w:r>
      <w:r>
        <w:rPr>
          <w:spacing w:val="7"/>
          <w:sz w:val="19"/>
        </w:rPr>
        <w:t xml:space="preserve"> </w:t>
      </w:r>
      <w:r>
        <w:rPr>
          <w:sz w:val="19"/>
        </w:rPr>
        <w:t>Coping</w:t>
      </w:r>
      <w:r>
        <w:rPr>
          <w:spacing w:val="7"/>
          <w:sz w:val="19"/>
        </w:rPr>
        <w:t xml:space="preserve"> </w:t>
      </w:r>
      <w:r>
        <w:rPr>
          <w:sz w:val="19"/>
        </w:rPr>
        <w:t>Strategy</w:t>
      </w:r>
      <w:r>
        <w:rPr>
          <w:spacing w:val="8"/>
          <w:sz w:val="19"/>
        </w:rPr>
        <w:t xml:space="preserve"> </w:t>
      </w:r>
      <w:r>
        <w:rPr>
          <w:sz w:val="19"/>
        </w:rPr>
        <w:t>Index</w:t>
      </w:r>
    </w:p>
    <w:p w14:paraId="0F864805" w14:textId="77777777" w:rsidR="00054221" w:rsidRDefault="00054221">
      <w:pPr>
        <w:pStyle w:val="BodyText"/>
        <w:rPr>
          <w:sz w:val="20"/>
        </w:rPr>
      </w:pPr>
    </w:p>
    <w:tbl>
      <w:tblPr>
        <w:tblW w:w="0" w:type="auto"/>
        <w:tblInd w:w="127" w:type="dxa"/>
        <w:tblLayout w:type="fixed"/>
        <w:tblCellMar>
          <w:left w:w="0" w:type="dxa"/>
          <w:right w:w="0" w:type="dxa"/>
        </w:tblCellMar>
        <w:tblLook w:val="01E0" w:firstRow="1" w:lastRow="1" w:firstColumn="1" w:lastColumn="1" w:noHBand="0" w:noVBand="0"/>
      </w:tblPr>
      <w:tblGrid>
        <w:gridCol w:w="3843"/>
        <w:gridCol w:w="675"/>
        <w:gridCol w:w="773"/>
        <w:gridCol w:w="588"/>
        <w:gridCol w:w="754"/>
        <w:gridCol w:w="695"/>
        <w:gridCol w:w="587"/>
        <w:gridCol w:w="705"/>
        <w:gridCol w:w="745"/>
      </w:tblGrid>
      <w:tr w:rsidR="00054221" w14:paraId="6C993FC4" w14:textId="77777777">
        <w:trPr>
          <w:trHeight w:val="338"/>
        </w:trPr>
        <w:tc>
          <w:tcPr>
            <w:tcW w:w="3843" w:type="dxa"/>
            <w:tcBorders>
              <w:top w:val="double" w:sz="1" w:space="0" w:color="000000"/>
              <w:bottom w:val="single" w:sz="4" w:space="0" w:color="000000"/>
            </w:tcBorders>
          </w:tcPr>
          <w:p w14:paraId="2D85A2B6" w14:textId="77777777" w:rsidR="00054221" w:rsidRDefault="00BD4E74">
            <w:pPr>
              <w:pStyle w:val="TableParagraph"/>
              <w:tabs>
                <w:tab w:val="left" w:pos="3310"/>
              </w:tabs>
              <w:spacing w:before="162" w:line="156" w:lineRule="exact"/>
              <w:ind w:right="158"/>
              <w:jc w:val="right"/>
              <w:rPr>
                <w:sz w:val="14"/>
              </w:rPr>
            </w:pPr>
            <w:r>
              <w:rPr>
                <w:w w:val="105"/>
                <w:sz w:val="14"/>
              </w:rPr>
              <w:t>Variable</w:t>
            </w:r>
            <w:r>
              <w:rPr>
                <w:w w:val="105"/>
                <w:sz w:val="14"/>
              </w:rPr>
              <w:tab/>
              <w:t>F2F</w:t>
            </w:r>
          </w:p>
        </w:tc>
        <w:tc>
          <w:tcPr>
            <w:tcW w:w="1448" w:type="dxa"/>
            <w:gridSpan w:val="2"/>
            <w:tcBorders>
              <w:top w:val="double" w:sz="1" w:space="0" w:color="000000"/>
              <w:bottom w:val="single" w:sz="4" w:space="0" w:color="000000"/>
            </w:tcBorders>
          </w:tcPr>
          <w:p w14:paraId="7ABFF11D" w14:textId="77777777" w:rsidR="00054221" w:rsidRDefault="00BD4E74">
            <w:pPr>
              <w:pStyle w:val="TableParagraph"/>
              <w:spacing w:before="0" w:line="156" w:lineRule="exact"/>
              <w:ind w:left="119"/>
              <w:jc w:val="left"/>
              <w:rPr>
                <w:sz w:val="14"/>
              </w:rPr>
            </w:pPr>
            <w:r>
              <w:rPr>
                <w:w w:val="105"/>
                <w:sz w:val="14"/>
              </w:rPr>
              <w:t>Myanmar</w:t>
            </w:r>
          </w:p>
          <w:p w14:paraId="3091CCF0" w14:textId="77777777" w:rsidR="00054221" w:rsidRDefault="00BD4E74">
            <w:pPr>
              <w:pStyle w:val="TableParagraph"/>
              <w:tabs>
                <w:tab w:val="left" w:pos="954"/>
              </w:tabs>
              <w:spacing w:before="6" w:line="156" w:lineRule="exact"/>
              <w:ind w:left="104"/>
              <w:jc w:val="left"/>
              <w:rPr>
                <w:sz w:val="14"/>
              </w:rPr>
            </w:pPr>
            <w:r>
              <w:rPr>
                <w:sz w:val="14"/>
              </w:rPr>
              <w:t>Remote</w:t>
            </w:r>
            <w:r>
              <w:rPr>
                <w:sz w:val="14"/>
              </w:rPr>
              <w:tab/>
              <w:t>Diff</w:t>
            </w:r>
          </w:p>
        </w:tc>
        <w:tc>
          <w:tcPr>
            <w:tcW w:w="588" w:type="dxa"/>
            <w:tcBorders>
              <w:top w:val="double" w:sz="1" w:space="0" w:color="000000"/>
              <w:bottom w:val="single" w:sz="4" w:space="0" w:color="000000"/>
            </w:tcBorders>
          </w:tcPr>
          <w:p w14:paraId="646FE023" w14:textId="77777777" w:rsidR="00054221" w:rsidRDefault="00BD4E74">
            <w:pPr>
              <w:pStyle w:val="TableParagraph"/>
              <w:spacing w:before="162" w:line="156" w:lineRule="exact"/>
              <w:ind w:left="79" w:right="80"/>
              <w:rPr>
                <w:sz w:val="14"/>
              </w:rPr>
            </w:pPr>
            <w:r>
              <w:rPr>
                <w:w w:val="110"/>
                <w:sz w:val="14"/>
              </w:rPr>
              <w:t>F2F</w:t>
            </w:r>
          </w:p>
        </w:tc>
        <w:tc>
          <w:tcPr>
            <w:tcW w:w="754" w:type="dxa"/>
            <w:tcBorders>
              <w:top w:val="double" w:sz="1" w:space="0" w:color="000000"/>
              <w:bottom w:val="single" w:sz="4" w:space="0" w:color="000000"/>
            </w:tcBorders>
          </w:tcPr>
          <w:p w14:paraId="32F68D76" w14:textId="77777777" w:rsidR="00054221" w:rsidRDefault="00BD4E74">
            <w:pPr>
              <w:pStyle w:val="TableParagraph"/>
              <w:spacing w:before="0" w:line="156" w:lineRule="exact"/>
              <w:ind w:left="160"/>
              <w:jc w:val="left"/>
              <w:rPr>
                <w:sz w:val="14"/>
              </w:rPr>
            </w:pPr>
            <w:r>
              <w:rPr>
                <w:w w:val="105"/>
                <w:sz w:val="14"/>
              </w:rPr>
              <w:t>Ecuador</w:t>
            </w:r>
          </w:p>
          <w:p w14:paraId="379DAD2D" w14:textId="77777777" w:rsidR="00054221" w:rsidRDefault="00BD4E74">
            <w:pPr>
              <w:pStyle w:val="TableParagraph"/>
              <w:spacing w:before="6" w:line="156" w:lineRule="exact"/>
              <w:ind w:left="102"/>
              <w:jc w:val="left"/>
              <w:rPr>
                <w:sz w:val="14"/>
              </w:rPr>
            </w:pPr>
            <w:r>
              <w:rPr>
                <w:w w:val="105"/>
                <w:sz w:val="14"/>
              </w:rPr>
              <w:t>Remote</w:t>
            </w:r>
          </w:p>
        </w:tc>
        <w:tc>
          <w:tcPr>
            <w:tcW w:w="695" w:type="dxa"/>
            <w:tcBorders>
              <w:top w:val="double" w:sz="1" w:space="0" w:color="000000"/>
              <w:bottom w:val="single" w:sz="4" w:space="0" w:color="000000"/>
            </w:tcBorders>
          </w:tcPr>
          <w:p w14:paraId="370971DD" w14:textId="77777777" w:rsidR="00054221" w:rsidRDefault="00BD4E74">
            <w:pPr>
              <w:pStyle w:val="TableParagraph"/>
              <w:spacing w:before="162" w:line="156" w:lineRule="exact"/>
              <w:ind w:left="199"/>
              <w:jc w:val="left"/>
              <w:rPr>
                <w:sz w:val="14"/>
              </w:rPr>
            </w:pPr>
            <w:r>
              <w:rPr>
                <w:sz w:val="14"/>
              </w:rPr>
              <w:t>Diff</w:t>
            </w:r>
          </w:p>
        </w:tc>
        <w:tc>
          <w:tcPr>
            <w:tcW w:w="587" w:type="dxa"/>
            <w:tcBorders>
              <w:top w:val="double" w:sz="1" w:space="0" w:color="000000"/>
              <w:bottom w:val="single" w:sz="4" w:space="0" w:color="000000"/>
            </w:tcBorders>
          </w:tcPr>
          <w:p w14:paraId="0061EEF3" w14:textId="77777777" w:rsidR="00054221" w:rsidRDefault="00BD4E74">
            <w:pPr>
              <w:pStyle w:val="TableParagraph"/>
              <w:spacing w:before="162" w:line="156" w:lineRule="exact"/>
              <w:ind w:left="73" w:right="78"/>
              <w:rPr>
                <w:sz w:val="14"/>
              </w:rPr>
            </w:pPr>
            <w:r>
              <w:rPr>
                <w:w w:val="110"/>
                <w:sz w:val="14"/>
              </w:rPr>
              <w:t>F2F</w:t>
            </w:r>
          </w:p>
        </w:tc>
        <w:tc>
          <w:tcPr>
            <w:tcW w:w="705" w:type="dxa"/>
            <w:tcBorders>
              <w:top w:val="double" w:sz="1" w:space="0" w:color="000000"/>
              <w:bottom w:val="single" w:sz="4" w:space="0" w:color="000000"/>
            </w:tcBorders>
          </w:tcPr>
          <w:p w14:paraId="48189494" w14:textId="77777777" w:rsidR="00054221" w:rsidRDefault="00BD4E74">
            <w:pPr>
              <w:pStyle w:val="TableParagraph"/>
              <w:spacing w:before="0" w:line="156" w:lineRule="exact"/>
              <w:ind w:left="263"/>
              <w:jc w:val="left"/>
              <w:rPr>
                <w:sz w:val="14"/>
              </w:rPr>
            </w:pPr>
            <w:r>
              <w:rPr>
                <w:w w:val="115"/>
                <w:sz w:val="14"/>
              </w:rPr>
              <w:t>CAR</w:t>
            </w:r>
          </w:p>
          <w:p w14:paraId="7208C35C" w14:textId="77777777" w:rsidR="00054221" w:rsidRDefault="00BD4E74">
            <w:pPr>
              <w:pStyle w:val="TableParagraph"/>
              <w:spacing w:before="6" w:line="156" w:lineRule="exact"/>
              <w:ind w:left="101"/>
              <w:jc w:val="left"/>
              <w:rPr>
                <w:sz w:val="14"/>
              </w:rPr>
            </w:pPr>
            <w:r>
              <w:rPr>
                <w:w w:val="105"/>
                <w:sz w:val="14"/>
              </w:rPr>
              <w:t>Remote</w:t>
            </w:r>
          </w:p>
        </w:tc>
        <w:tc>
          <w:tcPr>
            <w:tcW w:w="745" w:type="dxa"/>
            <w:tcBorders>
              <w:top w:val="double" w:sz="1" w:space="0" w:color="000000"/>
              <w:bottom w:val="single" w:sz="4" w:space="0" w:color="000000"/>
            </w:tcBorders>
          </w:tcPr>
          <w:p w14:paraId="553BA797" w14:textId="77777777" w:rsidR="00054221" w:rsidRDefault="00BD4E74">
            <w:pPr>
              <w:pStyle w:val="TableParagraph"/>
              <w:spacing w:before="162" w:line="156" w:lineRule="exact"/>
              <w:ind w:left="78" w:right="86"/>
              <w:rPr>
                <w:sz w:val="14"/>
              </w:rPr>
            </w:pPr>
            <w:r>
              <w:rPr>
                <w:sz w:val="14"/>
              </w:rPr>
              <w:t>Diff</w:t>
            </w:r>
          </w:p>
        </w:tc>
      </w:tr>
      <w:tr w:rsidR="00054221" w14:paraId="39C8A6B2" w14:textId="77777777">
        <w:trPr>
          <w:trHeight w:val="138"/>
        </w:trPr>
        <w:tc>
          <w:tcPr>
            <w:tcW w:w="3843" w:type="dxa"/>
          </w:tcPr>
          <w:p w14:paraId="4E304254" w14:textId="77777777" w:rsidR="00054221" w:rsidRDefault="00BD4E74">
            <w:pPr>
              <w:pStyle w:val="TableParagraph"/>
              <w:tabs>
                <w:tab w:val="right" w:pos="3575"/>
              </w:tabs>
              <w:spacing w:before="0" w:line="119" w:lineRule="exact"/>
              <w:ind w:right="160"/>
              <w:jc w:val="right"/>
              <w:rPr>
                <w:sz w:val="14"/>
              </w:rPr>
            </w:pPr>
            <w:r>
              <w:rPr>
                <w:sz w:val="14"/>
              </w:rPr>
              <w:t>Maximum</w:t>
            </w:r>
            <w:r>
              <w:rPr>
                <w:spacing w:val="15"/>
                <w:sz w:val="14"/>
              </w:rPr>
              <w:t xml:space="preserve"> </w:t>
            </w:r>
            <w:r>
              <w:rPr>
                <w:sz w:val="14"/>
              </w:rPr>
              <w:t>Livelihood</w:t>
            </w:r>
            <w:r>
              <w:rPr>
                <w:spacing w:val="16"/>
                <w:sz w:val="14"/>
              </w:rPr>
              <w:t xml:space="preserve"> </w:t>
            </w:r>
            <w:r>
              <w:rPr>
                <w:sz w:val="14"/>
              </w:rPr>
              <w:t>Coping:</w:t>
            </w:r>
            <w:r>
              <w:rPr>
                <w:spacing w:val="33"/>
                <w:sz w:val="14"/>
              </w:rPr>
              <w:t xml:space="preserve"> </w:t>
            </w:r>
            <w:r>
              <w:rPr>
                <w:sz w:val="14"/>
              </w:rPr>
              <w:t>None</w:t>
            </w:r>
            <w:r>
              <w:rPr>
                <w:rFonts w:ascii="Times New Roman"/>
                <w:sz w:val="14"/>
              </w:rPr>
              <w:tab/>
            </w:r>
            <w:r>
              <w:rPr>
                <w:sz w:val="14"/>
              </w:rPr>
              <w:t>0.26</w:t>
            </w:r>
          </w:p>
        </w:tc>
        <w:tc>
          <w:tcPr>
            <w:tcW w:w="675" w:type="dxa"/>
          </w:tcPr>
          <w:p w14:paraId="2C6D81BC" w14:textId="77777777" w:rsidR="00054221" w:rsidRDefault="00BD4E74">
            <w:pPr>
              <w:pStyle w:val="TableParagraph"/>
              <w:spacing w:before="0" w:line="119" w:lineRule="exact"/>
              <w:ind w:left="137" w:right="110"/>
              <w:rPr>
                <w:sz w:val="14"/>
              </w:rPr>
            </w:pPr>
            <w:r>
              <w:rPr>
                <w:sz w:val="14"/>
              </w:rPr>
              <w:t>0.12</w:t>
            </w:r>
          </w:p>
        </w:tc>
        <w:tc>
          <w:tcPr>
            <w:tcW w:w="773" w:type="dxa"/>
          </w:tcPr>
          <w:p w14:paraId="0016CE63" w14:textId="77777777" w:rsidR="00054221" w:rsidRDefault="00BD4E74">
            <w:pPr>
              <w:pStyle w:val="TableParagraph"/>
              <w:spacing w:before="0" w:line="119" w:lineRule="exact"/>
              <w:ind w:left="110" w:right="83"/>
              <w:rPr>
                <w:sz w:val="14"/>
              </w:rPr>
            </w:pPr>
            <w:r>
              <w:rPr>
                <w:w w:val="105"/>
                <w:sz w:val="14"/>
              </w:rPr>
              <w:t>-0.14***</w:t>
            </w:r>
          </w:p>
        </w:tc>
        <w:tc>
          <w:tcPr>
            <w:tcW w:w="588" w:type="dxa"/>
          </w:tcPr>
          <w:p w14:paraId="05F84B37" w14:textId="77777777" w:rsidR="00054221" w:rsidRDefault="00BD4E74">
            <w:pPr>
              <w:pStyle w:val="TableParagraph"/>
              <w:spacing w:before="0" w:line="119" w:lineRule="exact"/>
              <w:ind w:left="80" w:right="80"/>
              <w:rPr>
                <w:sz w:val="14"/>
              </w:rPr>
            </w:pPr>
            <w:r>
              <w:rPr>
                <w:sz w:val="14"/>
              </w:rPr>
              <w:t>0.09</w:t>
            </w:r>
          </w:p>
        </w:tc>
        <w:tc>
          <w:tcPr>
            <w:tcW w:w="754" w:type="dxa"/>
          </w:tcPr>
          <w:p w14:paraId="216A26A5" w14:textId="77777777" w:rsidR="00054221" w:rsidRDefault="00BD4E74">
            <w:pPr>
              <w:pStyle w:val="TableParagraph"/>
              <w:spacing w:before="0" w:line="119" w:lineRule="exact"/>
              <w:ind w:left="136" w:right="187"/>
              <w:rPr>
                <w:sz w:val="14"/>
              </w:rPr>
            </w:pPr>
            <w:r>
              <w:rPr>
                <w:sz w:val="14"/>
              </w:rPr>
              <w:t>0.02</w:t>
            </w:r>
          </w:p>
        </w:tc>
        <w:tc>
          <w:tcPr>
            <w:tcW w:w="695" w:type="dxa"/>
          </w:tcPr>
          <w:p w14:paraId="005948C7" w14:textId="77777777" w:rsidR="00054221" w:rsidRDefault="00BD4E74">
            <w:pPr>
              <w:pStyle w:val="TableParagraph"/>
              <w:spacing w:before="0" w:line="119" w:lineRule="exact"/>
              <w:ind w:left="53"/>
              <w:jc w:val="left"/>
              <w:rPr>
                <w:sz w:val="14"/>
              </w:rPr>
            </w:pPr>
            <w:r>
              <w:rPr>
                <w:sz w:val="14"/>
              </w:rPr>
              <w:t>-0.07***</w:t>
            </w:r>
          </w:p>
        </w:tc>
        <w:tc>
          <w:tcPr>
            <w:tcW w:w="587" w:type="dxa"/>
          </w:tcPr>
          <w:p w14:paraId="7C49AA78" w14:textId="77777777" w:rsidR="00054221" w:rsidRDefault="00BD4E74">
            <w:pPr>
              <w:pStyle w:val="TableParagraph"/>
              <w:spacing w:before="0" w:line="119" w:lineRule="exact"/>
              <w:ind w:left="75" w:right="78"/>
              <w:rPr>
                <w:sz w:val="14"/>
              </w:rPr>
            </w:pPr>
            <w:r>
              <w:rPr>
                <w:sz w:val="14"/>
              </w:rPr>
              <w:t>0.20</w:t>
            </w:r>
          </w:p>
        </w:tc>
        <w:tc>
          <w:tcPr>
            <w:tcW w:w="705" w:type="dxa"/>
          </w:tcPr>
          <w:p w14:paraId="311DB5EE" w14:textId="77777777" w:rsidR="00054221" w:rsidRDefault="00BD4E74">
            <w:pPr>
              <w:pStyle w:val="TableParagraph"/>
              <w:spacing w:before="0" w:line="119" w:lineRule="exact"/>
              <w:ind w:left="133" w:right="137"/>
              <w:rPr>
                <w:sz w:val="14"/>
              </w:rPr>
            </w:pPr>
            <w:r>
              <w:rPr>
                <w:w w:val="110"/>
                <w:sz w:val="14"/>
              </w:rPr>
              <w:t>0.11</w:t>
            </w:r>
          </w:p>
        </w:tc>
        <w:tc>
          <w:tcPr>
            <w:tcW w:w="745" w:type="dxa"/>
          </w:tcPr>
          <w:p w14:paraId="5BD948BF" w14:textId="77777777" w:rsidR="00054221" w:rsidRDefault="00BD4E74">
            <w:pPr>
              <w:pStyle w:val="TableParagraph"/>
              <w:spacing w:before="0" w:line="119" w:lineRule="exact"/>
              <w:ind w:left="79" w:right="85"/>
              <w:rPr>
                <w:sz w:val="14"/>
              </w:rPr>
            </w:pPr>
            <w:r>
              <w:rPr>
                <w:sz w:val="14"/>
              </w:rPr>
              <w:t>-0.09*</w:t>
            </w:r>
          </w:p>
        </w:tc>
      </w:tr>
      <w:tr w:rsidR="00054221" w14:paraId="5F0BDB13" w14:textId="77777777">
        <w:trPr>
          <w:trHeight w:val="165"/>
        </w:trPr>
        <w:tc>
          <w:tcPr>
            <w:tcW w:w="3843" w:type="dxa"/>
          </w:tcPr>
          <w:p w14:paraId="61AFD64D" w14:textId="77777777" w:rsidR="00054221" w:rsidRDefault="00BD4E74">
            <w:pPr>
              <w:pStyle w:val="TableParagraph"/>
              <w:spacing w:before="12" w:line="133" w:lineRule="exact"/>
              <w:ind w:right="102"/>
              <w:jc w:val="right"/>
              <w:rPr>
                <w:sz w:val="14"/>
              </w:rPr>
            </w:pPr>
            <w:r>
              <w:rPr>
                <w:sz w:val="14"/>
              </w:rPr>
              <w:t>(0.44)</w:t>
            </w:r>
          </w:p>
        </w:tc>
        <w:tc>
          <w:tcPr>
            <w:tcW w:w="675" w:type="dxa"/>
          </w:tcPr>
          <w:p w14:paraId="31BD276F" w14:textId="77777777" w:rsidR="00054221" w:rsidRDefault="00BD4E74">
            <w:pPr>
              <w:pStyle w:val="TableParagraph"/>
              <w:spacing w:before="12" w:line="133" w:lineRule="exact"/>
              <w:ind w:left="138" w:right="110"/>
              <w:rPr>
                <w:sz w:val="14"/>
              </w:rPr>
            </w:pPr>
            <w:r>
              <w:rPr>
                <w:sz w:val="14"/>
              </w:rPr>
              <w:t>(0.32)</w:t>
            </w:r>
          </w:p>
        </w:tc>
        <w:tc>
          <w:tcPr>
            <w:tcW w:w="773" w:type="dxa"/>
          </w:tcPr>
          <w:p w14:paraId="409E9089" w14:textId="77777777" w:rsidR="00054221" w:rsidRDefault="00BD4E74">
            <w:pPr>
              <w:pStyle w:val="TableParagraph"/>
              <w:spacing w:before="12" w:line="133" w:lineRule="exact"/>
              <w:ind w:left="110" w:right="83"/>
              <w:rPr>
                <w:sz w:val="14"/>
              </w:rPr>
            </w:pPr>
            <w:r>
              <w:rPr>
                <w:sz w:val="14"/>
              </w:rPr>
              <w:t>(0.00)</w:t>
            </w:r>
          </w:p>
        </w:tc>
        <w:tc>
          <w:tcPr>
            <w:tcW w:w="588" w:type="dxa"/>
          </w:tcPr>
          <w:p w14:paraId="1E1BAEFD" w14:textId="77777777" w:rsidR="00054221" w:rsidRDefault="00BD4E74">
            <w:pPr>
              <w:pStyle w:val="TableParagraph"/>
              <w:spacing w:before="12" w:line="133" w:lineRule="exact"/>
              <w:ind w:left="80" w:right="80"/>
              <w:rPr>
                <w:sz w:val="14"/>
              </w:rPr>
            </w:pPr>
            <w:r>
              <w:rPr>
                <w:sz w:val="14"/>
              </w:rPr>
              <w:t>(0.29)</w:t>
            </w:r>
          </w:p>
        </w:tc>
        <w:tc>
          <w:tcPr>
            <w:tcW w:w="754" w:type="dxa"/>
          </w:tcPr>
          <w:p w14:paraId="2714E3DF" w14:textId="77777777" w:rsidR="00054221" w:rsidRDefault="00BD4E74">
            <w:pPr>
              <w:pStyle w:val="TableParagraph"/>
              <w:spacing w:before="12" w:line="133" w:lineRule="exact"/>
              <w:ind w:left="136" w:right="187"/>
              <w:rPr>
                <w:sz w:val="14"/>
              </w:rPr>
            </w:pPr>
            <w:r>
              <w:rPr>
                <w:w w:val="105"/>
                <w:sz w:val="14"/>
              </w:rPr>
              <w:t>(0.14)</w:t>
            </w:r>
          </w:p>
        </w:tc>
        <w:tc>
          <w:tcPr>
            <w:tcW w:w="695" w:type="dxa"/>
          </w:tcPr>
          <w:p w14:paraId="6776B22F" w14:textId="77777777" w:rsidR="00054221" w:rsidRDefault="00BD4E74">
            <w:pPr>
              <w:pStyle w:val="TableParagraph"/>
              <w:spacing w:before="12" w:line="133" w:lineRule="exact"/>
              <w:ind w:left="131"/>
              <w:jc w:val="left"/>
              <w:rPr>
                <w:sz w:val="14"/>
              </w:rPr>
            </w:pPr>
            <w:r>
              <w:rPr>
                <w:sz w:val="14"/>
              </w:rPr>
              <w:t>(0.00)</w:t>
            </w:r>
          </w:p>
        </w:tc>
        <w:tc>
          <w:tcPr>
            <w:tcW w:w="587" w:type="dxa"/>
          </w:tcPr>
          <w:p w14:paraId="4F9E9C8D" w14:textId="77777777" w:rsidR="00054221" w:rsidRDefault="00BD4E74">
            <w:pPr>
              <w:pStyle w:val="TableParagraph"/>
              <w:spacing w:before="12" w:line="133" w:lineRule="exact"/>
              <w:ind w:left="75" w:right="78"/>
              <w:rPr>
                <w:sz w:val="14"/>
              </w:rPr>
            </w:pPr>
            <w:r>
              <w:rPr>
                <w:sz w:val="14"/>
              </w:rPr>
              <w:t>(0.40)</w:t>
            </w:r>
          </w:p>
        </w:tc>
        <w:tc>
          <w:tcPr>
            <w:tcW w:w="705" w:type="dxa"/>
          </w:tcPr>
          <w:p w14:paraId="12E8A125" w14:textId="77777777" w:rsidR="00054221" w:rsidRDefault="00BD4E74">
            <w:pPr>
              <w:pStyle w:val="TableParagraph"/>
              <w:spacing w:before="12" w:line="133" w:lineRule="exact"/>
              <w:ind w:left="133" w:right="137"/>
              <w:rPr>
                <w:sz w:val="14"/>
              </w:rPr>
            </w:pPr>
            <w:r>
              <w:rPr>
                <w:sz w:val="14"/>
              </w:rPr>
              <w:t>(0.32)</w:t>
            </w:r>
          </w:p>
        </w:tc>
        <w:tc>
          <w:tcPr>
            <w:tcW w:w="745" w:type="dxa"/>
          </w:tcPr>
          <w:p w14:paraId="017ACCB5" w14:textId="77777777" w:rsidR="00054221" w:rsidRDefault="00BD4E74">
            <w:pPr>
              <w:pStyle w:val="TableParagraph"/>
              <w:spacing w:before="12" w:line="133" w:lineRule="exact"/>
              <w:ind w:left="79" w:right="85"/>
              <w:rPr>
                <w:sz w:val="14"/>
              </w:rPr>
            </w:pPr>
            <w:r>
              <w:rPr>
                <w:sz w:val="14"/>
              </w:rPr>
              <w:t>(0.01)</w:t>
            </w:r>
          </w:p>
        </w:tc>
      </w:tr>
      <w:tr w:rsidR="00054221" w14:paraId="7472CE1C" w14:textId="77777777">
        <w:trPr>
          <w:trHeight w:val="165"/>
        </w:trPr>
        <w:tc>
          <w:tcPr>
            <w:tcW w:w="3843" w:type="dxa"/>
          </w:tcPr>
          <w:p w14:paraId="64E03EE5" w14:textId="77777777" w:rsidR="00054221" w:rsidRDefault="00BD4E74">
            <w:pPr>
              <w:pStyle w:val="TableParagraph"/>
              <w:tabs>
                <w:tab w:val="right" w:pos="3576"/>
              </w:tabs>
              <w:spacing w:before="12" w:line="133" w:lineRule="exact"/>
              <w:ind w:right="160"/>
              <w:jc w:val="right"/>
              <w:rPr>
                <w:sz w:val="14"/>
              </w:rPr>
            </w:pPr>
            <w:r>
              <w:rPr>
                <w:sz w:val="14"/>
              </w:rPr>
              <w:t>Maximum</w:t>
            </w:r>
            <w:r>
              <w:rPr>
                <w:spacing w:val="16"/>
                <w:sz w:val="14"/>
              </w:rPr>
              <w:t xml:space="preserve"> </w:t>
            </w:r>
            <w:r>
              <w:rPr>
                <w:sz w:val="14"/>
              </w:rPr>
              <w:t>Livelihood</w:t>
            </w:r>
            <w:r>
              <w:rPr>
                <w:spacing w:val="17"/>
                <w:sz w:val="14"/>
              </w:rPr>
              <w:t xml:space="preserve"> </w:t>
            </w:r>
            <w:r>
              <w:rPr>
                <w:sz w:val="14"/>
              </w:rPr>
              <w:t>Coping:</w:t>
            </w:r>
            <w:r>
              <w:rPr>
                <w:spacing w:val="34"/>
                <w:sz w:val="14"/>
              </w:rPr>
              <w:t xml:space="preserve"> </w:t>
            </w:r>
            <w:r>
              <w:rPr>
                <w:sz w:val="14"/>
              </w:rPr>
              <w:t>Stress</w:t>
            </w:r>
            <w:r>
              <w:rPr>
                <w:spacing w:val="17"/>
                <w:sz w:val="14"/>
              </w:rPr>
              <w:t xml:space="preserve"> </w:t>
            </w:r>
            <w:r>
              <w:rPr>
                <w:sz w:val="14"/>
              </w:rPr>
              <w:t>level</w:t>
            </w:r>
            <w:r>
              <w:rPr>
                <w:rFonts w:ascii="Times New Roman"/>
                <w:sz w:val="14"/>
              </w:rPr>
              <w:tab/>
            </w:r>
            <w:r>
              <w:rPr>
                <w:sz w:val="14"/>
              </w:rPr>
              <w:t>0.46</w:t>
            </w:r>
          </w:p>
        </w:tc>
        <w:tc>
          <w:tcPr>
            <w:tcW w:w="675" w:type="dxa"/>
          </w:tcPr>
          <w:p w14:paraId="09D9B814" w14:textId="77777777" w:rsidR="00054221" w:rsidRDefault="00BD4E74">
            <w:pPr>
              <w:pStyle w:val="TableParagraph"/>
              <w:spacing w:before="12" w:line="133" w:lineRule="exact"/>
              <w:ind w:left="138" w:right="110"/>
              <w:rPr>
                <w:sz w:val="14"/>
              </w:rPr>
            </w:pPr>
            <w:r>
              <w:rPr>
                <w:sz w:val="14"/>
              </w:rPr>
              <w:t>0.41</w:t>
            </w:r>
          </w:p>
        </w:tc>
        <w:tc>
          <w:tcPr>
            <w:tcW w:w="773" w:type="dxa"/>
          </w:tcPr>
          <w:p w14:paraId="0077856D" w14:textId="77777777" w:rsidR="00054221" w:rsidRDefault="00BD4E74">
            <w:pPr>
              <w:pStyle w:val="TableParagraph"/>
              <w:spacing w:before="12" w:line="133" w:lineRule="exact"/>
              <w:ind w:left="110" w:right="82"/>
              <w:rPr>
                <w:sz w:val="14"/>
              </w:rPr>
            </w:pPr>
            <w:r>
              <w:rPr>
                <w:sz w:val="14"/>
              </w:rPr>
              <w:t>-0.05</w:t>
            </w:r>
          </w:p>
        </w:tc>
        <w:tc>
          <w:tcPr>
            <w:tcW w:w="588" w:type="dxa"/>
          </w:tcPr>
          <w:p w14:paraId="044655E2" w14:textId="77777777" w:rsidR="00054221" w:rsidRDefault="00BD4E74">
            <w:pPr>
              <w:pStyle w:val="TableParagraph"/>
              <w:spacing w:before="12" w:line="133" w:lineRule="exact"/>
              <w:ind w:left="80" w:right="80"/>
              <w:rPr>
                <w:sz w:val="14"/>
              </w:rPr>
            </w:pPr>
            <w:r>
              <w:rPr>
                <w:sz w:val="14"/>
              </w:rPr>
              <w:t>0.28</w:t>
            </w:r>
          </w:p>
        </w:tc>
        <w:tc>
          <w:tcPr>
            <w:tcW w:w="754" w:type="dxa"/>
          </w:tcPr>
          <w:p w14:paraId="195963D2" w14:textId="77777777" w:rsidR="00054221" w:rsidRDefault="00BD4E74">
            <w:pPr>
              <w:pStyle w:val="TableParagraph"/>
              <w:spacing w:before="12" w:line="133" w:lineRule="exact"/>
              <w:ind w:left="136" w:right="186"/>
              <w:rPr>
                <w:sz w:val="14"/>
              </w:rPr>
            </w:pPr>
            <w:r>
              <w:rPr>
                <w:sz w:val="14"/>
              </w:rPr>
              <w:t>0.08</w:t>
            </w:r>
          </w:p>
        </w:tc>
        <w:tc>
          <w:tcPr>
            <w:tcW w:w="695" w:type="dxa"/>
          </w:tcPr>
          <w:p w14:paraId="15572E6A" w14:textId="77777777" w:rsidR="00054221" w:rsidRDefault="00BD4E74">
            <w:pPr>
              <w:pStyle w:val="TableParagraph"/>
              <w:spacing w:before="12" w:line="133" w:lineRule="exact"/>
              <w:ind w:left="53"/>
              <w:jc w:val="left"/>
              <w:rPr>
                <w:sz w:val="14"/>
              </w:rPr>
            </w:pPr>
            <w:r>
              <w:rPr>
                <w:sz w:val="14"/>
              </w:rPr>
              <w:t>-0.20***</w:t>
            </w:r>
          </w:p>
        </w:tc>
        <w:tc>
          <w:tcPr>
            <w:tcW w:w="587" w:type="dxa"/>
          </w:tcPr>
          <w:p w14:paraId="4C9C58C7" w14:textId="77777777" w:rsidR="00054221" w:rsidRDefault="00BD4E74">
            <w:pPr>
              <w:pStyle w:val="TableParagraph"/>
              <w:spacing w:before="12" w:line="133" w:lineRule="exact"/>
              <w:ind w:left="75" w:right="78"/>
              <w:rPr>
                <w:sz w:val="14"/>
              </w:rPr>
            </w:pPr>
            <w:r>
              <w:rPr>
                <w:sz w:val="14"/>
              </w:rPr>
              <w:t>0.61</w:t>
            </w:r>
          </w:p>
        </w:tc>
        <w:tc>
          <w:tcPr>
            <w:tcW w:w="705" w:type="dxa"/>
          </w:tcPr>
          <w:p w14:paraId="2506A623" w14:textId="77777777" w:rsidR="00054221" w:rsidRDefault="00BD4E74">
            <w:pPr>
              <w:pStyle w:val="TableParagraph"/>
              <w:spacing w:before="12" w:line="133" w:lineRule="exact"/>
              <w:ind w:left="133" w:right="136"/>
              <w:rPr>
                <w:sz w:val="14"/>
              </w:rPr>
            </w:pPr>
            <w:r>
              <w:rPr>
                <w:sz w:val="14"/>
              </w:rPr>
              <w:t>0.43</w:t>
            </w:r>
          </w:p>
        </w:tc>
        <w:tc>
          <w:tcPr>
            <w:tcW w:w="745" w:type="dxa"/>
          </w:tcPr>
          <w:p w14:paraId="0B206296" w14:textId="77777777" w:rsidR="00054221" w:rsidRDefault="00BD4E74">
            <w:pPr>
              <w:pStyle w:val="TableParagraph"/>
              <w:spacing w:before="12" w:line="133" w:lineRule="exact"/>
              <w:ind w:left="79" w:right="86"/>
              <w:rPr>
                <w:sz w:val="14"/>
              </w:rPr>
            </w:pPr>
            <w:r>
              <w:rPr>
                <w:w w:val="105"/>
                <w:sz w:val="14"/>
              </w:rPr>
              <w:t>-0.19***</w:t>
            </w:r>
          </w:p>
        </w:tc>
      </w:tr>
      <w:tr w:rsidR="00054221" w14:paraId="7049E6FB" w14:textId="77777777">
        <w:trPr>
          <w:trHeight w:val="165"/>
        </w:trPr>
        <w:tc>
          <w:tcPr>
            <w:tcW w:w="3843" w:type="dxa"/>
          </w:tcPr>
          <w:p w14:paraId="7359FC28" w14:textId="77777777" w:rsidR="00054221" w:rsidRDefault="00BD4E74">
            <w:pPr>
              <w:pStyle w:val="TableParagraph"/>
              <w:spacing w:before="12" w:line="133" w:lineRule="exact"/>
              <w:ind w:right="102"/>
              <w:jc w:val="right"/>
              <w:rPr>
                <w:sz w:val="14"/>
              </w:rPr>
            </w:pPr>
            <w:r>
              <w:rPr>
                <w:sz w:val="14"/>
              </w:rPr>
              <w:t>(0.50)</w:t>
            </w:r>
          </w:p>
        </w:tc>
        <w:tc>
          <w:tcPr>
            <w:tcW w:w="675" w:type="dxa"/>
          </w:tcPr>
          <w:p w14:paraId="5E2B91A0" w14:textId="77777777" w:rsidR="00054221" w:rsidRDefault="00BD4E74">
            <w:pPr>
              <w:pStyle w:val="TableParagraph"/>
              <w:spacing w:before="12" w:line="133" w:lineRule="exact"/>
              <w:ind w:left="138" w:right="110"/>
              <w:rPr>
                <w:sz w:val="14"/>
              </w:rPr>
            </w:pPr>
            <w:r>
              <w:rPr>
                <w:sz w:val="14"/>
              </w:rPr>
              <w:t>(0.49)</w:t>
            </w:r>
          </w:p>
        </w:tc>
        <w:tc>
          <w:tcPr>
            <w:tcW w:w="773" w:type="dxa"/>
          </w:tcPr>
          <w:p w14:paraId="487E9425" w14:textId="77777777" w:rsidR="00054221" w:rsidRDefault="00BD4E74">
            <w:pPr>
              <w:pStyle w:val="TableParagraph"/>
              <w:spacing w:before="12" w:line="133" w:lineRule="exact"/>
              <w:ind w:left="110" w:right="83"/>
              <w:rPr>
                <w:sz w:val="14"/>
              </w:rPr>
            </w:pPr>
            <w:r>
              <w:rPr>
                <w:sz w:val="14"/>
              </w:rPr>
              <w:t>(0.10)</w:t>
            </w:r>
          </w:p>
        </w:tc>
        <w:tc>
          <w:tcPr>
            <w:tcW w:w="588" w:type="dxa"/>
          </w:tcPr>
          <w:p w14:paraId="3B06344C" w14:textId="77777777" w:rsidR="00054221" w:rsidRDefault="00BD4E74">
            <w:pPr>
              <w:pStyle w:val="TableParagraph"/>
              <w:spacing w:before="12" w:line="133" w:lineRule="exact"/>
              <w:ind w:left="80" w:right="80"/>
              <w:rPr>
                <w:sz w:val="14"/>
              </w:rPr>
            </w:pPr>
            <w:r>
              <w:rPr>
                <w:sz w:val="14"/>
              </w:rPr>
              <w:t>(0.45)</w:t>
            </w:r>
          </w:p>
        </w:tc>
        <w:tc>
          <w:tcPr>
            <w:tcW w:w="754" w:type="dxa"/>
          </w:tcPr>
          <w:p w14:paraId="78110DD0" w14:textId="77777777" w:rsidR="00054221" w:rsidRDefault="00BD4E74">
            <w:pPr>
              <w:pStyle w:val="TableParagraph"/>
              <w:spacing w:before="12" w:line="133" w:lineRule="exact"/>
              <w:ind w:left="136" w:right="187"/>
              <w:rPr>
                <w:sz w:val="14"/>
              </w:rPr>
            </w:pPr>
            <w:r>
              <w:rPr>
                <w:sz w:val="14"/>
              </w:rPr>
              <w:t>(0.28)</w:t>
            </w:r>
          </w:p>
        </w:tc>
        <w:tc>
          <w:tcPr>
            <w:tcW w:w="695" w:type="dxa"/>
          </w:tcPr>
          <w:p w14:paraId="414BEC55" w14:textId="77777777" w:rsidR="00054221" w:rsidRDefault="00BD4E74">
            <w:pPr>
              <w:pStyle w:val="TableParagraph"/>
              <w:spacing w:before="12" w:line="133" w:lineRule="exact"/>
              <w:ind w:left="131"/>
              <w:jc w:val="left"/>
              <w:rPr>
                <w:sz w:val="14"/>
              </w:rPr>
            </w:pPr>
            <w:r>
              <w:rPr>
                <w:sz w:val="14"/>
              </w:rPr>
              <w:t>(0.00)</w:t>
            </w:r>
          </w:p>
        </w:tc>
        <w:tc>
          <w:tcPr>
            <w:tcW w:w="587" w:type="dxa"/>
          </w:tcPr>
          <w:p w14:paraId="18B657D1" w14:textId="77777777" w:rsidR="00054221" w:rsidRDefault="00BD4E74">
            <w:pPr>
              <w:pStyle w:val="TableParagraph"/>
              <w:spacing w:before="12" w:line="133" w:lineRule="exact"/>
              <w:ind w:left="75" w:right="78"/>
              <w:rPr>
                <w:sz w:val="14"/>
              </w:rPr>
            </w:pPr>
            <w:r>
              <w:rPr>
                <w:sz w:val="14"/>
              </w:rPr>
              <w:t>(0.49)</w:t>
            </w:r>
          </w:p>
        </w:tc>
        <w:tc>
          <w:tcPr>
            <w:tcW w:w="705" w:type="dxa"/>
          </w:tcPr>
          <w:p w14:paraId="2653A5B9" w14:textId="77777777" w:rsidR="00054221" w:rsidRDefault="00BD4E74">
            <w:pPr>
              <w:pStyle w:val="TableParagraph"/>
              <w:spacing w:before="12" w:line="133" w:lineRule="exact"/>
              <w:ind w:left="133" w:right="137"/>
              <w:rPr>
                <w:sz w:val="14"/>
              </w:rPr>
            </w:pPr>
            <w:r>
              <w:rPr>
                <w:sz w:val="14"/>
              </w:rPr>
              <w:t>(0.50)</w:t>
            </w:r>
          </w:p>
        </w:tc>
        <w:tc>
          <w:tcPr>
            <w:tcW w:w="745" w:type="dxa"/>
          </w:tcPr>
          <w:p w14:paraId="720977E8" w14:textId="77777777" w:rsidR="00054221" w:rsidRDefault="00BD4E74">
            <w:pPr>
              <w:pStyle w:val="TableParagraph"/>
              <w:spacing w:before="12" w:line="133" w:lineRule="exact"/>
              <w:ind w:left="79" w:right="85"/>
              <w:rPr>
                <w:sz w:val="14"/>
              </w:rPr>
            </w:pPr>
            <w:r>
              <w:rPr>
                <w:sz w:val="14"/>
              </w:rPr>
              <w:t>(0.00)</w:t>
            </w:r>
          </w:p>
        </w:tc>
      </w:tr>
      <w:tr w:rsidR="00054221" w14:paraId="03E5FD7D" w14:textId="77777777">
        <w:trPr>
          <w:trHeight w:val="165"/>
        </w:trPr>
        <w:tc>
          <w:tcPr>
            <w:tcW w:w="3843" w:type="dxa"/>
          </w:tcPr>
          <w:p w14:paraId="5E2F1402" w14:textId="77777777" w:rsidR="00054221" w:rsidRDefault="00BD4E74">
            <w:pPr>
              <w:pStyle w:val="TableParagraph"/>
              <w:tabs>
                <w:tab w:val="right" w:pos="3576"/>
              </w:tabs>
              <w:spacing w:before="12" w:line="133" w:lineRule="exact"/>
              <w:ind w:right="160"/>
              <w:jc w:val="right"/>
              <w:rPr>
                <w:sz w:val="14"/>
              </w:rPr>
            </w:pPr>
            <w:r>
              <w:rPr>
                <w:sz w:val="14"/>
              </w:rPr>
              <w:t>Maximum</w:t>
            </w:r>
            <w:r>
              <w:rPr>
                <w:spacing w:val="17"/>
                <w:sz w:val="14"/>
              </w:rPr>
              <w:t xml:space="preserve"> </w:t>
            </w:r>
            <w:r>
              <w:rPr>
                <w:sz w:val="14"/>
              </w:rPr>
              <w:t>Livelihood</w:t>
            </w:r>
            <w:r>
              <w:rPr>
                <w:spacing w:val="18"/>
                <w:sz w:val="14"/>
              </w:rPr>
              <w:t xml:space="preserve"> </w:t>
            </w:r>
            <w:r>
              <w:rPr>
                <w:sz w:val="14"/>
              </w:rPr>
              <w:t>Coping:</w:t>
            </w:r>
            <w:r>
              <w:rPr>
                <w:spacing w:val="35"/>
                <w:sz w:val="14"/>
              </w:rPr>
              <w:t xml:space="preserve"> </w:t>
            </w:r>
            <w:r>
              <w:rPr>
                <w:sz w:val="14"/>
              </w:rPr>
              <w:t>Crisis</w:t>
            </w:r>
            <w:r>
              <w:rPr>
                <w:spacing w:val="18"/>
                <w:sz w:val="14"/>
              </w:rPr>
              <w:t xml:space="preserve"> </w:t>
            </w:r>
            <w:r>
              <w:rPr>
                <w:sz w:val="14"/>
              </w:rPr>
              <w:t>level</w:t>
            </w:r>
            <w:r>
              <w:rPr>
                <w:rFonts w:ascii="Times New Roman"/>
                <w:sz w:val="14"/>
              </w:rPr>
              <w:tab/>
            </w:r>
            <w:r>
              <w:rPr>
                <w:sz w:val="14"/>
              </w:rPr>
              <w:t>0.25</w:t>
            </w:r>
          </w:p>
        </w:tc>
        <w:tc>
          <w:tcPr>
            <w:tcW w:w="675" w:type="dxa"/>
          </w:tcPr>
          <w:p w14:paraId="4F1F6F10" w14:textId="77777777" w:rsidR="00054221" w:rsidRDefault="00BD4E74">
            <w:pPr>
              <w:pStyle w:val="TableParagraph"/>
              <w:spacing w:before="12" w:line="133" w:lineRule="exact"/>
              <w:ind w:left="138" w:right="110"/>
              <w:rPr>
                <w:sz w:val="14"/>
              </w:rPr>
            </w:pPr>
            <w:r>
              <w:rPr>
                <w:sz w:val="14"/>
              </w:rPr>
              <w:t>0.33</w:t>
            </w:r>
          </w:p>
        </w:tc>
        <w:tc>
          <w:tcPr>
            <w:tcW w:w="773" w:type="dxa"/>
          </w:tcPr>
          <w:p w14:paraId="03F48698" w14:textId="77777777" w:rsidR="00054221" w:rsidRDefault="00BD4E74">
            <w:pPr>
              <w:pStyle w:val="TableParagraph"/>
              <w:spacing w:before="12" w:line="133" w:lineRule="exact"/>
              <w:ind w:left="110" w:right="82"/>
              <w:rPr>
                <w:sz w:val="14"/>
              </w:rPr>
            </w:pPr>
            <w:r>
              <w:rPr>
                <w:sz w:val="14"/>
              </w:rPr>
              <w:t>0.08**</w:t>
            </w:r>
          </w:p>
        </w:tc>
        <w:tc>
          <w:tcPr>
            <w:tcW w:w="588" w:type="dxa"/>
          </w:tcPr>
          <w:p w14:paraId="56DC1729" w14:textId="77777777" w:rsidR="00054221" w:rsidRDefault="00BD4E74">
            <w:pPr>
              <w:pStyle w:val="TableParagraph"/>
              <w:spacing w:before="12" w:line="133" w:lineRule="exact"/>
              <w:ind w:left="79" w:right="80"/>
              <w:rPr>
                <w:sz w:val="14"/>
              </w:rPr>
            </w:pPr>
            <w:r>
              <w:rPr>
                <w:sz w:val="14"/>
              </w:rPr>
              <w:t>0.42</w:t>
            </w:r>
          </w:p>
        </w:tc>
        <w:tc>
          <w:tcPr>
            <w:tcW w:w="754" w:type="dxa"/>
          </w:tcPr>
          <w:p w14:paraId="54716499" w14:textId="77777777" w:rsidR="00054221" w:rsidRDefault="00BD4E74">
            <w:pPr>
              <w:pStyle w:val="TableParagraph"/>
              <w:spacing w:before="12" w:line="133" w:lineRule="exact"/>
              <w:ind w:left="136" w:right="186"/>
              <w:rPr>
                <w:sz w:val="14"/>
              </w:rPr>
            </w:pPr>
            <w:r>
              <w:rPr>
                <w:sz w:val="14"/>
              </w:rPr>
              <w:t>0.19</w:t>
            </w:r>
          </w:p>
        </w:tc>
        <w:tc>
          <w:tcPr>
            <w:tcW w:w="695" w:type="dxa"/>
          </w:tcPr>
          <w:p w14:paraId="1D2D2038" w14:textId="77777777" w:rsidR="00054221" w:rsidRDefault="00BD4E74">
            <w:pPr>
              <w:pStyle w:val="TableParagraph"/>
              <w:spacing w:before="12" w:line="133" w:lineRule="exact"/>
              <w:ind w:left="53"/>
              <w:jc w:val="left"/>
              <w:rPr>
                <w:sz w:val="14"/>
              </w:rPr>
            </w:pPr>
            <w:r>
              <w:rPr>
                <w:sz w:val="14"/>
              </w:rPr>
              <w:t>-0.23***</w:t>
            </w:r>
          </w:p>
        </w:tc>
        <w:tc>
          <w:tcPr>
            <w:tcW w:w="587" w:type="dxa"/>
          </w:tcPr>
          <w:p w14:paraId="6739C7A1" w14:textId="77777777" w:rsidR="00054221" w:rsidRDefault="00BD4E74">
            <w:pPr>
              <w:pStyle w:val="TableParagraph"/>
              <w:spacing w:before="12" w:line="133" w:lineRule="exact"/>
              <w:ind w:left="75" w:right="77"/>
              <w:rPr>
                <w:sz w:val="14"/>
              </w:rPr>
            </w:pPr>
            <w:r>
              <w:rPr>
                <w:sz w:val="14"/>
              </w:rPr>
              <w:t>0.14</w:t>
            </w:r>
          </w:p>
        </w:tc>
        <w:tc>
          <w:tcPr>
            <w:tcW w:w="705" w:type="dxa"/>
          </w:tcPr>
          <w:p w14:paraId="2EAC49AD" w14:textId="77777777" w:rsidR="00054221" w:rsidRDefault="00BD4E74">
            <w:pPr>
              <w:pStyle w:val="TableParagraph"/>
              <w:spacing w:before="12" w:line="133" w:lineRule="exact"/>
              <w:ind w:left="133" w:right="136"/>
              <w:rPr>
                <w:sz w:val="14"/>
              </w:rPr>
            </w:pPr>
            <w:r>
              <w:rPr>
                <w:sz w:val="14"/>
              </w:rPr>
              <w:t>0.26</w:t>
            </w:r>
          </w:p>
        </w:tc>
        <w:tc>
          <w:tcPr>
            <w:tcW w:w="745" w:type="dxa"/>
          </w:tcPr>
          <w:p w14:paraId="229331B0" w14:textId="77777777" w:rsidR="00054221" w:rsidRDefault="00BD4E74">
            <w:pPr>
              <w:pStyle w:val="TableParagraph"/>
              <w:spacing w:before="12" w:line="133" w:lineRule="exact"/>
              <w:ind w:left="79" w:right="84"/>
              <w:rPr>
                <w:sz w:val="14"/>
              </w:rPr>
            </w:pPr>
            <w:r>
              <w:rPr>
                <w:w w:val="105"/>
                <w:sz w:val="14"/>
              </w:rPr>
              <w:t>0.13**</w:t>
            </w:r>
          </w:p>
        </w:tc>
      </w:tr>
      <w:tr w:rsidR="00054221" w14:paraId="55FC07C5" w14:textId="77777777">
        <w:trPr>
          <w:trHeight w:val="165"/>
        </w:trPr>
        <w:tc>
          <w:tcPr>
            <w:tcW w:w="3843" w:type="dxa"/>
          </w:tcPr>
          <w:p w14:paraId="293A6201" w14:textId="77777777" w:rsidR="00054221" w:rsidRDefault="00BD4E74">
            <w:pPr>
              <w:pStyle w:val="TableParagraph"/>
              <w:spacing w:before="12" w:line="133" w:lineRule="exact"/>
              <w:ind w:right="102"/>
              <w:jc w:val="right"/>
              <w:rPr>
                <w:sz w:val="14"/>
              </w:rPr>
            </w:pPr>
            <w:r>
              <w:rPr>
                <w:sz w:val="14"/>
              </w:rPr>
              <w:t>(0.43)</w:t>
            </w:r>
          </w:p>
        </w:tc>
        <w:tc>
          <w:tcPr>
            <w:tcW w:w="675" w:type="dxa"/>
          </w:tcPr>
          <w:p w14:paraId="3FCE7FAE" w14:textId="77777777" w:rsidR="00054221" w:rsidRDefault="00BD4E74">
            <w:pPr>
              <w:pStyle w:val="TableParagraph"/>
              <w:spacing w:before="12" w:line="133" w:lineRule="exact"/>
              <w:ind w:left="138" w:right="110"/>
              <w:rPr>
                <w:sz w:val="14"/>
              </w:rPr>
            </w:pPr>
            <w:r>
              <w:rPr>
                <w:sz w:val="14"/>
              </w:rPr>
              <w:t>(0.47)</w:t>
            </w:r>
          </w:p>
        </w:tc>
        <w:tc>
          <w:tcPr>
            <w:tcW w:w="773" w:type="dxa"/>
          </w:tcPr>
          <w:p w14:paraId="7004FC57" w14:textId="77777777" w:rsidR="00054221" w:rsidRDefault="00BD4E74">
            <w:pPr>
              <w:pStyle w:val="TableParagraph"/>
              <w:spacing w:before="12" w:line="133" w:lineRule="exact"/>
              <w:ind w:left="110" w:right="83"/>
              <w:rPr>
                <w:sz w:val="14"/>
              </w:rPr>
            </w:pPr>
            <w:r>
              <w:rPr>
                <w:sz w:val="14"/>
              </w:rPr>
              <w:t>(0.00)</w:t>
            </w:r>
          </w:p>
        </w:tc>
        <w:tc>
          <w:tcPr>
            <w:tcW w:w="588" w:type="dxa"/>
          </w:tcPr>
          <w:p w14:paraId="0A519669" w14:textId="77777777" w:rsidR="00054221" w:rsidRDefault="00BD4E74">
            <w:pPr>
              <w:pStyle w:val="TableParagraph"/>
              <w:spacing w:before="12" w:line="133" w:lineRule="exact"/>
              <w:ind w:left="80" w:right="80"/>
              <w:rPr>
                <w:sz w:val="14"/>
              </w:rPr>
            </w:pPr>
            <w:r>
              <w:rPr>
                <w:sz w:val="14"/>
              </w:rPr>
              <w:t>(0.49)</w:t>
            </w:r>
          </w:p>
        </w:tc>
        <w:tc>
          <w:tcPr>
            <w:tcW w:w="754" w:type="dxa"/>
          </w:tcPr>
          <w:p w14:paraId="7703F6E9" w14:textId="77777777" w:rsidR="00054221" w:rsidRDefault="00BD4E74">
            <w:pPr>
              <w:pStyle w:val="TableParagraph"/>
              <w:spacing w:before="12" w:line="133" w:lineRule="exact"/>
              <w:ind w:left="136" w:right="187"/>
              <w:rPr>
                <w:sz w:val="14"/>
              </w:rPr>
            </w:pPr>
            <w:r>
              <w:rPr>
                <w:sz w:val="14"/>
              </w:rPr>
              <w:t>(0.39)</w:t>
            </w:r>
          </w:p>
        </w:tc>
        <w:tc>
          <w:tcPr>
            <w:tcW w:w="695" w:type="dxa"/>
          </w:tcPr>
          <w:p w14:paraId="6E242E65" w14:textId="77777777" w:rsidR="00054221" w:rsidRDefault="00BD4E74">
            <w:pPr>
              <w:pStyle w:val="TableParagraph"/>
              <w:spacing w:before="12" w:line="133" w:lineRule="exact"/>
              <w:ind w:left="131"/>
              <w:jc w:val="left"/>
              <w:rPr>
                <w:sz w:val="14"/>
              </w:rPr>
            </w:pPr>
            <w:r>
              <w:rPr>
                <w:sz w:val="14"/>
              </w:rPr>
              <w:t>(0.00)</w:t>
            </w:r>
          </w:p>
        </w:tc>
        <w:tc>
          <w:tcPr>
            <w:tcW w:w="587" w:type="dxa"/>
          </w:tcPr>
          <w:p w14:paraId="7D14CC4D" w14:textId="77777777" w:rsidR="00054221" w:rsidRDefault="00BD4E74">
            <w:pPr>
              <w:pStyle w:val="TableParagraph"/>
              <w:spacing w:before="12" w:line="133" w:lineRule="exact"/>
              <w:ind w:left="75" w:right="78"/>
              <w:rPr>
                <w:sz w:val="14"/>
              </w:rPr>
            </w:pPr>
            <w:r>
              <w:rPr>
                <w:sz w:val="14"/>
              </w:rPr>
              <w:t>(0.34)</w:t>
            </w:r>
          </w:p>
        </w:tc>
        <w:tc>
          <w:tcPr>
            <w:tcW w:w="705" w:type="dxa"/>
          </w:tcPr>
          <w:p w14:paraId="21EEB0AB" w14:textId="77777777" w:rsidR="00054221" w:rsidRDefault="00BD4E74">
            <w:pPr>
              <w:pStyle w:val="TableParagraph"/>
              <w:spacing w:before="12" w:line="133" w:lineRule="exact"/>
              <w:ind w:left="133" w:right="137"/>
              <w:rPr>
                <w:sz w:val="14"/>
              </w:rPr>
            </w:pPr>
            <w:r>
              <w:rPr>
                <w:sz w:val="14"/>
              </w:rPr>
              <w:t>(0.44)</w:t>
            </w:r>
          </w:p>
        </w:tc>
        <w:tc>
          <w:tcPr>
            <w:tcW w:w="745" w:type="dxa"/>
          </w:tcPr>
          <w:p w14:paraId="5CFC4BFD" w14:textId="77777777" w:rsidR="00054221" w:rsidRDefault="00BD4E74">
            <w:pPr>
              <w:pStyle w:val="TableParagraph"/>
              <w:spacing w:before="12" w:line="133" w:lineRule="exact"/>
              <w:ind w:left="79" w:right="85"/>
              <w:rPr>
                <w:sz w:val="14"/>
              </w:rPr>
            </w:pPr>
            <w:r>
              <w:rPr>
                <w:sz w:val="14"/>
              </w:rPr>
              <w:t>(0.00)</w:t>
            </w:r>
          </w:p>
        </w:tc>
      </w:tr>
      <w:tr w:rsidR="00054221" w14:paraId="6A5640C2" w14:textId="77777777">
        <w:trPr>
          <w:trHeight w:val="165"/>
        </w:trPr>
        <w:tc>
          <w:tcPr>
            <w:tcW w:w="3843" w:type="dxa"/>
          </w:tcPr>
          <w:p w14:paraId="40C2E8C2" w14:textId="77777777" w:rsidR="00054221" w:rsidRDefault="00BD4E74">
            <w:pPr>
              <w:pStyle w:val="TableParagraph"/>
              <w:tabs>
                <w:tab w:val="left" w:pos="3312"/>
              </w:tabs>
              <w:spacing w:before="12" w:line="133" w:lineRule="exact"/>
              <w:ind w:right="161"/>
              <w:jc w:val="right"/>
              <w:rPr>
                <w:sz w:val="14"/>
              </w:rPr>
            </w:pPr>
            <w:r>
              <w:rPr>
                <w:sz w:val="14"/>
              </w:rPr>
              <w:t>Maximum</w:t>
            </w:r>
            <w:r>
              <w:rPr>
                <w:spacing w:val="24"/>
                <w:sz w:val="14"/>
              </w:rPr>
              <w:t xml:space="preserve"> </w:t>
            </w:r>
            <w:r>
              <w:rPr>
                <w:sz w:val="14"/>
              </w:rPr>
              <w:t>Livelihood</w:t>
            </w:r>
            <w:r>
              <w:rPr>
                <w:spacing w:val="24"/>
                <w:sz w:val="14"/>
              </w:rPr>
              <w:t xml:space="preserve"> </w:t>
            </w:r>
            <w:r>
              <w:rPr>
                <w:sz w:val="14"/>
              </w:rPr>
              <w:t>Coping:</w:t>
            </w:r>
            <w:r>
              <w:rPr>
                <w:spacing w:val="45"/>
                <w:sz w:val="14"/>
              </w:rPr>
              <w:t xml:space="preserve"> </w:t>
            </w:r>
            <w:r>
              <w:rPr>
                <w:sz w:val="14"/>
              </w:rPr>
              <w:t>Emergency</w:t>
            </w:r>
            <w:r>
              <w:rPr>
                <w:spacing w:val="24"/>
                <w:sz w:val="14"/>
              </w:rPr>
              <w:t xml:space="preserve"> </w:t>
            </w:r>
            <w:r>
              <w:rPr>
                <w:sz w:val="14"/>
              </w:rPr>
              <w:t>level</w:t>
            </w:r>
            <w:r>
              <w:rPr>
                <w:sz w:val="14"/>
              </w:rPr>
              <w:tab/>
              <w:t>0.03</w:t>
            </w:r>
          </w:p>
        </w:tc>
        <w:tc>
          <w:tcPr>
            <w:tcW w:w="675" w:type="dxa"/>
          </w:tcPr>
          <w:p w14:paraId="10682C4D" w14:textId="77777777" w:rsidR="00054221" w:rsidRDefault="00BD4E74">
            <w:pPr>
              <w:pStyle w:val="TableParagraph"/>
              <w:spacing w:before="12" w:line="133" w:lineRule="exact"/>
              <w:ind w:left="137" w:right="110"/>
              <w:rPr>
                <w:sz w:val="14"/>
              </w:rPr>
            </w:pPr>
            <w:r>
              <w:rPr>
                <w:sz w:val="14"/>
              </w:rPr>
              <w:t>0.14</w:t>
            </w:r>
          </w:p>
        </w:tc>
        <w:tc>
          <w:tcPr>
            <w:tcW w:w="773" w:type="dxa"/>
          </w:tcPr>
          <w:p w14:paraId="077846F0" w14:textId="77777777" w:rsidR="00054221" w:rsidRDefault="00BD4E74">
            <w:pPr>
              <w:pStyle w:val="TableParagraph"/>
              <w:spacing w:before="12" w:line="133" w:lineRule="exact"/>
              <w:ind w:left="109" w:right="83"/>
              <w:rPr>
                <w:sz w:val="14"/>
              </w:rPr>
            </w:pPr>
            <w:r>
              <w:rPr>
                <w:w w:val="105"/>
                <w:sz w:val="14"/>
              </w:rPr>
              <w:t>0.10***</w:t>
            </w:r>
          </w:p>
        </w:tc>
        <w:tc>
          <w:tcPr>
            <w:tcW w:w="588" w:type="dxa"/>
          </w:tcPr>
          <w:p w14:paraId="2C462B2C" w14:textId="77777777" w:rsidR="00054221" w:rsidRDefault="00BD4E74">
            <w:pPr>
              <w:pStyle w:val="TableParagraph"/>
              <w:spacing w:before="12" w:line="133" w:lineRule="exact"/>
              <w:ind w:left="79" w:right="80"/>
              <w:rPr>
                <w:sz w:val="14"/>
              </w:rPr>
            </w:pPr>
            <w:r>
              <w:rPr>
                <w:sz w:val="14"/>
              </w:rPr>
              <w:t>0.21</w:t>
            </w:r>
          </w:p>
        </w:tc>
        <w:tc>
          <w:tcPr>
            <w:tcW w:w="754" w:type="dxa"/>
          </w:tcPr>
          <w:p w14:paraId="1AF3037D" w14:textId="77777777" w:rsidR="00054221" w:rsidRDefault="00BD4E74">
            <w:pPr>
              <w:pStyle w:val="TableParagraph"/>
              <w:spacing w:before="12" w:line="133" w:lineRule="exact"/>
              <w:ind w:left="136" w:right="187"/>
              <w:rPr>
                <w:sz w:val="14"/>
              </w:rPr>
            </w:pPr>
            <w:r>
              <w:rPr>
                <w:sz w:val="14"/>
              </w:rPr>
              <w:t>0.70</w:t>
            </w:r>
          </w:p>
        </w:tc>
        <w:tc>
          <w:tcPr>
            <w:tcW w:w="695" w:type="dxa"/>
          </w:tcPr>
          <w:p w14:paraId="77D99757" w14:textId="77777777" w:rsidR="00054221" w:rsidRDefault="00BD4E74">
            <w:pPr>
              <w:pStyle w:val="TableParagraph"/>
              <w:spacing w:before="12" w:line="133" w:lineRule="exact"/>
              <w:ind w:left="77"/>
              <w:jc w:val="left"/>
              <w:rPr>
                <w:sz w:val="14"/>
              </w:rPr>
            </w:pPr>
            <w:r>
              <w:rPr>
                <w:sz w:val="14"/>
              </w:rPr>
              <w:t>0.50***</w:t>
            </w:r>
          </w:p>
        </w:tc>
        <w:tc>
          <w:tcPr>
            <w:tcW w:w="587" w:type="dxa"/>
          </w:tcPr>
          <w:p w14:paraId="718FE900" w14:textId="77777777" w:rsidR="00054221" w:rsidRDefault="00BD4E74">
            <w:pPr>
              <w:pStyle w:val="TableParagraph"/>
              <w:spacing w:before="12" w:line="133" w:lineRule="exact"/>
              <w:ind w:left="74" w:right="78"/>
              <w:rPr>
                <w:sz w:val="14"/>
              </w:rPr>
            </w:pPr>
            <w:r>
              <w:rPr>
                <w:sz w:val="14"/>
              </w:rPr>
              <w:t>0.05</w:t>
            </w:r>
          </w:p>
        </w:tc>
        <w:tc>
          <w:tcPr>
            <w:tcW w:w="705" w:type="dxa"/>
          </w:tcPr>
          <w:p w14:paraId="38EAA3B4" w14:textId="77777777" w:rsidR="00054221" w:rsidRDefault="00BD4E74">
            <w:pPr>
              <w:pStyle w:val="TableParagraph"/>
              <w:spacing w:before="12" w:line="133" w:lineRule="exact"/>
              <w:ind w:left="133" w:right="137"/>
              <w:rPr>
                <w:sz w:val="14"/>
              </w:rPr>
            </w:pPr>
            <w:r>
              <w:rPr>
                <w:sz w:val="14"/>
              </w:rPr>
              <w:t>0.20</w:t>
            </w:r>
          </w:p>
        </w:tc>
        <w:tc>
          <w:tcPr>
            <w:tcW w:w="745" w:type="dxa"/>
          </w:tcPr>
          <w:p w14:paraId="1C97103A" w14:textId="77777777" w:rsidR="00054221" w:rsidRDefault="00BD4E74">
            <w:pPr>
              <w:pStyle w:val="TableParagraph"/>
              <w:spacing w:before="12" w:line="133" w:lineRule="exact"/>
              <w:ind w:left="79" w:right="86"/>
              <w:rPr>
                <w:sz w:val="14"/>
              </w:rPr>
            </w:pPr>
            <w:r>
              <w:rPr>
                <w:w w:val="105"/>
                <w:sz w:val="14"/>
              </w:rPr>
              <w:t>0.15***</w:t>
            </w:r>
          </w:p>
        </w:tc>
      </w:tr>
      <w:tr w:rsidR="00054221" w14:paraId="0AB16843" w14:textId="77777777">
        <w:trPr>
          <w:trHeight w:val="168"/>
        </w:trPr>
        <w:tc>
          <w:tcPr>
            <w:tcW w:w="3843" w:type="dxa"/>
          </w:tcPr>
          <w:p w14:paraId="09FF3B74" w14:textId="77777777" w:rsidR="00054221" w:rsidRDefault="00BD4E74">
            <w:pPr>
              <w:pStyle w:val="TableParagraph"/>
              <w:spacing w:before="12" w:line="137" w:lineRule="exact"/>
              <w:ind w:right="102"/>
              <w:jc w:val="right"/>
              <w:rPr>
                <w:sz w:val="14"/>
              </w:rPr>
            </w:pPr>
            <w:r>
              <w:rPr>
                <w:sz w:val="14"/>
              </w:rPr>
              <w:t>(0.18)</w:t>
            </w:r>
          </w:p>
        </w:tc>
        <w:tc>
          <w:tcPr>
            <w:tcW w:w="675" w:type="dxa"/>
          </w:tcPr>
          <w:p w14:paraId="1F9896FA" w14:textId="77777777" w:rsidR="00054221" w:rsidRDefault="00BD4E74">
            <w:pPr>
              <w:pStyle w:val="TableParagraph"/>
              <w:spacing w:before="12" w:line="137" w:lineRule="exact"/>
              <w:ind w:left="138" w:right="110"/>
              <w:rPr>
                <w:sz w:val="14"/>
              </w:rPr>
            </w:pPr>
            <w:r>
              <w:rPr>
                <w:sz w:val="14"/>
              </w:rPr>
              <w:t>(0.35)</w:t>
            </w:r>
          </w:p>
        </w:tc>
        <w:tc>
          <w:tcPr>
            <w:tcW w:w="773" w:type="dxa"/>
          </w:tcPr>
          <w:p w14:paraId="3BE4B363" w14:textId="77777777" w:rsidR="00054221" w:rsidRDefault="00BD4E74">
            <w:pPr>
              <w:pStyle w:val="TableParagraph"/>
              <w:spacing w:before="12" w:line="137" w:lineRule="exact"/>
              <w:ind w:left="110" w:right="83"/>
              <w:rPr>
                <w:sz w:val="14"/>
              </w:rPr>
            </w:pPr>
            <w:r>
              <w:rPr>
                <w:sz w:val="14"/>
              </w:rPr>
              <w:t>(0.00)</w:t>
            </w:r>
          </w:p>
        </w:tc>
        <w:tc>
          <w:tcPr>
            <w:tcW w:w="588" w:type="dxa"/>
          </w:tcPr>
          <w:p w14:paraId="4FC2AA24" w14:textId="77777777" w:rsidR="00054221" w:rsidRDefault="00BD4E74">
            <w:pPr>
              <w:pStyle w:val="TableParagraph"/>
              <w:spacing w:before="12" w:line="137" w:lineRule="exact"/>
              <w:ind w:left="80" w:right="80"/>
              <w:rPr>
                <w:sz w:val="14"/>
              </w:rPr>
            </w:pPr>
            <w:r>
              <w:rPr>
                <w:w w:val="105"/>
                <w:sz w:val="14"/>
              </w:rPr>
              <w:t>(0.41)</w:t>
            </w:r>
          </w:p>
        </w:tc>
        <w:tc>
          <w:tcPr>
            <w:tcW w:w="754" w:type="dxa"/>
          </w:tcPr>
          <w:p w14:paraId="7A06045C" w14:textId="77777777" w:rsidR="00054221" w:rsidRDefault="00BD4E74">
            <w:pPr>
              <w:pStyle w:val="TableParagraph"/>
              <w:spacing w:before="12" w:line="137" w:lineRule="exact"/>
              <w:ind w:left="136" w:right="187"/>
              <w:rPr>
                <w:sz w:val="14"/>
              </w:rPr>
            </w:pPr>
            <w:r>
              <w:rPr>
                <w:sz w:val="14"/>
              </w:rPr>
              <w:t>(0.46)</w:t>
            </w:r>
          </w:p>
        </w:tc>
        <w:tc>
          <w:tcPr>
            <w:tcW w:w="695" w:type="dxa"/>
          </w:tcPr>
          <w:p w14:paraId="53E24318" w14:textId="77777777" w:rsidR="00054221" w:rsidRDefault="00BD4E74">
            <w:pPr>
              <w:pStyle w:val="TableParagraph"/>
              <w:spacing w:before="12" w:line="137" w:lineRule="exact"/>
              <w:ind w:left="131"/>
              <w:jc w:val="left"/>
              <w:rPr>
                <w:sz w:val="14"/>
              </w:rPr>
            </w:pPr>
            <w:r>
              <w:rPr>
                <w:sz w:val="14"/>
              </w:rPr>
              <w:t>(0.00)</w:t>
            </w:r>
          </w:p>
        </w:tc>
        <w:tc>
          <w:tcPr>
            <w:tcW w:w="587" w:type="dxa"/>
          </w:tcPr>
          <w:p w14:paraId="2A34CB5C" w14:textId="77777777" w:rsidR="00054221" w:rsidRDefault="00BD4E74">
            <w:pPr>
              <w:pStyle w:val="TableParagraph"/>
              <w:spacing w:before="12" w:line="137" w:lineRule="exact"/>
              <w:ind w:left="75" w:right="78"/>
              <w:rPr>
                <w:sz w:val="14"/>
              </w:rPr>
            </w:pPr>
            <w:r>
              <w:rPr>
                <w:sz w:val="14"/>
              </w:rPr>
              <w:t>(0.22)</w:t>
            </w:r>
          </w:p>
        </w:tc>
        <w:tc>
          <w:tcPr>
            <w:tcW w:w="705" w:type="dxa"/>
          </w:tcPr>
          <w:p w14:paraId="466A4184" w14:textId="77777777" w:rsidR="00054221" w:rsidRDefault="00BD4E74">
            <w:pPr>
              <w:pStyle w:val="TableParagraph"/>
              <w:spacing w:before="12" w:line="137" w:lineRule="exact"/>
              <w:ind w:left="133" w:right="137"/>
              <w:rPr>
                <w:sz w:val="14"/>
              </w:rPr>
            </w:pPr>
            <w:r>
              <w:rPr>
                <w:sz w:val="14"/>
              </w:rPr>
              <w:t>(0.40)</w:t>
            </w:r>
          </w:p>
        </w:tc>
        <w:tc>
          <w:tcPr>
            <w:tcW w:w="745" w:type="dxa"/>
          </w:tcPr>
          <w:p w14:paraId="75604E86" w14:textId="77777777" w:rsidR="00054221" w:rsidRDefault="00BD4E74">
            <w:pPr>
              <w:pStyle w:val="TableParagraph"/>
              <w:spacing w:before="12" w:line="137" w:lineRule="exact"/>
              <w:ind w:left="79" w:right="85"/>
              <w:rPr>
                <w:sz w:val="14"/>
              </w:rPr>
            </w:pPr>
            <w:r>
              <w:rPr>
                <w:sz w:val="14"/>
              </w:rPr>
              <w:t>(0.00)</w:t>
            </w:r>
          </w:p>
        </w:tc>
      </w:tr>
      <w:tr w:rsidR="00054221" w14:paraId="50077C51" w14:textId="77777777">
        <w:trPr>
          <w:trHeight w:val="203"/>
        </w:trPr>
        <w:tc>
          <w:tcPr>
            <w:tcW w:w="3843" w:type="dxa"/>
            <w:tcBorders>
              <w:bottom w:val="double" w:sz="1" w:space="0" w:color="000000"/>
            </w:tcBorders>
          </w:tcPr>
          <w:p w14:paraId="52F9964D" w14:textId="77777777" w:rsidR="00054221" w:rsidRDefault="00BD4E74">
            <w:pPr>
              <w:pStyle w:val="TableParagraph"/>
              <w:tabs>
                <w:tab w:val="right" w:pos="3555"/>
              </w:tabs>
              <w:spacing w:before="16" w:line="240" w:lineRule="auto"/>
              <w:ind w:right="180"/>
              <w:jc w:val="right"/>
              <w:rPr>
                <w:sz w:val="14"/>
              </w:rPr>
            </w:pPr>
            <w:r>
              <w:rPr>
                <w:sz w:val="14"/>
              </w:rPr>
              <w:t>Observations</w:t>
            </w:r>
            <w:r>
              <w:rPr>
                <w:rFonts w:ascii="Times New Roman"/>
                <w:sz w:val="14"/>
              </w:rPr>
              <w:tab/>
            </w:r>
            <w:r>
              <w:rPr>
                <w:sz w:val="14"/>
              </w:rPr>
              <w:t>610</w:t>
            </w:r>
          </w:p>
        </w:tc>
        <w:tc>
          <w:tcPr>
            <w:tcW w:w="675" w:type="dxa"/>
            <w:tcBorders>
              <w:bottom w:val="double" w:sz="1" w:space="0" w:color="000000"/>
            </w:tcBorders>
          </w:tcPr>
          <w:p w14:paraId="4C07D825" w14:textId="77777777" w:rsidR="00054221" w:rsidRDefault="00BD4E74">
            <w:pPr>
              <w:pStyle w:val="TableParagraph"/>
              <w:spacing w:before="16" w:line="240" w:lineRule="auto"/>
              <w:ind w:left="138" w:right="110"/>
              <w:rPr>
                <w:sz w:val="14"/>
              </w:rPr>
            </w:pPr>
            <w:r>
              <w:rPr>
                <w:sz w:val="14"/>
              </w:rPr>
              <w:t>483</w:t>
            </w:r>
          </w:p>
        </w:tc>
        <w:tc>
          <w:tcPr>
            <w:tcW w:w="773" w:type="dxa"/>
            <w:tcBorders>
              <w:bottom w:val="double" w:sz="1" w:space="0" w:color="000000"/>
            </w:tcBorders>
          </w:tcPr>
          <w:p w14:paraId="63FBEAEA" w14:textId="77777777" w:rsidR="00054221" w:rsidRDefault="00BD4E74">
            <w:pPr>
              <w:pStyle w:val="TableParagraph"/>
              <w:spacing w:before="16" w:line="240" w:lineRule="auto"/>
              <w:ind w:left="110" w:right="82"/>
              <w:rPr>
                <w:sz w:val="14"/>
              </w:rPr>
            </w:pPr>
            <w:r>
              <w:rPr>
                <w:sz w:val="14"/>
              </w:rPr>
              <w:t>1,093</w:t>
            </w:r>
          </w:p>
        </w:tc>
        <w:tc>
          <w:tcPr>
            <w:tcW w:w="588" w:type="dxa"/>
            <w:tcBorders>
              <w:bottom w:val="double" w:sz="1" w:space="0" w:color="000000"/>
            </w:tcBorders>
          </w:tcPr>
          <w:p w14:paraId="52700D4A" w14:textId="77777777" w:rsidR="00054221" w:rsidRDefault="00BD4E74">
            <w:pPr>
              <w:pStyle w:val="TableParagraph"/>
              <w:spacing w:before="16" w:line="240" w:lineRule="auto"/>
              <w:ind w:left="79" w:right="80"/>
              <w:rPr>
                <w:sz w:val="14"/>
              </w:rPr>
            </w:pPr>
            <w:r>
              <w:rPr>
                <w:sz w:val="14"/>
              </w:rPr>
              <w:t>760</w:t>
            </w:r>
          </w:p>
        </w:tc>
        <w:tc>
          <w:tcPr>
            <w:tcW w:w="754" w:type="dxa"/>
            <w:tcBorders>
              <w:bottom w:val="double" w:sz="1" w:space="0" w:color="000000"/>
            </w:tcBorders>
          </w:tcPr>
          <w:p w14:paraId="2FBABA82" w14:textId="77777777" w:rsidR="00054221" w:rsidRDefault="00BD4E74">
            <w:pPr>
              <w:pStyle w:val="TableParagraph"/>
              <w:spacing w:before="16" w:line="240" w:lineRule="auto"/>
              <w:ind w:left="136" w:right="186"/>
              <w:rPr>
                <w:sz w:val="14"/>
              </w:rPr>
            </w:pPr>
            <w:r>
              <w:rPr>
                <w:sz w:val="14"/>
              </w:rPr>
              <w:t>656</w:t>
            </w:r>
          </w:p>
        </w:tc>
        <w:tc>
          <w:tcPr>
            <w:tcW w:w="695" w:type="dxa"/>
            <w:tcBorders>
              <w:bottom w:val="double" w:sz="1" w:space="0" w:color="000000"/>
            </w:tcBorders>
          </w:tcPr>
          <w:p w14:paraId="2991D2E9" w14:textId="77777777" w:rsidR="00054221" w:rsidRDefault="00BD4E74">
            <w:pPr>
              <w:pStyle w:val="TableParagraph"/>
              <w:spacing w:before="16" w:line="240" w:lineRule="auto"/>
              <w:ind w:left="152"/>
              <w:jc w:val="left"/>
              <w:rPr>
                <w:sz w:val="14"/>
              </w:rPr>
            </w:pPr>
            <w:r>
              <w:rPr>
                <w:w w:val="105"/>
                <w:sz w:val="14"/>
              </w:rPr>
              <w:t>1,416</w:t>
            </w:r>
          </w:p>
        </w:tc>
        <w:tc>
          <w:tcPr>
            <w:tcW w:w="587" w:type="dxa"/>
            <w:tcBorders>
              <w:bottom w:val="double" w:sz="1" w:space="0" w:color="000000"/>
            </w:tcBorders>
          </w:tcPr>
          <w:p w14:paraId="5A550BA3" w14:textId="77777777" w:rsidR="00054221" w:rsidRDefault="00BD4E74">
            <w:pPr>
              <w:pStyle w:val="TableParagraph"/>
              <w:spacing w:before="16" w:line="240" w:lineRule="auto"/>
              <w:ind w:left="75" w:right="77"/>
              <w:rPr>
                <w:sz w:val="14"/>
              </w:rPr>
            </w:pPr>
            <w:r>
              <w:rPr>
                <w:sz w:val="14"/>
              </w:rPr>
              <w:t>294</w:t>
            </w:r>
          </w:p>
        </w:tc>
        <w:tc>
          <w:tcPr>
            <w:tcW w:w="705" w:type="dxa"/>
            <w:tcBorders>
              <w:bottom w:val="double" w:sz="1" w:space="0" w:color="000000"/>
            </w:tcBorders>
          </w:tcPr>
          <w:p w14:paraId="0BAC41A3" w14:textId="77777777" w:rsidR="00054221" w:rsidRDefault="00BD4E74">
            <w:pPr>
              <w:pStyle w:val="TableParagraph"/>
              <w:spacing w:before="16" w:line="240" w:lineRule="auto"/>
              <w:ind w:left="133" w:right="136"/>
              <w:rPr>
                <w:sz w:val="14"/>
              </w:rPr>
            </w:pPr>
            <w:r>
              <w:rPr>
                <w:w w:val="110"/>
                <w:sz w:val="14"/>
              </w:rPr>
              <w:t>157</w:t>
            </w:r>
          </w:p>
        </w:tc>
        <w:tc>
          <w:tcPr>
            <w:tcW w:w="745" w:type="dxa"/>
            <w:tcBorders>
              <w:bottom w:val="double" w:sz="1" w:space="0" w:color="000000"/>
            </w:tcBorders>
          </w:tcPr>
          <w:p w14:paraId="6A5EC063" w14:textId="77777777" w:rsidR="00054221" w:rsidRDefault="00BD4E74">
            <w:pPr>
              <w:pStyle w:val="TableParagraph"/>
              <w:spacing w:before="16" w:line="240" w:lineRule="auto"/>
              <w:ind w:left="79" w:right="84"/>
              <w:rPr>
                <w:sz w:val="14"/>
              </w:rPr>
            </w:pPr>
            <w:r>
              <w:rPr>
                <w:w w:val="105"/>
                <w:sz w:val="14"/>
              </w:rPr>
              <w:t>451</w:t>
            </w:r>
          </w:p>
        </w:tc>
      </w:tr>
    </w:tbl>
    <w:p w14:paraId="4A390DE9" w14:textId="53661460" w:rsidR="00054221" w:rsidRDefault="00BD4E74">
      <w:pPr>
        <w:spacing w:before="42"/>
        <w:ind w:left="153"/>
        <w:jc w:val="both"/>
        <w:rPr>
          <w:sz w:val="14"/>
        </w:rPr>
      </w:pPr>
      <w:r>
        <w:rPr>
          <w:noProof/>
          <w:color w:val="2B579A"/>
          <w:shd w:val="clear" w:color="auto" w:fill="E6E6E6"/>
        </w:rPr>
        <mc:AlternateContent>
          <mc:Choice Requires="wps">
            <w:drawing>
              <wp:anchor distT="0" distB="0" distL="114300" distR="114300" simplePos="0" relativeHeight="251658259" behindDoc="1" locked="0" layoutInCell="1" allowOverlap="1" wp14:anchorId="62BCCE4D" wp14:editId="43F61A91">
                <wp:simplePos x="0" y="0"/>
                <wp:positionH relativeFrom="page">
                  <wp:posOffset>914400</wp:posOffset>
                </wp:positionH>
                <wp:positionV relativeFrom="paragraph">
                  <wp:posOffset>-127000</wp:posOffset>
                </wp:positionV>
                <wp:extent cx="5943600" cy="0"/>
                <wp:effectExtent l="0" t="0" r="0" b="0"/>
                <wp:wrapNone/>
                <wp:docPr id="44"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4417">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A67439A">
              <v:line id="Line 40" style="position:absolute;z-index:-20174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227mm" from="1in,-10pt" to="540pt,-10pt" w14:anchorId="3A23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">
                <w10:wrap anchorx="page"/>
              </v:line>
            </w:pict>
          </mc:Fallback>
        </mc:AlternateContent>
      </w:r>
      <w:r>
        <w:rPr>
          <w:sz w:val="14"/>
        </w:rPr>
        <w:t>Note:</w:t>
      </w:r>
      <w:r>
        <w:rPr>
          <w:spacing w:val="4"/>
          <w:sz w:val="14"/>
        </w:rPr>
        <w:t xml:space="preserve"> </w:t>
      </w:r>
      <w:r>
        <w:rPr>
          <w:sz w:val="14"/>
        </w:rPr>
        <w:t>Robust</w:t>
      </w:r>
      <w:r>
        <w:rPr>
          <w:spacing w:val="18"/>
          <w:sz w:val="14"/>
        </w:rPr>
        <w:t xml:space="preserve"> </w:t>
      </w:r>
      <w:r>
        <w:rPr>
          <w:sz w:val="14"/>
        </w:rPr>
        <w:t>standard</w:t>
      </w:r>
      <w:r>
        <w:rPr>
          <w:spacing w:val="19"/>
          <w:sz w:val="14"/>
        </w:rPr>
        <w:t xml:space="preserve"> </w:t>
      </w:r>
      <w:r>
        <w:rPr>
          <w:sz w:val="14"/>
        </w:rPr>
        <w:t>errors</w:t>
      </w:r>
      <w:r>
        <w:rPr>
          <w:spacing w:val="19"/>
          <w:sz w:val="14"/>
        </w:rPr>
        <w:t xml:space="preserve"> </w:t>
      </w:r>
      <w:r>
        <w:rPr>
          <w:sz w:val="14"/>
        </w:rPr>
        <w:t>in</w:t>
      </w:r>
      <w:r>
        <w:rPr>
          <w:spacing w:val="19"/>
          <w:sz w:val="14"/>
        </w:rPr>
        <w:t xml:space="preserve"> </w:t>
      </w:r>
      <w:r>
        <w:rPr>
          <w:sz w:val="14"/>
        </w:rPr>
        <w:t>parentheses;</w:t>
      </w:r>
      <w:r>
        <w:rPr>
          <w:spacing w:val="19"/>
          <w:sz w:val="14"/>
        </w:rPr>
        <w:t xml:space="preserve"> </w:t>
      </w:r>
      <w:r>
        <w:rPr>
          <w:sz w:val="14"/>
        </w:rPr>
        <w:t>*</w:t>
      </w:r>
      <w:r>
        <w:rPr>
          <w:spacing w:val="19"/>
          <w:sz w:val="14"/>
        </w:rPr>
        <w:t xml:space="preserve"> </w:t>
      </w:r>
      <w:r>
        <w:rPr>
          <w:sz w:val="14"/>
        </w:rPr>
        <w:t>p</w:t>
      </w:r>
      <w:r>
        <w:rPr>
          <w:rFonts w:ascii="Verdana"/>
          <w:i/>
          <w:sz w:val="14"/>
        </w:rPr>
        <w:t>&lt;</w:t>
      </w:r>
      <w:r>
        <w:rPr>
          <w:sz w:val="14"/>
        </w:rPr>
        <w:t>0.05,</w:t>
      </w:r>
      <w:r>
        <w:rPr>
          <w:spacing w:val="19"/>
          <w:sz w:val="14"/>
        </w:rPr>
        <w:t xml:space="preserve"> </w:t>
      </w:r>
      <w:r>
        <w:rPr>
          <w:sz w:val="14"/>
        </w:rPr>
        <w:t>**</w:t>
      </w:r>
      <w:r>
        <w:rPr>
          <w:spacing w:val="19"/>
          <w:sz w:val="14"/>
        </w:rPr>
        <w:t xml:space="preserve"> </w:t>
      </w:r>
      <w:r>
        <w:rPr>
          <w:sz w:val="14"/>
        </w:rPr>
        <w:t>p</w:t>
      </w:r>
      <w:r>
        <w:rPr>
          <w:rFonts w:ascii="Verdana"/>
          <w:i/>
          <w:sz w:val="14"/>
        </w:rPr>
        <w:t>&lt;</w:t>
      </w:r>
      <w:r>
        <w:rPr>
          <w:sz w:val="14"/>
        </w:rPr>
        <w:t>0.01,</w:t>
      </w:r>
      <w:r>
        <w:rPr>
          <w:spacing w:val="19"/>
          <w:sz w:val="14"/>
        </w:rPr>
        <w:t xml:space="preserve"> </w:t>
      </w:r>
      <w:r>
        <w:rPr>
          <w:sz w:val="14"/>
        </w:rPr>
        <w:t>***</w:t>
      </w:r>
      <w:r>
        <w:rPr>
          <w:spacing w:val="19"/>
          <w:sz w:val="14"/>
        </w:rPr>
        <w:t xml:space="preserve"> </w:t>
      </w:r>
      <w:r>
        <w:rPr>
          <w:sz w:val="14"/>
        </w:rPr>
        <w:t>p</w:t>
      </w:r>
      <w:r>
        <w:rPr>
          <w:rFonts w:ascii="Verdana"/>
          <w:i/>
          <w:sz w:val="14"/>
        </w:rPr>
        <w:t>&lt;</w:t>
      </w:r>
      <w:r>
        <w:rPr>
          <w:sz w:val="14"/>
        </w:rPr>
        <w:t>0.001.</w:t>
      </w:r>
    </w:p>
    <w:p w14:paraId="09D77F5C" w14:textId="77777777" w:rsidR="00054221" w:rsidRDefault="00054221">
      <w:pPr>
        <w:pStyle w:val="BodyText"/>
        <w:spacing w:before="1"/>
        <w:rPr>
          <w:sz w:val="28"/>
        </w:rPr>
      </w:pPr>
    </w:p>
    <w:p w14:paraId="2B3DAC7D" w14:textId="7E416C7F" w:rsidR="00054221" w:rsidRDefault="00BD4E74">
      <w:pPr>
        <w:pStyle w:val="BodyText"/>
        <w:spacing w:before="1" w:line="314" w:lineRule="auto"/>
        <w:ind w:left="120" w:right="577"/>
        <w:jc w:val="both"/>
      </w:pPr>
      <w:r>
        <w:t>The</w:t>
      </w:r>
      <w:r>
        <w:rPr>
          <w:spacing w:val="16"/>
        </w:rPr>
        <w:t xml:space="preserve"> </w:t>
      </w:r>
      <w:r>
        <w:t>implications</w:t>
      </w:r>
      <w:r>
        <w:rPr>
          <w:spacing w:val="17"/>
        </w:rPr>
        <w:t xml:space="preserve"> </w:t>
      </w:r>
      <w:r>
        <w:t>of</w:t>
      </w:r>
      <w:r>
        <w:rPr>
          <w:spacing w:val="17"/>
        </w:rPr>
        <w:t xml:space="preserve"> </w:t>
      </w:r>
      <w:r>
        <w:t>these</w:t>
      </w:r>
      <w:r>
        <w:rPr>
          <w:spacing w:val="16"/>
        </w:rPr>
        <w:t xml:space="preserve"> </w:t>
      </w:r>
      <w:r>
        <w:t>results</w:t>
      </w:r>
      <w:r>
        <w:rPr>
          <w:spacing w:val="17"/>
        </w:rPr>
        <w:t xml:space="preserve"> </w:t>
      </w:r>
      <w:r>
        <w:t>at</w:t>
      </w:r>
      <w:r>
        <w:rPr>
          <w:spacing w:val="17"/>
        </w:rPr>
        <w:t xml:space="preserve"> </w:t>
      </w:r>
      <w:r>
        <w:t>this</w:t>
      </w:r>
      <w:r>
        <w:rPr>
          <w:spacing w:val="16"/>
        </w:rPr>
        <w:t xml:space="preserve"> </w:t>
      </w:r>
      <w:r>
        <w:t>stage</w:t>
      </w:r>
      <w:r w:rsidR="41AC3501">
        <w:t>,</w:t>
      </w:r>
      <w:r>
        <w:rPr>
          <w:spacing w:val="17"/>
        </w:rPr>
        <w:t xml:space="preserve"> </w:t>
      </w:r>
      <w:r>
        <w:t>though</w:t>
      </w:r>
      <w:r>
        <w:rPr>
          <w:spacing w:val="17"/>
        </w:rPr>
        <w:t xml:space="preserve"> </w:t>
      </w:r>
      <w:r>
        <w:t>not</w:t>
      </w:r>
      <w:r>
        <w:rPr>
          <w:spacing w:val="17"/>
        </w:rPr>
        <w:t xml:space="preserve"> </w:t>
      </w:r>
      <w:r>
        <w:t>conclusive</w:t>
      </w:r>
      <w:r w:rsidR="5AF52665">
        <w:t>,</w:t>
      </w:r>
      <w:r>
        <w:rPr>
          <w:spacing w:val="16"/>
        </w:rPr>
        <w:t xml:space="preserve"> </w:t>
      </w:r>
      <w:r w:rsidR="73E4B897">
        <w:t>are</w:t>
      </w:r>
      <w:r>
        <w:rPr>
          <w:spacing w:val="17"/>
        </w:rPr>
        <w:t xml:space="preserve"> </w:t>
      </w:r>
      <w:r>
        <w:t>that</w:t>
      </w:r>
      <w:r>
        <w:rPr>
          <w:spacing w:val="17"/>
        </w:rPr>
        <w:t xml:space="preserve"> </w:t>
      </w:r>
      <w:r>
        <w:t>the</w:t>
      </w:r>
      <w:r>
        <w:rPr>
          <w:spacing w:val="16"/>
        </w:rPr>
        <w:t xml:space="preserve"> </w:t>
      </w:r>
      <w:r>
        <w:t>LCS</w:t>
      </w:r>
      <w:r>
        <w:rPr>
          <w:spacing w:val="17"/>
        </w:rPr>
        <w:t xml:space="preserve"> </w:t>
      </w:r>
      <w:r>
        <w:t>module</w:t>
      </w:r>
      <w:r>
        <w:rPr>
          <w:spacing w:val="17"/>
        </w:rPr>
        <w:t xml:space="preserve"> </w:t>
      </w:r>
      <w:r>
        <w:t>as</w:t>
      </w:r>
      <w:r>
        <w:rPr>
          <w:spacing w:val="-51"/>
        </w:rPr>
        <w:t xml:space="preserve"> </w:t>
      </w:r>
      <w:r>
        <w:t xml:space="preserve">it is framed </w:t>
      </w:r>
      <w:proofErr w:type="gramStart"/>
      <w:r>
        <w:t>is  difficult</w:t>
      </w:r>
      <w:proofErr w:type="gramEnd"/>
      <w:r>
        <w:t xml:space="preserve"> to ask over the phone. This might be addressed through</w:t>
      </w:r>
      <w:r>
        <w:rPr>
          <w:spacing w:val="1"/>
        </w:rPr>
        <w:t xml:space="preserve"> </w:t>
      </w:r>
      <w:r>
        <w:rPr>
          <w:spacing w:val="-1"/>
        </w:rPr>
        <w:t>increased</w:t>
      </w:r>
      <w:r>
        <w:rPr>
          <w:spacing w:val="-4"/>
        </w:rPr>
        <w:t xml:space="preserve"> </w:t>
      </w:r>
      <w:r>
        <w:rPr>
          <w:spacing w:val="-1"/>
        </w:rPr>
        <w:t>enumerator</w:t>
      </w:r>
      <w:r>
        <w:rPr>
          <w:spacing w:val="-4"/>
        </w:rPr>
        <w:t xml:space="preserve"> </w:t>
      </w:r>
      <w:r>
        <w:rPr>
          <w:spacing w:val="-1"/>
        </w:rPr>
        <w:t>training</w:t>
      </w:r>
      <w:r>
        <w:rPr>
          <w:spacing w:val="-4"/>
        </w:rPr>
        <w:t xml:space="preserve"> </w:t>
      </w:r>
      <w:r>
        <w:rPr>
          <w:spacing w:val="-1"/>
        </w:rPr>
        <w:t>and</w:t>
      </w:r>
      <w:r>
        <w:rPr>
          <w:spacing w:val="-4"/>
        </w:rPr>
        <w:t xml:space="preserve"> </w:t>
      </w:r>
      <w:r>
        <w:rPr>
          <w:spacing w:val="-1"/>
        </w:rPr>
        <w:t>simulation</w:t>
      </w:r>
      <w:r>
        <w:rPr>
          <w:spacing w:val="-4"/>
        </w:rPr>
        <w:t xml:space="preserve"> </w:t>
      </w:r>
      <w:r>
        <w:rPr>
          <w:spacing w:val="-1"/>
        </w:rPr>
        <w:t>exercise</w:t>
      </w:r>
      <w:r w:rsidR="349F6AAD">
        <w:t>s</w:t>
      </w:r>
      <w:r>
        <w:rPr>
          <w:spacing w:val="-4"/>
        </w:rPr>
        <w:t xml:space="preserve"> </w:t>
      </w:r>
      <w:r>
        <w:rPr>
          <w:spacing w:val="-1"/>
        </w:rPr>
        <w:t>or</w:t>
      </w:r>
      <w:r>
        <w:rPr>
          <w:spacing w:val="-4"/>
        </w:rPr>
        <w:t xml:space="preserve"> </w:t>
      </w:r>
      <w:r>
        <w:rPr>
          <w:spacing w:val="-1"/>
        </w:rPr>
        <w:t>an</w:t>
      </w:r>
      <w:r>
        <w:rPr>
          <w:spacing w:val="-4"/>
        </w:rPr>
        <w:t xml:space="preserve"> </w:t>
      </w:r>
      <w:r>
        <w:rPr>
          <w:spacing w:val="-1"/>
        </w:rPr>
        <w:t>overhaul</w:t>
      </w:r>
      <w:r>
        <w:rPr>
          <w:spacing w:val="-4"/>
        </w:rPr>
        <w:t xml:space="preserve"> </w:t>
      </w:r>
      <w:r>
        <w:t>of</w:t>
      </w:r>
      <w:r>
        <w:rPr>
          <w:spacing w:val="-4"/>
        </w:rPr>
        <w:t xml:space="preserve"> </w:t>
      </w:r>
      <w:r>
        <w:t>the</w:t>
      </w:r>
      <w:r>
        <w:rPr>
          <w:spacing w:val="-4"/>
        </w:rPr>
        <w:t xml:space="preserve"> </w:t>
      </w:r>
      <w:r>
        <w:t>LCS</w:t>
      </w:r>
      <w:r>
        <w:rPr>
          <w:spacing w:val="-4"/>
        </w:rPr>
        <w:t xml:space="preserve"> </w:t>
      </w:r>
      <w:r>
        <w:t>module</w:t>
      </w:r>
      <w:r>
        <w:rPr>
          <w:spacing w:val="-3"/>
        </w:rPr>
        <w:t xml:space="preserve"> </w:t>
      </w:r>
      <w:r>
        <w:t>to</w:t>
      </w:r>
      <w:r>
        <w:rPr>
          <w:spacing w:val="-4"/>
        </w:rPr>
        <w:t xml:space="preserve"> </w:t>
      </w:r>
      <w:r>
        <w:t>make</w:t>
      </w:r>
      <w:r>
        <w:rPr>
          <w:spacing w:val="-51"/>
        </w:rPr>
        <w:t xml:space="preserve"> </w:t>
      </w:r>
      <w:r>
        <w:t>it</w:t>
      </w:r>
      <w:r>
        <w:rPr>
          <w:spacing w:val="10"/>
        </w:rPr>
        <w:t xml:space="preserve"> </w:t>
      </w:r>
      <w:r>
        <w:t xml:space="preserve">more practical and </w:t>
      </w:r>
      <w:r w:rsidR="5024BE31">
        <w:t>easier</w:t>
      </w:r>
      <w:r>
        <w:rPr>
          <w:spacing w:val="10"/>
        </w:rPr>
        <w:t xml:space="preserve"> </w:t>
      </w:r>
      <w:r>
        <w:t>to</w:t>
      </w:r>
      <w:r>
        <w:rPr>
          <w:spacing w:val="11"/>
        </w:rPr>
        <w:t xml:space="preserve"> </w:t>
      </w:r>
      <w:r>
        <w:t>administer</w:t>
      </w:r>
      <w:r>
        <w:rPr>
          <w:spacing w:val="10"/>
        </w:rPr>
        <w:t xml:space="preserve"> </w:t>
      </w:r>
      <w:r>
        <w:t>over</w:t>
      </w:r>
      <w:r>
        <w:rPr>
          <w:spacing w:val="11"/>
        </w:rPr>
        <w:t xml:space="preserve"> </w:t>
      </w:r>
      <w:r>
        <w:t>the</w:t>
      </w:r>
      <w:r>
        <w:rPr>
          <w:spacing w:val="10"/>
        </w:rPr>
        <w:t xml:space="preserve"> </w:t>
      </w:r>
      <w:proofErr w:type="gramStart"/>
      <w:r>
        <w:t>phone</w:t>
      </w:r>
      <w:r>
        <w:rPr>
          <w:spacing w:val="11"/>
        </w:rPr>
        <w:t xml:space="preserve"> </w:t>
      </w:r>
      <w:r>
        <w:t>.</w:t>
      </w:r>
      <w:proofErr w:type="gramEnd"/>
    </w:p>
    <w:p w14:paraId="780EF67F" w14:textId="476C137F" w:rsidR="00054221" w:rsidRDefault="00BD4E74">
      <w:pPr>
        <w:pStyle w:val="BodyText"/>
        <w:spacing w:before="164" w:line="316" w:lineRule="auto"/>
        <w:ind w:left="120" w:right="578"/>
        <w:jc w:val="both"/>
      </w:pPr>
      <w:r>
        <w:t>To</w:t>
      </w:r>
      <w:r>
        <w:rPr>
          <w:spacing w:val="-4"/>
        </w:rPr>
        <w:t xml:space="preserve"> </w:t>
      </w:r>
      <w:r w:rsidR="1180E86D">
        <w:rPr>
          <w:spacing w:val="-4"/>
        </w:rPr>
        <w:t>better</w:t>
      </w:r>
      <w:r>
        <w:rPr>
          <w:spacing w:val="-4"/>
        </w:rPr>
        <w:t xml:space="preserve"> </w:t>
      </w:r>
      <w:r>
        <w:t>understand</w:t>
      </w:r>
      <w:r>
        <w:rPr>
          <w:spacing w:val="-4"/>
        </w:rPr>
        <w:t xml:space="preserve"> </w:t>
      </w:r>
      <w:r>
        <w:t>the</w:t>
      </w:r>
      <w:r>
        <w:rPr>
          <w:spacing w:val="-4"/>
        </w:rPr>
        <w:t xml:space="preserve"> </w:t>
      </w:r>
      <w:r>
        <w:t>LCS</w:t>
      </w:r>
      <w:r>
        <w:rPr>
          <w:spacing w:val="-3"/>
        </w:rPr>
        <w:t xml:space="preserve"> </w:t>
      </w:r>
      <w:r w:rsidR="635499C0">
        <w:rPr>
          <w:spacing w:val="-3"/>
        </w:rPr>
        <w:t>indicator</w:t>
      </w:r>
      <w:r>
        <w:t>,</w:t>
      </w:r>
      <w:r>
        <w:rPr>
          <w:spacing w:val="-3"/>
        </w:rPr>
        <w:t xml:space="preserve"> </w:t>
      </w:r>
      <w:r>
        <w:t>the</w:t>
      </w:r>
      <w:r>
        <w:rPr>
          <w:spacing w:val="-4"/>
        </w:rPr>
        <w:t xml:space="preserve"> </w:t>
      </w:r>
      <w:r>
        <w:t>individual</w:t>
      </w:r>
      <w:r>
        <w:rPr>
          <w:spacing w:val="-3"/>
        </w:rPr>
        <w:t xml:space="preserve"> </w:t>
      </w:r>
      <w:r>
        <w:t>strategies</w:t>
      </w:r>
      <w:r>
        <w:rPr>
          <w:spacing w:val="-4"/>
        </w:rPr>
        <w:t xml:space="preserve"> </w:t>
      </w:r>
      <w:r>
        <w:t>are</w:t>
      </w:r>
      <w:r>
        <w:rPr>
          <w:spacing w:val="-3"/>
        </w:rPr>
        <w:t xml:space="preserve"> </w:t>
      </w:r>
      <w:r>
        <w:t>further</w:t>
      </w:r>
      <w:r>
        <w:rPr>
          <w:spacing w:val="-4"/>
        </w:rPr>
        <w:t xml:space="preserve"> </w:t>
      </w:r>
      <w:r>
        <w:t>assessed</w:t>
      </w:r>
      <w:r>
        <w:rPr>
          <w:spacing w:val="-4"/>
        </w:rPr>
        <w:t xml:space="preserve"> </w:t>
      </w:r>
      <w:r>
        <w:t>across</w:t>
      </w:r>
      <w:r>
        <w:rPr>
          <w:spacing w:val="-4"/>
        </w:rPr>
        <w:t xml:space="preserve"> </w:t>
      </w:r>
      <w:r>
        <w:t>the</w:t>
      </w:r>
      <w:r>
        <w:rPr>
          <w:spacing w:val="-51"/>
        </w:rPr>
        <w:t xml:space="preserve"> </w:t>
      </w:r>
      <w:r>
        <w:t>pilot</w:t>
      </w:r>
      <w:r>
        <w:rPr>
          <w:spacing w:val="17"/>
        </w:rPr>
        <w:t xml:space="preserve"> </w:t>
      </w:r>
      <w:r>
        <w:t>countries</w:t>
      </w:r>
      <w:r>
        <w:rPr>
          <w:spacing w:val="18"/>
        </w:rPr>
        <w:t xml:space="preserve"> </w:t>
      </w:r>
      <w:r>
        <w:t>(</w:t>
      </w:r>
      <w:commentRangeStart w:id="72"/>
      <w:r>
        <w:t>see</w:t>
      </w:r>
      <w:r>
        <w:rPr>
          <w:spacing w:val="18"/>
        </w:rPr>
        <w:t xml:space="preserve"> </w:t>
      </w:r>
      <w:r>
        <w:t>Tables</w:t>
      </w:r>
      <w:r>
        <w:rPr>
          <w:spacing w:val="18"/>
        </w:rPr>
        <w:t xml:space="preserve"> </w:t>
      </w:r>
      <w:r>
        <w:t>11-13).</w:t>
      </w:r>
      <w:commentRangeEnd w:id="72"/>
      <w:r>
        <w:rPr>
          <w:rStyle w:val="CommentReference"/>
        </w:rPr>
        <w:commentReference w:id="72"/>
      </w:r>
    </w:p>
    <w:p w14:paraId="71136417" w14:textId="5220387E" w:rsidR="00054221" w:rsidRDefault="00BD4E74">
      <w:pPr>
        <w:pStyle w:val="BodyText"/>
        <w:spacing w:before="157" w:line="314" w:lineRule="auto"/>
        <w:ind w:left="120" w:right="575"/>
        <w:jc w:val="both"/>
      </w:pPr>
      <w:r>
        <w:t>Table 11 shows how the adoption of LCS strategies compare across the F2F and Remote samples</w:t>
      </w:r>
      <w:r>
        <w:rPr>
          <w:spacing w:val="1"/>
        </w:rPr>
        <w:t xml:space="preserve"> </w:t>
      </w:r>
      <w:r>
        <w:t>in Myanmar. The results show a consistent pattern</w:t>
      </w:r>
      <w:r w:rsidR="01223211">
        <w:t>,</w:t>
      </w:r>
      <w:r>
        <w:t xml:space="preserve"> where respondents </w:t>
      </w:r>
      <w:r w:rsidR="1533DCE0">
        <w:t>reported</w:t>
      </w:r>
      <w:r>
        <w:t xml:space="preserve"> significa</w:t>
      </w:r>
      <w:commentRangeStart w:id="73"/>
      <w:r>
        <w:t>ntly adopt</w:t>
      </w:r>
      <w:r w:rsidR="1D1809A7">
        <w:t>ing</w:t>
      </w:r>
      <w:r>
        <w:t xml:space="preserve"> m</w:t>
      </w:r>
      <w:commentRangeEnd w:id="73"/>
      <w:r>
        <w:rPr>
          <w:rStyle w:val="CommentReference"/>
        </w:rPr>
        <w:commentReference w:id="73"/>
      </w:r>
      <w:r>
        <w:t>ore</w:t>
      </w:r>
      <w:r>
        <w:rPr>
          <w:spacing w:val="1"/>
        </w:rPr>
        <w:t xml:space="preserve"> </w:t>
      </w:r>
      <w:r>
        <w:t>strategies</w:t>
      </w:r>
      <w:r>
        <w:rPr>
          <w:spacing w:val="1"/>
        </w:rPr>
        <w:t xml:space="preserve"> </w:t>
      </w:r>
      <w:r w:rsidR="5244467D">
        <w:t xml:space="preserve">in the remote survey </w:t>
      </w:r>
      <w:r>
        <w:t>(doing</w:t>
      </w:r>
      <w:r>
        <w:rPr>
          <w:spacing w:val="2"/>
        </w:rPr>
        <w:t xml:space="preserve"> </w:t>
      </w:r>
      <w:r>
        <w:t>worse)</w:t>
      </w:r>
      <w:r>
        <w:rPr>
          <w:spacing w:val="2"/>
        </w:rPr>
        <w:t xml:space="preserve"> </w:t>
      </w:r>
      <w:r>
        <w:t>compared</w:t>
      </w:r>
      <w:r>
        <w:rPr>
          <w:spacing w:val="2"/>
        </w:rPr>
        <w:t xml:space="preserve"> </w:t>
      </w:r>
      <w:r>
        <w:t>to</w:t>
      </w:r>
      <w:r>
        <w:rPr>
          <w:spacing w:val="2"/>
        </w:rPr>
        <w:t xml:space="preserve"> </w:t>
      </w:r>
      <w:r>
        <w:t>F2F</w:t>
      </w:r>
      <w:r>
        <w:rPr>
          <w:spacing w:val="2"/>
        </w:rPr>
        <w:t xml:space="preserve"> </w:t>
      </w:r>
      <w:r>
        <w:t>sample</w:t>
      </w:r>
      <w:r>
        <w:rPr>
          <w:spacing w:val="2"/>
        </w:rPr>
        <w:t xml:space="preserve"> </w:t>
      </w:r>
      <w:r>
        <w:t>in</w:t>
      </w:r>
      <w:r>
        <w:rPr>
          <w:spacing w:val="2"/>
        </w:rPr>
        <w:t xml:space="preserve"> </w:t>
      </w:r>
      <w:r>
        <w:t>terms</w:t>
      </w:r>
      <w:r>
        <w:rPr>
          <w:spacing w:val="2"/>
        </w:rPr>
        <w:t xml:space="preserve"> </w:t>
      </w:r>
      <w:r>
        <w:t>of</w:t>
      </w:r>
      <w:r>
        <w:rPr>
          <w:spacing w:val="2"/>
        </w:rPr>
        <w:t xml:space="preserve"> </w:t>
      </w:r>
      <w:r>
        <w:t>how</w:t>
      </w:r>
      <w:r>
        <w:rPr>
          <w:spacing w:val="2"/>
        </w:rPr>
        <w:t xml:space="preserve"> </w:t>
      </w:r>
      <w:r>
        <w:t>they</w:t>
      </w:r>
      <w:r>
        <w:rPr>
          <w:spacing w:val="2"/>
        </w:rPr>
        <w:t xml:space="preserve"> </w:t>
      </w:r>
      <w:r>
        <w:t>cope</w:t>
      </w:r>
      <w:r>
        <w:rPr>
          <w:spacing w:val="2"/>
        </w:rPr>
        <w:t xml:space="preserve"> </w:t>
      </w:r>
      <w:r>
        <w:t>with</w:t>
      </w:r>
      <w:r>
        <w:rPr>
          <w:spacing w:val="2"/>
        </w:rPr>
        <w:t xml:space="preserve"> </w:t>
      </w:r>
      <w:r>
        <w:t>lack</w:t>
      </w:r>
      <w:r>
        <w:rPr>
          <w:spacing w:val="2"/>
        </w:rPr>
        <w:t xml:space="preserve"> </w:t>
      </w:r>
      <w:r>
        <w:t>of</w:t>
      </w:r>
      <w:r>
        <w:rPr>
          <w:spacing w:val="2"/>
        </w:rPr>
        <w:t xml:space="preserve"> </w:t>
      </w:r>
      <w:r>
        <w:t>food.</w:t>
      </w:r>
    </w:p>
    <w:p w14:paraId="0FF3AD3C" w14:textId="77777777" w:rsidR="00054221" w:rsidRDefault="00BD4E74">
      <w:pPr>
        <w:pStyle w:val="BodyText"/>
        <w:spacing w:before="163"/>
        <w:ind w:left="120"/>
        <w:jc w:val="both"/>
      </w:pPr>
      <w:r>
        <w:lastRenderedPageBreak/>
        <w:t>Table</w:t>
      </w:r>
      <w:r>
        <w:rPr>
          <w:spacing w:val="2"/>
        </w:rPr>
        <w:t xml:space="preserve"> </w:t>
      </w:r>
      <w:r>
        <w:t>12</w:t>
      </w:r>
      <w:r>
        <w:rPr>
          <w:spacing w:val="2"/>
        </w:rPr>
        <w:t xml:space="preserve"> </w:t>
      </w:r>
      <w:r>
        <w:t>shows</w:t>
      </w:r>
      <w:r>
        <w:rPr>
          <w:spacing w:val="2"/>
        </w:rPr>
        <w:t xml:space="preserve"> </w:t>
      </w:r>
      <w:r>
        <w:t>how</w:t>
      </w:r>
      <w:r>
        <w:rPr>
          <w:spacing w:val="2"/>
        </w:rPr>
        <w:t xml:space="preserve"> </w:t>
      </w:r>
      <w:r>
        <w:t>the</w:t>
      </w:r>
      <w:r>
        <w:rPr>
          <w:spacing w:val="2"/>
        </w:rPr>
        <w:t xml:space="preserve"> </w:t>
      </w:r>
      <w:r>
        <w:t>adoption</w:t>
      </w:r>
      <w:r>
        <w:rPr>
          <w:spacing w:val="2"/>
        </w:rPr>
        <w:t xml:space="preserve"> </w:t>
      </w:r>
      <w:r>
        <w:t>of</w:t>
      </w:r>
      <w:r>
        <w:rPr>
          <w:spacing w:val="2"/>
        </w:rPr>
        <w:t xml:space="preserve"> </w:t>
      </w:r>
      <w:r>
        <w:t>LCS</w:t>
      </w:r>
      <w:r>
        <w:rPr>
          <w:spacing w:val="2"/>
        </w:rPr>
        <w:t xml:space="preserve"> </w:t>
      </w:r>
      <w:r>
        <w:t>strategies</w:t>
      </w:r>
      <w:r>
        <w:rPr>
          <w:spacing w:val="3"/>
        </w:rPr>
        <w:t xml:space="preserve"> </w:t>
      </w:r>
      <w:r>
        <w:t>compare</w:t>
      </w:r>
      <w:r>
        <w:rPr>
          <w:spacing w:val="3"/>
        </w:rPr>
        <w:t xml:space="preserve"> </w:t>
      </w:r>
      <w:r>
        <w:t>across</w:t>
      </w:r>
      <w:r>
        <w:rPr>
          <w:spacing w:val="2"/>
        </w:rPr>
        <w:t xml:space="preserve"> </w:t>
      </w:r>
      <w:r>
        <w:t>the</w:t>
      </w:r>
      <w:r>
        <w:rPr>
          <w:spacing w:val="2"/>
        </w:rPr>
        <w:t xml:space="preserve"> </w:t>
      </w:r>
      <w:r>
        <w:t>F2F</w:t>
      </w:r>
      <w:r>
        <w:rPr>
          <w:spacing w:val="3"/>
        </w:rPr>
        <w:t xml:space="preserve"> </w:t>
      </w:r>
      <w:r>
        <w:t>and</w:t>
      </w:r>
      <w:r>
        <w:rPr>
          <w:spacing w:val="2"/>
        </w:rPr>
        <w:t xml:space="preserve"> </w:t>
      </w:r>
      <w:r>
        <w:t>Remote</w:t>
      </w:r>
      <w:r>
        <w:rPr>
          <w:spacing w:val="2"/>
        </w:rPr>
        <w:t xml:space="preserve"> </w:t>
      </w:r>
      <w:proofErr w:type="gramStart"/>
      <w:r>
        <w:t>samples</w:t>
      </w:r>
      <w:proofErr w:type="gramEnd"/>
    </w:p>
    <w:p w14:paraId="12499969" w14:textId="77777777" w:rsidR="00054221" w:rsidRDefault="00054221">
      <w:pPr>
        <w:jc w:val="both"/>
        <w:sectPr w:rsidR="00054221">
          <w:pgSz w:w="12240" w:h="15840"/>
          <w:pgMar w:top="1300" w:right="860" w:bottom="1080" w:left="1320" w:header="0" w:footer="888" w:gutter="0"/>
          <w:cols w:space="720"/>
        </w:sectPr>
      </w:pPr>
    </w:p>
    <w:p w14:paraId="2C8F16FB" w14:textId="0C231755" w:rsidR="00054221" w:rsidRDefault="00BD4E74">
      <w:pPr>
        <w:pStyle w:val="BodyText"/>
        <w:spacing w:before="128"/>
        <w:ind w:left="257" w:right="715"/>
        <w:jc w:val="center"/>
      </w:pPr>
      <w:r>
        <w:lastRenderedPageBreak/>
        <w:t>Table</w:t>
      </w:r>
      <w:r>
        <w:rPr>
          <w:spacing w:val="7"/>
        </w:rPr>
        <w:t xml:space="preserve"> </w:t>
      </w:r>
      <w:r>
        <w:t>11:</w:t>
      </w:r>
      <w:r>
        <w:rPr>
          <w:spacing w:val="27"/>
        </w:rPr>
        <w:t xml:space="preserve"> </w:t>
      </w:r>
      <w:r>
        <w:t>Myanmar:</w:t>
      </w:r>
      <w:r>
        <w:rPr>
          <w:spacing w:val="27"/>
        </w:rPr>
        <w:t xml:space="preserve"> </w:t>
      </w:r>
      <w:r>
        <w:t>Coping</w:t>
      </w:r>
      <w:r>
        <w:rPr>
          <w:spacing w:val="7"/>
        </w:rPr>
        <w:t xml:space="preserve"> </w:t>
      </w:r>
      <w:r>
        <w:t>Strateg</w:t>
      </w:r>
      <w:r w:rsidR="1990803C">
        <w:t>ies Applied</w:t>
      </w:r>
    </w:p>
    <w:p w14:paraId="087159C1" w14:textId="77777777" w:rsidR="00054221" w:rsidRDefault="00054221">
      <w:pPr>
        <w:pStyle w:val="BodyText"/>
        <w:spacing w:before="10"/>
      </w:pPr>
    </w:p>
    <w:tbl>
      <w:tblPr>
        <w:tblW w:w="0" w:type="auto"/>
        <w:tblInd w:w="980" w:type="dxa"/>
        <w:tblLayout w:type="fixed"/>
        <w:tblCellMar>
          <w:left w:w="0" w:type="dxa"/>
          <w:right w:w="0" w:type="dxa"/>
        </w:tblCellMar>
        <w:tblLook w:val="01E0" w:firstRow="1" w:lastRow="1" w:firstColumn="1" w:lastColumn="1" w:noHBand="0" w:noVBand="0"/>
      </w:tblPr>
      <w:tblGrid>
        <w:gridCol w:w="5381"/>
        <w:gridCol w:w="673"/>
        <w:gridCol w:w="806"/>
        <w:gridCol w:w="796"/>
      </w:tblGrid>
      <w:tr w:rsidR="00054221" w14:paraId="43E56DE3" w14:textId="77777777" w:rsidTr="5AC74428">
        <w:trPr>
          <w:trHeight w:val="390"/>
        </w:trPr>
        <w:tc>
          <w:tcPr>
            <w:tcW w:w="5381" w:type="dxa"/>
            <w:tcBorders>
              <w:top w:val="double" w:sz="1" w:space="0" w:color="000000" w:themeColor="text1"/>
            </w:tcBorders>
          </w:tcPr>
          <w:p w14:paraId="7F8CE7EC" w14:textId="77777777" w:rsidR="00054221" w:rsidRDefault="00BD4E74">
            <w:pPr>
              <w:pStyle w:val="TableParagraph"/>
              <w:spacing w:before="188" w:line="240" w:lineRule="auto"/>
              <w:ind w:left="119"/>
              <w:jc w:val="left"/>
              <w:rPr>
                <w:sz w:val="16"/>
              </w:rPr>
            </w:pPr>
            <w:r>
              <w:rPr>
                <w:w w:val="105"/>
                <w:sz w:val="16"/>
              </w:rPr>
              <w:t>Variable</w:t>
            </w:r>
          </w:p>
        </w:tc>
        <w:tc>
          <w:tcPr>
            <w:tcW w:w="673" w:type="dxa"/>
            <w:tcBorders>
              <w:top w:val="double" w:sz="1" w:space="0" w:color="000000" w:themeColor="text1"/>
            </w:tcBorders>
          </w:tcPr>
          <w:p w14:paraId="5BAA4C62" w14:textId="77777777" w:rsidR="00054221" w:rsidRDefault="00BD4E74">
            <w:pPr>
              <w:pStyle w:val="TableParagraph"/>
              <w:spacing w:before="188" w:line="240" w:lineRule="auto"/>
              <w:ind w:right="181"/>
              <w:jc w:val="right"/>
              <w:rPr>
                <w:sz w:val="16"/>
              </w:rPr>
            </w:pPr>
            <w:r>
              <w:rPr>
                <w:w w:val="110"/>
                <w:sz w:val="16"/>
              </w:rPr>
              <w:t>F2F</w:t>
            </w:r>
          </w:p>
        </w:tc>
        <w:tc>
          <w:tcPr>
            <w:tcW w:w="806" w:type="dxa"/>
            <w:tcBorders>
              <w:top w:val="double" w:sz="1" w:space="0" w:color="000000" w:themeColor="text1"/>
            </w:tcBorders>
          </w:tcPr>
          <w:p w14:paraId="2F412AFD" w14:textId="77777777" w:rsidR="00054221" w:rsidRDefault="00BD4E74">
            <w:pPr>
              <w:pStyle w:val="TableParagraph"/>
              <w:spacing w:before="0" w:line="180" w:lineRule="exact"/>
              <w:ind w:left="108" w:right="-15"/>
              <w:jc w:val="left"/>
              <w:rPr>
                <w:sz w:val="16"/>
              </w:rPr>
            </w:pPr>
            <w:r>
              <w:rPr>
                <w:spacing w:val="-2"/>
                <w:w w:val="105"/>
                <w:sz w:val="16"/>
              </w:rPr>
              <w:t>Myanmar</w:t>
            </w:r>
          </w:p>
          <w:p w14:paraId="721AE826" w14:textId="77777777" w:rsidR="00054221" w:rsidRDefault="00BD4E74">
            <w:pPr>
              <w:pStyle w:val="TableParagraph"/>
              <w:spacing w:before="7" w:line="240" w:lineRule="auto"/>
              <w:ind w:left="118"/>
              <w:jc w:val="left"/>
              <w:rPr>
                <w:sz w:val="16"/>
              </w:rPr>
            </w:pPr>
            <w:r>
              <w:rPr>
                <w:w w:val="105"/>
                <w:sz w:val="16"/>
              </w:rPr>
              <w:t>Remote</w:t>
            </w:r>
          </w:p>
        </w:tc>
        <w:tc>
          <w:tcPr>
            <w:tcW w:w="796" w:type="dxa"/>
            <w:tcBorders>
              <w:top w:val="double" w:sz="1" w:space="0" w:color="000000" w:themeColor="text1"/>
            </w:tcBorders>
          </w:tcPr>
          <w:p w14:paraId="0D48FB82" w14:textId="77777777" w:rsidR="00054221" w:rsidRDefault="00BD4E74">
            <w:pPr>
              <w:pStyle w:val="TableParagraph"/>
              <w:spacing w:before="188" w:line="240" w:lineRule="auto"/>
              <w:ind w:left="98" w:right="100"/>
              <w:rPr>
                <w:sz w:val="16"/>
              </w:rPr>
            </w:pPr>
            <w:r>
              <w:rPr>
                <w:sz w:val="16"/>
              </w:rPr>
              <w:t>Diff</w:t>
            </w:r>
          </w:p>
        </w:tc>
      </w:tr>
      <w:tr w:rsidR="00054221" w14:paraId="165076F6" w14:textId="77777777" w:rsidTr="5AC74428">
        <w:trPr>
          <w:trHeight w:val="349"/>
        </w:trPr>
        <w:tc>
          <w:tcPr>
            <w:tcW w:w="5381" w:type="dxa"/>
            <w:tcBorders>
              <w:top w:val="single" w:sz="4" w:space="0" w:color="000000" w:themeColor="text1"/>
            </w:tcBorders>
          </w:tcPr>
          <w:p w14:paraId="53B57821" w14:textId="3942C4B0" w:rsidR="00054221" w:rsidRDefault="00BD4E74">
            <w:pPr>
              <w:pStyle w:val="TableParagraph"/>
              <w:spacing w:before="0" w:line="167" w:lineRule="exact"/>
              <w:ind w:left="119"/>
              <w:jc w:val="left"/>
              <w:rPr>
                <w:sz w:val="16"/>
                <w:szCs w:val="16"/>
              </w:rPr>
            </w:pPr>
            <w:r w:rsidRPr="5AC74428">
              <w:rPr>
                <w:sz w:val="16"/>
                <w:szCs w:val="16"/>
              </w:rPr>
              <w:t>Stress</w:t>
            </w:r>
            <w:r w:rsidRPr="5AC74428">
              <w:rPr>
                <w:spacing w:val="24"/>
                <w:sz w:val="16"/>
                <w:szCs w:val="16"/>
              </w:rPr>
              <w:t xml:space="preserve"> </w:t>
            </w:r>
            <w:r w:rsidRPr="5AC74428">
              <w:rPr>
                <w:sz w:val="16"/>
                <w:szCs w:val="16"/>
              </w:rPr>
              <w:t>coping:</w:t>
            </w:r>
            <w:r w:rsidRPr="5AC74428">
              <w:rPr>
                <w:spacing w:val="7"/>
                <w:sz w:val="16"/>
                <w:szCs w:val="16"/>
              </w:rPr>
              <w:t xml:space="preserve"> </w:t>
            </w:r>
            <w:r w:rsidRPr="5AC74428">
              <w:rPr>
                <w:sz w:val="16"/>
                <w:szCs w:val="16"/>
              </w:rPr>
              <w:t>Sold</w:t>
            </w:r>
            <w:r w:rsidRPr="5AC74428">
              <w:rPr>
                <w:spacing w:val="23"/>
                <w:sz w:val="16"/>
                <w:szCs w:val="16"/>
              </w:rPr>
              <w:t xml:space="preserve"> </w:t>
            </w:r>
            <w:r w:rsidRPr="5AC74428">
              <w:rPr>
                <w:sz w:val="16"/>
                <w:szCs w:val="16"/>
              </w:rPr>
              <w:t>household</w:t>
            </w:r>
            <w:r w:rsidRPr="5AC74428">
              <w:rPr>
                <w:spacing w:val="24"/>
                <w:sz w:val="16"/>
                <w:szCs w:val="16"/>
              </w:rPr>
              <w:t xml:space="preserve"> </w:t>
            </w:r>
            <w:r w:rsidRPr="5AC74428">
              <w:rPr>
                <w:sz w:val="16"/>
                <w:szCs w:val="16"/>
              </w:rPr>
              <w:t>assets/goods</w:t>
            </w:r>
          </w:p>
        </w:tc>
        <w:tc>
          <w:tcPr>
            <w:tcW w:w="673" w:type="dxa"/>
            <w:tcBorders>
              <w:top w:val="single" w:sz="4" w:space="0" w:color="000000" w:themeColor="text1"/>
            </w:tcBorders>
          </w:tcPr>
          <w:p w14:paraId="73CE5B95" w14:textId="77777777" w:rsidR="00054221" w:rsidRDefault="00BD4E74">
            <w:pPr>
              <w:pStyle w:val="TableParagraph"/>
              <w:spacing w:before="0" w:line="167" w:lineRule="exact"/>
              <w:ind w:left="185"/>
              <w:jc w:val="left"/>
              <w:rPr>
                <w:sz w:val="16"/>
              </w:rPr>
            </w:pPr>
            <w:r>
              <w:rPr>
                <w:sz w:val="16"/>
              </w:rPr>
              <w:t>0.07</w:t>
            </w:r>
          </w:p>
          <w:p w14:paraId="4E9C5BEA" w14:textId="77777777" w:rsidR="00054221" w:rsidRDefault="00BD4E74">
            <w:pPr>
              <w:pStyle w:val="TableParagraph"/>
              <w:spacing w:before="7"/>
              <w:ind w:left="119"/>
              <w:jc w:val="left"/>
              <w:rPr>
                <w:sz w:val="16"/>
              </w:rPr>
            </w:pPr>
            <w:r>
              <w:rPr>
                <w:sz w:val="16"/>
              </w:rPr>
              <w:t>(0.26)</w:t>
            </w:r>
          </w:p>
        </w:tc>
        <w:tc>
          <w:tcPr>
            <w:tcW w:w="806" w:type="dxa"/>
            <w:tcBorders>
              <w:top w:val="single" w:sz="4" w:space="0" w:color="000000" w:themeColor="text1"/>
            </w:tcBorders>
          </w:tcPr>
          <w:p w14:paraId="5F7EF25A" w14:textId="77777777" w:rsidR="00054221" w:rsidRDefault="00BD4E74">
            <w:pPr>
              <w:pStyle w:val="TableParagraph"/>
              <w:spacing w:before="0" w:line="167" w:lineRule="exact"/>
              <w:ind w:left="251"/>
              <w:jc w:val="left"/>
              <w:rPr>
                <w:sz w:val="16"/>
              </w:rPr>
            </w:pPr>
            <w:r>
              <w:rPr>
                <w:sz w:val="16"/>
              </w:rPr>
              <w:t>0.13</w:t>
            </w:r>
          </w:p>
          <w:p w14:paraId="24245870" w14:textId="77777777" w:rsidR="00054221" w:rsidRDefault="00BD4E74">
            <w:pPr>
              <w:pStyle w:val="TableParagraph"/>
              <w:spacing w:before="7"/>
              <w:ind w:left="185"/>
              <w:jc w:val="left"/>
              <w:rPr>
                <w:sz w:val="16"/>
              </w:rPr>
            </w:pPr>
            <w:r>
              <w:rPr>
                <w:sz w:val="16"/>
              </w:rPr>
              <w:t>(0.33)</w:t>
            </w:r>
          </w:p>
        </w:tc>
        <w:tc>
          <w:tcPr>
            <w:tcW w:w="796" w:type="dxa"/>
            <w:tcBorders>
              <w:top w:val="single" w:sz="4" w:space="0" w:color="000000" w:themeColor="text1"/>
            </w:tcBorders>
          </w:tcPr>
          <w:p w14:paraId="21619030" w14:textId="77777777" w:rsidR="00054221" w:rsidRDefault="00BD4E74">
            <w:pPr>
              <w:pStyle w:val="TableParagraph"/>
              <w:spacing w:before="0" w:line="167" w:lineRule="exact"/>
              <w:ind w:left="161"/>
              <w:jc w:val="left"/>
              <w:rPr>
                <w:sz w:val="16"/>
              </w:rPr>
            </w:pPr>
            <w:r>
              <w:rPr>
                <w:sz w:val="16"/>
              </w:rPr>
              <w:t>0.06**</w:t>
            </w:r>
          </w:p>
          <w:p w14:paraId="36E55090" w14:textId="77777777" w:rsidR="00054221" w:rsidRDefault="00BD4E74">
            <w:pPr>
              <w:pStyle w:val="TableParagraph"/>
              <w:spacing w:before="7"/>
              <w:ind w:left="179"/>
              <w:jc w:val="left"/>
              <w:rPr>
                <w:sz w:val="16"/>
              </w:rPr>
            </w:pPr>
            <w:r>
              <w:rPr>
                <w:sz w:val="16"/>
              </w:rPr>
              <w:t>(0.00)</w:t>
            </w:r>
          </w:p>
        </w:tc>
      </w:tr>
      <w:tr w:rsidR="00054221" w14:paraId="21AE4C18" w14:textId="77777777">
        <w:trPr>
          <w:trHeight w:val="189"/>
        </w:trPr>
        <w:tc>
          <w:tcPr>
            <w:tcW w:w="5381" w:type="dxa"/>
          </w:tcPr>
          <w:p w14:paraId="27F07C42" w14:textId="51805F3D" w:rsidR="00054221" w:rsidRDefault="00BD4E74">
            <w:pPr>
              <w:pStyle w:val="TableParagraph"/>
              <w:ind w:left="119"/>
              <w:jc w:val="left"/>
              <w:rPr>
                <w:sz w:val="16"/>
                <w:szCs w:val="16"/>
              </w:rPr>
            </w:pPr>
            <w:r w:rsidRPr="5AC74428">
              <w:rPr>
                <w:sz w:val="16"/>
                <w:szCs w:val="16"/>
              </w:rPr>
              <w:t>Stress</w:t>
            </w:r>
            <w:r w:rsidRPr="5AC74428">
              <w:rPr>
                <w:spacing w:val="26"/>
                <w:sz w:val="16"/>
                <w:szCs w:val="16"/>
              </w:rPr>
              <w:t xml:space="preserve"> </w:t>
            </w:r>
            <w:r w:rsidRPr="5AC74428">
              <w:rPr>
                <w:sz w:val="16"/>
                <w:szCs w:val="16"/>
              </w:rPr>
              <w:t>coping:</w:t>
            </w:r>
            <w:r w:rsidRPr="5AC74428">
              <w:rPr>
                <w:spacing w:val="11"/>
                <w:sz w:val="16"/>
                <w:szCs w:val="16"/>
              </w:rPr>
              <w:t xml:space="preserve"> </w:t>
            </w:r>
            <w:r w:rsidRPr="5AC74428">
              <w:rPr>
                <w:sz w:val="16"/>
                <w:szCs w:val="16"/>
              </w:rPr>
              <w:t>Purchased</w:t>
            </w:r>
            <w:r w:rsidRPr="5AC74428">
              <w:rPr>
                <w:spacing w:val="27"/>
                <w:sz w:val="16"/>
                <w:szCs w:val="16"/>
              </w:rPr>
              <w:t xml:space="preserve"> </w:t>
            </w:r>
            <w:r w:rsidRPr="5AC74428">
              <w:rPr>
                <w:sz w:val="16"/>
                <w:szCs w:val="16"/>
              </w:rPr>
              <w:t>food/non-food</w:t>
            </w:r>
            <w:r w:rsidRPr="5AC74428">
              <w:rPr>
                <w:spacing w:val="26"/>
                <w:sz w:val="16"/>
                <w:szCs w:val="16"/>
              </w:rPr>
              <w:t xml:space="preserve"> </w:t>
            </w:r>
            <w:r w:rsidRPr="5AC74428">
              <w:rPr>
                <w:sz w:val="16"/>
                <w:szCs w:val="16"/>
              </w:rPr>
              <w:t>on</w:t>
            </w:r>
            <w:r w:rsidRPr="5AC74428">
              <w:rPr>
                <w:spacing w:val="26"/>
                <w:sz w:val="16"/>
                <w:szCs w:val="16"/>
              </w:rPr>
              <w:t xml:space="preserve"> </w:t>
            </w:r>
            <w:r w:rsidRPr="5AC74428">
              <w:rPr>
                <w:sz w:val="16"/>
                <w:szCs w:val="16"/>
              </w:rPr>
              <w:t>credit</w:t>
            </w:r>
            <w:r w:rsidRPr="5AC74428">
              <w:rPr>
                <w:spacing w:val="27"/>
                <w:sz w:val="16"/>
                <w:szCs w:val="16"/>
              </w:rPr>
              <w:t xml:space="preserve"> </w:t>
            </w:r>
            <w:r w:rsidRPr="5AC74428">
              <w:rPr>
                <w:sz w:val="16"/>
                <w:szCs w:val="16"/>
              </w:rPr>
              <w:t>(incur</w:t>
            </w:r>
            <w:r w:rsidRPr="5AC74428">
              <w:rPr>
                <w:spacing w:val="26"/>
                <w:sz w:val="16"/>
                <w:szCs w:val="16"/>
              </w:rPr>
              <w:t xml:space="preserve"> </w:t>
            </w:r>
            <w:r w:rsidRPr="5AC74428">
              <w:rPr>
                <w:sz w:val="16"/>
                <w:szCs w:val="16"/>
              </w:rPr>
              <w:t>debts)</w:t>
            </w:r>
          </w:p>
        </w:tc>
        <w:tc>
          <w:tcPr>
            <w:tcW w:w="673" w:type="dxa"/>
          </w:tcPr>
          <w:p w14:paraId="4FDBAEFE" w14:textId="77777777" w:rsidR="00054221" w:rsidRDefault="00BD4E74">
            <w:pPr>
              <w:pStyle w:val="TableParagraph"/>
              <w:ind w:right="184"/>
              <w:jc w:val="right"/>
              <w:rPr>
                <w:sz w:val="16"/>
              </w:rPr>
            </w:pPr>
            <w:r>
              <w:rPr>
                <w:sz w:val="16"/>
              </w:rPr>
              <w:t>0.53</w:t>
            </w:r>
          </w:p>
        </w:tc>
        <w:tc>
          <w:tcPr>
            <w:tcW w:w="806" w:type="dxa"/>
          </w:tcPr>
          <w:p w14:paraId="39D516E6" w14:textId="77777777" w:rsidR="00054221" w:rsidRDefault="00BD4E74">
            <w:pPr>
              <w:pStyle w:val="TableParagraph"/>
              <w:ind w:left="251"/>
              <w:jc w:val="left"/>
              <w:rPr>
                <w:sz w:val="16"/>
              </w:rPr>
            </w:pPr>
            <w:r>
              <w:rPr>
                <w:sz w:val="16"/>
              </w:rPr>
              <w:t>0.67</w:t>
            </w:r>
          </w:p>
        </w:tc>
        <w:tc>
          <w:tcPr>
            <w:tcW w:w="796" w:type="dxa"/>
          </w:tcPr>
          <w:p w14:paraId="3EDC3A1D" w14:textId="77777777" w:rsidR="00054221" w:rsidRDefault="00BD4E74">
            <w:pPr>
              <w:pStyle w:val="TableParagraph"/>
              <w:ind w:left="98" w:right="99"/>
              <w:rPr>
                <w:sz w:val="16"/>
              </w:rPr>
            </w:pPr>
            <w:r>
              <w:rPr>
                <w:w w:val="105"/>
                <w:sz w:val="16"/>
              </w:rPr>
              <w:t>0.14***</w:t>
            </w:r>
          </w:p>
        </w:tc>
      </w:tr>
      <w:tr w:rsidR="00054221" w14:paraId="004CAD3F" w14:textId="77777777">
        <w:trPr>
          <w:trHeight w:val="189"/>
        </w:trPr>
        <w:tc>
          <w:tcPr>
            <w:tcW w:w="5381" w:type="dxa"/>
          </w:tcPr>
          <w:p w14:paraId="36A9FB3A" w14:textId="77777777" w:rsidR="00054221" w:rsidRDefault="00054221">
            <w:pPr>
              <w:pStyle w:val="TableParagraph"/>
              <w:spacing w:before="0" w:line="240" w:lineRule="auto"/>
              <w:jc w:val="left"/>
              <w:rPr>
                <w:rFonts w:ascii="Times New Roman"/>
                <w:sz w:val="12"/>
              </w:rPr>
            </w:pPr>
          </w:p>
        </w:tc>
        <w:tc>
          <w:tcPr>
            <w:tcW w:w="673" w:type="dxa"/>
          </w:tcPr>
          <w:p w14:paraId="3217B6FD" w14:textId="77777777" w:rsidR="00054221" w:rsidRDefault="00BD4E74">
            <w:pPr>
              <w:pStyle w:val="TableParagraph"/>
              <w:ind w:right="118"/>
              <w:jc w:val="right"/>
              <w:rPr>
                <w:sz w:val="16"/>
              </w:rPr>
            </w:pPr>
            <w:r>
              <w:rPr>
                <w:sz w:val="16"/>
              </w:rPr>
              <w:t>(0.50)</w:t>
            </w:r>
          </w:p>
        </w:tc>
        <w:tc>
          <w:tcPr>
            <w:tcW w:w="806" w:type="dxa"/>
          </w:tcPr>
          <w:p w14:paraId="52D3D65C" w14:textId="77777777" w:rsidR="00054221" w:rsidRDefault="00BD4E74">
            <w:pPr>
              <w:pStyle w:val="TableParagraph"/>
              <w:ind w:left="185"/>
              <w:jc w:val="left"/>
              <w:rPr>
                <w:sz w:val="16"/>
              </w:rPr>
            </w:pPr>
            <w:r>
              <w:rPr>
                <w:sz w:val="16"/>
              </w:rPr>
              <w:t>(0.47)</w:t>
            </w:r>
          </w:p>
        </w:tc>
        <w:tc>
          <w:tcPr>
            <w:tcW w:w="796" w:type="dxa"/>
          </w:tcPr>
          <w:p w14:paraId="23D36815" w14:textId="77777777" w:rsidR="00054221" w:rsidRDefault="00BD4E74">
            <w:pPr>
              <w:pStyle w:val="TableParagraph"/>
              <w:ind w:left="98" w:right="99"/>
              <w:rPr>
                <w:sz w:val="16"/>
              </w:rPr>
            </w:pPr>
            <w:r>
              <w:rPr>
                <w:sz w:val="16"/>
              </w:rPr>
              <w:t>(0.00)</w:t>
            </w:r>
          </w:p>
        </w:tc>
      </w:tr>
      <w:tr w:rsidR="00054221" w14:paraId="2FEBCE59" w14:textId="77777777">
        <w:trPr>
          <w:trHeight w:val="189"/>
        </w:trPr>
        <w:tc>
          <w:tcPr>
            <w:tcW w:w="5381" w:type="dxa"/>
          </w:tcPr>
          <w:p w14:paraId="189F0588" w14:textId="44D2960E" w:rsidR="00054221" w:rsidRDefault="00BD4E74">
            <w:pPr>
              <w:pStyle w:val="TableParagraph"/>
              <w:ind w:left="119"/>
              <w:jc w:val="left"/>
              <w:rPr>
                <w:sz w:val="16"/>
                <w:szCs w:val="16"/>
              </w:rPr>
            </w:pPr>
            <w:r w:rsidRPr="5AC74428">
              <w:rPr>
                <w:sz w:val="16"/>
                <w:szCs w:val="16"/>
              </w:rPr>
              <w:t>Stress</w:t>
            </w:r>
            <w:r w:rsidRPr="5AC74428">
              <w:rPr>
                <w:spacing w:val="22"/>
                <w:sz w:val="16"/>
                <w:szCs w:val="16"/>
              </w:rPr>
              <w:t xml:space="preserve"> </w:t>
            </w:r>
            <w:r w:rsidRPr="5AC74428">
              <w:rPr>
                <w:sz w:val="16"/>
                <w:szCs w:val="16"/>
              </w:rPr>
              <w:t>coping:</w:t>
            </w:r>
            <w:r w:rsidRPr="5AC74428">
              <w:rPr>
                <w:spacing w:val="6"/>
                <w:sz w:val="16"/>
                <w:szCs w:val="16"/>
              </w:rPr>
              <w:t xml:space="preserve"> </w:t>
            </w:r>
            <w:r w:rsidRPr="5AC74428">
              <w:rPr>
                <w:sz w:val="16"/>
                <w:szCs w:val="16"/>
              </w:rPr>
              <w:t>Spent</w:t>
            </w:r>
            <w:r w:rsidRPr="5AC74428">
              <w:rPr>
                <w:spacing w:val="23"/>
                <w:sz w:val="16"/>
                <w:szCs w:val="16"/>
              </w:rPr>
              <w:t xml:space="preserve"> </w:t>
            </w:r>
            <w:r w:rsidRPr="5AC74428">
              <w:rPr>
                <w:sz w:val="16"/>
                <w:szCs w:val="16"/>
              </w:rPr>
              <w:t>savings</w:t>
            </w:r>
          </w:p>
        </w:tc>
        <w:tc>
          <w:tcPr>
            <w:tcW w:w="673" w:type="dxa"/>
          </w:tcPr>
          <w:p w14:paraId="27A3FC5D" w14:textId="77777777" w:rsidR="00054221" w:rsidRDefault="00BD4E74">
            <w:pPr>
              <w:pStyle w:val="TableParagraph"/>
              <w:ind w:right="184"/>
              <w:jc w:val="right"/>
              <w:rPr>
                <w:sz w:val="16"/>
              </w:rPr>
            </w:pPr>
            <w:r>
              <w:rPr>
                <w:sz w:val="16"/>
              </w:rPr>
              <w:t>0.24</w:t>
            </w:r>
          </w:p>
        </w:tc>
        <w:tc>
          <w:tcPr>
            <w:tcW w:w="806" w:type="dxa"/>
          </w:tcPr>
          <w:p w14:paraId="59154858" w14:textId="77777777" w:rsidR="00054221" w:rsidRDefault="00BD4E74">
            <w:pPr>
              <w:pStyle w:val="TableParagraph"/>
              <w:ind w:left="251"/>
              <w:jc w:val="left"/>
              <w:rPr>
                <w:sz w:val="16"/>
              </w:rPr>
            </w:pPr>
            <w:r>
              <w:rPr>
                <w:sz w:val="16"/>
              </w:rPr>
              <w:t>0.32</w:t>
            </w:r>
          </w:p>
        </w:tc>
        <w:tc>
          <w:tcPr>
            <w:tcW w:w="796" w:type="dxa"/>
          </w:tcPr>
          <w:p w14:paraId="20852BBE" w14:textId="77777777" w:rsidR="00054221" w:rsidRDefault="00BD4E74">
            <w:pPr>
              <w:pStyle w:val="TableParagraph"/>
              <w:ind w:left="98" w:right="100"/>
              <w:rPr>
                <w:sz w:val="16"/>
              </w:rPr>
            </w:pPr>
            <w:r>
              <w:rPr>
                <w:sz w:val="16"/>
              </w:rPr>
              <w:t>0.08**</w:t>
            </w:r>
          </w:p>
        </w:tc>
      </w:tr>
      <w:tr w:rsidR="00054221" w14:paraId="744748F2" w14:textId="77777777">
        <w:trPr>
          <w:trHeight w:val="189"/>
        </w:trPr>
        <w:tc>
          <w:tcPr>
            <w:tcW w:w="5381" w:type="dxa"/>
          </w:tcPr>
          <w:p w14:paraId="0457FA43" w14:textId="77777777" w:rsidR="00054221" w:rsidRDefault="00054221">
            <w:pPr>
              <w:pStyle w:val="TableParagraph"/>
              <w:spacing w:before="0" w:line="240" w:lineRule="auto"/>
              <w:jc w:val="left"/>
              <w:rPr>
                <w:rFonts w:ascii="Times New Roman"/>
                <w:sz w:val="12"/>
              </w:rPr>
            </w:pPr>
          </w:p>
        </w:tc>
        <w:tc>
          <w:tcPr>
            <w:tcW w:w="673" w:type="dxa"/>
          </w:tcPr>
          <w:p w14:paraId="3E288C38" w14:textId="77777777" w:rsidR="00054221" w:rsidRDefault="00BD4E74">
            <w:pPr>
              <w:pStyle w:val="TableParagraph"/>
              <w:ind w:right="118"/>
              <w:jc w:val="right"/>
              <w:rPr>
                <w:sz w:val="16"/>
              </w:rPr>
            </w:pPr>
            <w:r>
              <w:rPr>
                <w:sz w:val="16"/>
              </w:rPr>
              <w:t>(0.42)</w:t>
            </w:r>
          </w:p>
        </w:tc>
        <w:tc>
          <w:tcPr>
            <w:tcW w:w="806" w:type="dxa"/>
          </w:tcPr>
          <w:p w14:paraId="34981CCE" w14:textId="77777777" w:rsidR="00054221" w:rsidRDefault="00BD4E74">
            <w:pPr>
              <w:pStyle w:val="TableParagraph"/>
              <w:ind w:left="185"/>
              <w:jc w:val="left"/>
              <w:rPr>
                <w:sz w:val="16"/>
              </w:rPr>
            </w:pPr>
            <w:r>
              <w:rPr>
                <w:sz w:val="16"/>
              </w:rPr>
              <w:t>(0.47)</w:t>
            </w:r>
          </w:p>
        </w:tc>
        <w:tc>
          <w:tcPr>
            <w:tcW w:w="796" w:type="dxa"/>
          </w:tcPr>
          <w:p w14:paraId="4A95EA38" w14:textId="77777777" w:rsidR="00054221" w:rsidRDefault="00BD4E74">
            <w:pPr>
              <w:pStyle w:val="TableParagraph"/>
              <w:ind w:left="98" w:right="99"/>
              <w:rPr>
                <w:sz w:val="16"/>
              </w:rPr>
            </w:pPr>
            <w:r>
              <w:rPr>
                <w:sz w:val="16"/>
              </w:rPr>
              <w:t>(0.00)</w:t>
            </w:r>
          </w:p>
        </w:tc>
      </w:tr>
      <w:tr w:rsidR="00054221" w14:paraId="6DB91288" w14:textId="77777777">
        <w:trPr>
          <w:trHeight w:val="189"/>
        </w:trPr>
        <w:tc>
          <w:tcPr>
            <w:tcW w:w="5381" w:type="dxa"/>
          </w:tcPr>
          <w:p w14:paraId="6DC66D9D" w14:textId="5DD36A54" w:rsidR="00054221" w:rsidRDefault="00BD4E74">
            <w:pPr>
              <w:pStyle w:val="TableParagraph"/>
              <w:ind w:left="119"/>
              <w:jc w:val="left"/>
              <w:rPr>
                <w:sz w:val="16"/>
                <w:szCs w:val="16"/>
              </w:rPr>
            </w:pPr>
            <w:r w:rsidRPr="5AC74428">
              <w:rPr>
                <w:sz w:val="16"/>
                <w:szCs w:val="16"/>
              </w:rPr>
              <w:t>Stress</w:t>
            </w:r>
            <w:r w:rsidRPr="5AC74428">
              <w:rPr>
                <w:spacing w:val="22"/>
                <w:sz w:val="16"/>
                <w:szCs w:val="16"/>
              </w:rPr>
              <w:t xml:space="preserve"> </w:t>
            </w:r>
            <w:r w:rsidRPr="5AC74428">
              <w:rPr>
                <w:sz w:val="16"/>
                <w:szCs w:val="16"/>
              </w:rPr>
              <w:t>coping:</w:t>
            </w:r>
            <w:r w:rsidRPr="5AC74428">
              <w:rPr>
                <w:spacing w:val="6"/>
                <w:sz w:val="16"/>
                <w:szCs w:val="16"/>
              </w:rPr>
              <w:t xml:space="preserve"> </w:t>
            </w:r>
            <w:r w:rsidRPr="5AC74428">
              <w:rPr>
                <w:sz w:val="16"/>
                <w:szCs w:val="16"/>
              </w:rPr>
              <w:t>Borrowed</w:t>
            </w:r>
            <w:r w:rsidRPr="5AC74428">
              <w:rPr>
                <w:spacing w:val="22"/>
                <w:sz w:val="16"/>
                <w:szCs w:val="16"/>
              </w:rPr>
              <w:t xml:space="preserve"> </w:t>
            </w:r>
            <w:r w:rsidRPr="5AC74428">
              <w:rPr>
                <w:sz w:val="16"/>
                <w:szCs w:val="16"/>
              </w:rPr>
              <w:t>money</w:t>
            </w:r>
          </w:p>
        </w:tc>
        <w:tc>
          <w:tcPr>
            <w:tcW w:w="673" w:type="dxa"/>
          </w:tcPr>
          <w:p w14:paraId="70680A0E" w14:textId="77777777" w:rsidR="00054221" w:rsidRDefault="00BD4E74">
            <w:pPr>
              <w:pStyle w:val="TableParagraph"/>
              <w:ind w:right="184"/>
              <w:jc w:val="right"/>
              <w:rPr>
                <w:sz w:val="16"/>
              </w:rPr>
            </w:pPr>
            <w:r>
              <w:rPr>
                <w:sz w:val="16"/>
              </w:rPr>
              <w:t>0.42</w:t>
            </w:r>
          </w:p>
        </w:tc>
        <w:tc>
          <w:tcPr>
            <w:tcW w:w="806" w:type="dxa"/>
          </w:tcPr>
          <w:p w14:paraId="6256BC30" w14:textId="77777777" w:rsidR="00054221" w:rsidRDefault="00BD4E74">
            <w:pPr>
              <w:pStyle w:val="TableParagraph"/>
              <w:ind w:left="251"/>
              <w:jc w:val="left"/>
              <w:rPr>
                <w:sz w:val="16"/>
              </w:rPr>
            </w:pPr>
            <w:r>
              <w:rPr>
                <w:sz w:val="16"/>
              </w:rPr>
              <w:t>0.65</w:t>
            </w:r>
          </w:p>
        </w:tc>
        <w:tc>
          <w:tcPr>
            <w:tcW w:w="796" w:type="dxa"/>
          </w:tcPr>
          <w:p w14:paraId="347E5614" w14:textId="77777777" w:rsidR="00054221" w:rsidRDefault="00BD4E74">
            <w:pPr>
              <w:pStyle w:val="TableParagraph"/>
              <w:ind w:left="98" w:right="99"/>
              <w:rPr>
                <w:sz w:val="16"/>
              </w:rPr>
            </w:pPr>
            <w:r>
              <w:rPr>
                <w:sz w:val="16"/>
              </w:rPr>
              <w:t>0.23***</w:t>
            </w:r>
          </w:p>
        </w:tc>
      </w:tr>
      <w:tr w:rsidR="00054221" w14:paraId="1F3CF5CE" w14:textId="77777777">
        <w:trPr>
          <w:trHeight w:val="189"/>
        </w:trPr>
        <w:tc>
          <w:tcPr>
            <w:tcW w:w="5381" w:type="dxa"/>
          </w:tcPr>
          <w:p w14:paraId="7008E05E" w14:textId="77777777" w:rsidR="00054221" w:rsidRDefault="00054221">
            <w:pPr>
              <w:pStyle w:val="TableParagraph"/>
              <w:spacing w:before="0" w:line="240" w:lineRule="auto"/>
              <w:jc w:val="left"/>
              <w:rPr>
                <w:rFonts w:ascii="Times New Roman"/>
                <w:sz w:val="12"/>
              </w:rPr>
            </w:pPr>
          </w:p>
        </w:tc>
        <w:tc>
          <w:tcPr>
            <w:tcW w:w="673" w:type="dxa"/>
          </w:tcPr>
          <w:p w14:paraId="1F9464D2" w14:textId="77777777" w:rsidR="00054221" w:rsidRDefault="00BD4E74">
            <w:pPr>
              <w:pStyle w:val="TableParagraph"/>
              <w:ind w:right="118"/>
              <w:jc w:val="right"/>
              <w:rPr>
                <w:sz w:val="16"/>
              </w:rPr>
            </w:pPr>
            <w:r>
              <w:rPr>
                <w:sz w:val="16"/>
              </w:rPr>
              <w:t>(0.49)</w:t>
            </w:r>
          </w:p>
        </w:tc>
        <w:tc>
          <w:tcPr>
            <w:tcW w:w="806" w:type="dxa"/>
          </w:tcPr>
          <w:p w14:paraId="1AEC8AB5" w14:textId="77777777" w:rsidR="00054221" w:rsidRDefault="00BD4E74">
            <w:pPr>
              <w:pStyle w:val="TableParagraph"/>
              <w:ind w:left="185"/>
              <w:jc w:val="left"/>
              <w:rPr>
                <w:sz w:val="16"/>
              </w:rPr>
            </w:pPr>
            <w:r>
              <w:rPr>
                <w:sz w:val="16"/>
              </w:rPr>
              <w:t>(0.48)</w:t>
            </w:r>
          </w:p>
        </w:tc>
        <w:tc>
          <w:tcPr>
            <w:tcW w:w="796" w:type="dxa"/>
          </w:tcPr>
          <w:p w14:paraId="7F9200FD" w14:textId="77777777" w:rsidR="00054221" w:rsidRDefault="00BD4E74">
            <w:pPr>
              <w:pStyle w:val="TableParagraph"/>
              <w:ind w:left="98" w:right="99"/>
              <w:rPr>
                <w:sz w:val="16"/>
              </w:rPr>
            </w:pPr>
            <w:r>
              <w:rPr>
                <w:sz w:val="16"/>
              </w:rPr>
              <w:t>(0.00)</w:t>
            </w:r>
          </w:p>
        </w:tc>
      </w:tr>
      <w:tr w:rsidR="00054221" w14:paraId="280D66D7" w14:textId="77777777">
        <w:trPr>
          <w:trHeight w:val="189"/>
        </w:trPr>
        <w:tc>
          <w:tcPr>
            <w:tcW w:w="5381" w:type="dxa"/>
          </w:tcPr>
          <w:p w14:paraId="00AE981C" w14:textId="12A31127" w:rsidR="00054221" w:rsidRDefault="00BD4E74">
            <w:pPr>
              <w:pStyle w:val="TableParagraph"/>
              <w:ind w:left="119"/>
              <w:jc w:val="left"/>
              <w:rPr>
                <w:sz w:val="16"/>
                <w:szCs w:val="16"/>
              </w:rPr>
            </w:pPr>
            <w:r w:rsidRPr="5AC74428">
              <w:rPr>
                <w:sz w:val="16"/>
                <w:szCs w:val="16"/>
              </w:rPr>
              <w:t>Crisis</w:t>
            </w:r>
            <w:r w:rsidRPr="5AC74428">
              <w:rPr>
                <w:spacing w:val="25"/>
                <w:sz w:val="16"/>
                <w:szCs w:val="16"/>
              </w:rPr>
              <w:t xml:space="preserve"> </w:t>
            </w:r>
            <w:r w:rsidRPr="5AC74428">
              <w:rPr>
                <w:sz w:val="16"/>
                <w:szCs w:val="16"/>
              </w:rPr>
              <w:t>coping:</w:t>
            </w:r>
            <w:r w:rsidRPr="5AC74428">
              <w:rPr>
                <w:spacing w:val="10"/>
                <w:sz w:val="16"/>
                <w:szCs w:val="16"/>
              </w:rPr>
              <w:t xml:space="preserve"> </w:t>
            </w:r>
            <w:r w:rsidRPr="5AC74428">
              <w:rPr>
                <w:sz w:val="16"/>
                <w:szCs w:val="16"/>
              </w:rPr>
              <w:t>Sold</w:t>
            </w:r>
            <w:r w:rsidRPr="5AC74428">
              <w:rPr>
                <w:spacing w:val="25"/>
                <w:sz w:val="16"/>
                <w:szCs w:val="16"/>
              </w:rPr>
              <w:t xml:space="preserve"> </w:t>
            </w:r>
            <w:r w:rsidRPr="5AC74428">
              <w:rPr>
                <w:sz w:val="16"/>
                <w:szCs w:val="16"/>
              </w:rPr>
              <w:t>productive</w:t>
            </w:r>
            <w:r w:rsidRPr="5AC74428">
              <w:rPr>
                <w:spacing w:val="25"/>
                <w:sz w:val="16"/>
                <w:szCs w:val="16"/>
              </w:rPr>
              <w:t xml:space="preserve"> </w:t>
            </w:r>
            <w:r w:rsidRPr="5AC74428">
              <w:rPr>
                <w:sz w:val="16"/>
                <w:szCs w:val="16"/>
              </w:rPr>
              <w:t>assets</w:t>
            </w:r>
            <w:r w:rsidRPr="5AC74428">
              <w:rPr>
                <w:spacing w:val="24"/>
                <w:sz w:val="16"/>
                <w:szCs w:val="16"/>
              </w:rPr>
              <w:t xml:space="preserve"> </w:t>
            </w:r>
            <w:r w:rsidRPr="5AC74428">
              <w:rPr>
                <w:sz w:val="16"/>
                <w:szCs w:val="16"/>
              </w:rPr>
              <w:t>or</w:t>
            </w:r>
            <w:r w:rsidRPr="5AC74428">
              <w:rPr>
                <w:spacing w:val="25"/>
                <w:sz w:val="16"/>
                <w:szCs w:val="16"/>
              </w:rPr>
              <w:t xml:space="preserve"> </w:t>
            </w:r>
            <w:r w:rsidRPr="5AC74428">
              <w:rPr>
                <w:sz w:val="16"/>
                <w:szCs w:val="16"/>
              </w:rPr>
              <w:t>means</w:t>
            </w:r>
            <w:r w:rsidRPr="5AC74428">
              <w:rPr>
                <w:spacing w:val="26"/>
                <w:sz w:val="16"/>
                <w:szCs w:val="16"/>
              </w:rPr>
              <w:t xml:space="preserve"> </w:t>
            </w:r>
            <w:r w:rsidRPr="5AC74428">
              <w:rPr>
                <w:sz w:val="16"/>
                <w:szCs w:val="16"/>
              </w:rPr>
              <w:t>of</w:t>
            </w:r>
            <w:r w:rsidRPr="5AC74428">
              <w:rPr>
                <w:spacing w:val="25"/>
                <w:sz w:val="16"/>
                <w:szCs w:val="16"/>
              </w:rPr>
              <w:t xml:space="preserve"> </w:t>
            </w:r>
            <w:r w:rsidRPr="5AC74428">
              <w:rPr>
                <w:sz w:val="16"/>
                <w:szCs w:val="16"/>
              </w:rPr>
              <w:t>transport</w:t>
            </w:r>
          </w:p>
        </w:tc>
        <w:tc>
          <w:tcPr>
            <w:tcW w:w="673" w:type="dxa"/>
          </w:tcPr>
          <w:p w14:paraId="450E2D75" w14:textId="77777777" w:rsidR="00054221" w:rsidRDefault="00BD4E74">
            <w:pPr>
              <w:pStyle w:val="TableParagraph"/>
              <w:ind w:right="183"/>
              <w:jc w:val="right"/>
              <w:rPr>
                <w:sz w:val="16"/>
              </w:rPr>
            </w:pPr>
            <w:r>
              <w:rPr>
                <w:sz w:val="16"/>
              </w:rPr>
              <w:t>0.02</w:t>
            </w:r>
          </w:p>
        </w:tc>
        <w:tc>
          <w:tcPr>
            <w:tcW w:w="806" w:type="dxa"/>
          </w:tcPr>
          <w:p w14:paraId="4BF2BFB1" w14:textId="77777777" w:rsidR="00054221" w:rsidRDefault="00BD4E74">
            <w:pPr>
              <w:pStyle w:val="TableParagraph"/>
              <w:ind w:left="252"/>
              <w:jc w:val="left"/>
              <w:rPr>
                <w:sz w:val="16"/>
              </w:rPr>
            </w:pPr>
            <w:r>
              <w:rPr>
                <w:sz w:val="16"/>
              </w:rPr>
              <w:t>0.06</w:t>
            </w:r>
          </w:p>
        </w:tc>
        <w:tc>
          <w:tcPr>
            <w:tcW w:w="796" w:type="dxa"/>
          </w:tcPr>
          <w:p w14:paraId="3AB0B49B" w14:textId="77777777" w:rsidR="00054221" w:rsidRDefault="00BD4E74">
            <w:pPr>
              <w:pStyle w:val="TableParagraph"/>
              <w:ind w:left="98" w:right="98"/>
              <w:rPr>
                <w:sz w:val="16"/>
              </w:rPr>
            </w:pPr>
            <w:r>
              <w:rPr>
                <w:sz w:val="16"/>
              </w:rPr>
              <w:t>0.04**</w:t>
            </w:r>
          </w:p>
        </w:tc>
      </w:tr>
      <w:tr w:rsidR="00054221" w14:paraId="519DB8CC" w14:textId="77777777">
        <w:trPr>
          <w:trHeight w:val="189"/>
        </w:trPr>
        <w:tc>
          <w:tcPr>
            <w:tcW w:w="5381" w:type="dxa"/>
          </w:tcPr>
          <w:p w14:paraId="252F195A" w14:textId="77777777" w:rsidR="00054221" w:rsidRDefault="00054221">
            <w:pPr>
              <w:pStyle w:val="TableParagraph"/>
              <w:spacing w:before="0" w:line="240" w:lineRule="auto"/>
              <w:jc w:val="left"/>
              <w:rPr>
                <w:rFonts w:ascii="Times New Roman"/>
                <w:sz w:val="12"/>
              </w:rPr>
            </w:pPr>
          </w:p>
        </w:tc>
        <w:tc>
          <w:tcPr>
            <w:tcW w:w="673" w:type="dxa"/>
          </w:tcPr>
          <w:p w14:paraId="1AEC63F8" w14:textId="77777777" w:rsidR="00054221" w:rsidRDefault="00BD4E74">
            <w:pPr>
              <w:pStyle w:val="TableParagraph"/>
              <w:ind w:right="118"/>
              <w:jc w:val="right"/>
              <w:rPr>
                <w:sz w:val="16"/>
              </w:rPr>
            </w:pPr>
            <w:r>
              <w:rPr>
                <w:w w:val="105"/>
                <w:sz w:val="16"/>
              </w:rPr>
              <w:t>(0.14)</w:t>
            </w:r>
          </w:p>
        </w:tc>
        <w:tc>
          <w:tcPr>
            <w:tcW w:w="806" w:type="dxa"/>
          </w:tcPr>
          <w:p w14:paraId="79C3E580" w14:textId="77777777" w:rsidR="00054221" w:rsidRDefault="00BD4E74">
            <w:pPr>
              <w:pStyle w:val="TableParagraph"/>
              <w:ind w:left="185"/>
              <w:jc w:val="left"/>
              <w:rPr>
                <w:sz w:val="16"/>
              </w:rPr>
            </w:pPr>
            <w:r>
              <w:rPr>
                <w:sz w:val="16"/>
              </w:rPr>
              <w:t>(0.23)</w:t>
            </w:r>
          </w:p>
        </w:tc>
        <w:tc>
          <w:tcPr>
            <w:tcW w:w="796" w:type="dxa"/>
          </w:tcPr>
          <w:p w14:paraId="6B48597B" w14:textId="77777777" w:rsidR="00054221" w:rsidRDefault="00BD4E74">
            <w:pPr>
              <w:pStyle w:val="TableParagraph"/>
              <w:ind w:left="98" w:right="99"/>
              <w:rPr>
                <w:sz w:val="16"/>
              </w:rPr>
            </w:pPr>
            <w:r>
              <w:rPr>
                <w:sz w:val="16"/>
              </w:rPr>
              <w:t>(0.00)</w:t>
            </w:r>
          </w:p>
        </w:tc>
      </w:tr>
      <w:tr w:rsidR="00054221" w14:paraId="3B112B60" w14:textId="77777777">
        <w:trPr>
          <w:trHeight w:val="189"/>
        </w:trPr>
        <w:tc>
          <w:tcPr>
            <w:tcW w:w="5381" w:type="dxa"/>
          </w:tcPr>
          <w:p w14:paraId="2AC7405A" w14:textId="14D5C995" w:rsidR="00054221" w:rsidRDefault="00BD4E74">
            <w:pPr>
              <w:pStyle w:val="TableParagraph"/>
              <w:ind w:left="119"/>
              <w:jc w:val="left"/>
              <w:rPr>
                <w:sz w:val="16"/>
                <w:szCs w:val="16"/>
              </w:rPr>
            </w:pPr>
            <w:r w:rsidRPr="5AC74428">
              <w:rPr>
                <w:sz w:val="16"/>
                <w:szCs w:val="16"/>
              </w:rPr>
              <w:t>Crisis</w:t>
            </w:r>
            <w:r w:rsidRPr="5AC74428">
              <w:rPr>
                <w:spacing w:val="24"/>
                <w:sz w:val="16"/>
                <w:szCs w:val="16"/>
              </w:rPr>
              <w:t xml:space="preserve"> </w:t>
            </w:r>
            <w:r w:rsidRPr="5AC74428">
              <w:rPr>
                <w:sz w:val="16"/>
                <w:szCs w:val="16"/>
              </w:rPr>
              <w:t>coping:</w:t>
            </w:r>
            <w:r w:rsidRPr="5AC74428">
              <w:rPr>
                <w:spacing w:val="8"/>
                <w:sz w:val="16"/>
                <w:szCs w:val="16"/>
              </w:rPr>
              <w:t xml:space="preserve"> </w:t>
            </w:r>
            <w:r w:rsidRPr="5AC74428">
              <w:rPr>
                <w:sz w:val="16"/>
                <w:szCs w:val="16"/>
              </w:rPr>
              <w:t>Reduced</w:t>
            </w:r>
            <w:r w:rsidRPr="5AC74428">
              <w:rPr>
                <w:spacing w:val="23"/>
                <w:sz w:val="16"/>
                <w:szCs w:val="16"/>
              </w:rPr>
              <w:t xml:space="preserve"> </w:t>
            </w:r>
            <w:r w:rsidRPr="5AC74428">
              <w:rPr>
                <w:sz w:val="16"/>
                <w:szCs w:val="16"/>
              </w:rPr>
              <w:t>expenses</w:t>
            </w:r>
            <w:r w:rsidRPr="5AC74428">
              <w:rPr>
                <w:spacing w:val="24"/>
                <w:sz w:val="16"/>
                <w:szCs w:val="16"/>
              </w:rPr>
              <w:t xml:space="preserve"> </w:t>
            </w:r>
            <w:r w:rsidRPr="5AC74428">
              <w:rPr>
                <w:sz w:val="16"/>
                <w:szCs w:val="16"/>
              </w:rPr>
              <w:t>on</w:t>
            </w:r>
            <w:r w:rsidRPr="5AC74428">
              <w:rPr>
                <w:spacing w:val="23"/>
                <w:sz w:val="16"/>
                <w:szCs w:val="16"/>
              </w:rPr>
              <w:t xml:space="preserve"> </w:t>
            </w:r>
            <w:r w:rsidRPr="5AC74428">
              <w:rPr>
                <w:sz w:val="16"/>
                <w:szCs w:val="16"/>
              </w:rPr>
              <w:t>health</w:t>
            </w:r>
          </w:p>
        </w:tc>
        <w:tc>
          <w:tcPr>
            <w:tcW w:w="673" w:type="dxa"/>
          </w:tcPr>
          <w:p w14:paraId="38FC9928" w14:textId="77777777" w:rsidR="00054221" w:rsidRDefault="00BD4E74">
            <w:pPr>
              <w:pStyle w:val="TableParagraph"/>
              <w:ind w:right="184"/>
              <w:jc w:val="right"/>
              <w:rPr>
                <w:sz w:val="16"/>
              </w:rPr>
            </w:pPr>
            <w:r>
              <w:rPr>
                <w:sz w:val="16"/>
              </w:rPr>
              <w:t>0.25</w:t>
            </w:r>
          </w:p>
        </w:tc>
        <w:tc>
          <w:tcPr>
            <w:tcW w:w="806" w:type="dxa"/>
          </w:tcPr>
          <w:p w14:paraId="4D8C72EA" w14:textId="77777777" w:rsidR="00054221" w:rsidRDefault="00BD4E74">
            <w:pPr>
              <w:pStyle w:val="TableParagraph"/>
              <w:ind w:left="251"/>
              <w:jc w:val="left"/>
              <w:rPr>
                <w:sz w:val="16"/>
              </w:rPr>
            </w:pPr>
            <w:r>
              <w:rPr>
                <w:sz w:val="16"/>
              </w:rPr>
              <w:t>0.40</w:t>
            </w:r>
          </w:p>
        </w:tc>
        <w:tc>
          <w:tcPr>
            <w:tcW w:w="796" w:type="dxa"/>
          </w:tcPr>
          <w:p w14:paraId="20215D9E" w14:textId="77777777" w:rsidR="00054221" w:rsidRDefault="00BD4E74">
            <w:pPr>
              <w:pStyle w:val="TableParagraph"/>
              <w:ind w:left="98" w:right="100"/>
              <w:rPr>
                <w:sz w:val="16"/>
              </w:rPr>
            </w:pPr>
            <w:r>
              <w:rPr>
                <w:w w:val="105"/>
                <w:sz w:val="16"/>
              </w:rPr>
              <w:t>0.15***</w:t>
            </w:r>
          </w:p>
        </w:tc>
      </w:tr>
      <w:tr w:rsidR="00054221" w14:paraId="253D7383" w14:textId="77777777">
        <w:trPr>
          <w:trHeight w:val="189"/>
        </w:trPr>
        <w:tc>
          <w:tcPr>
            <w:tcW w:w="5381" w:type="dxa"/>
          </w:tcPr>
          <w:p w14:paraId="1CB9C576" w14:textId="77777777" w:rsidR="00054221" w:rsidRDefault="00054221">
            <w:pPr>
              <w:pStyle w:val="TableParagraph"/>
              <w:spacing w:before="0" w:line="240" w:lineRule="auto"/>
              <w:jc w:val="left"/>
              <w:rPr>
                <w:rFonts w:ascii="Times New Roman"/>
                <w:sz w:val="12"/>
              </w:rPr>
            </w:pPr>
          </w:p>
        </w:tc>
        <w:tc>
          <w:tcPr>
            <w:tcW w:w="673" w:type="dxa"/>
          </w:tcPr>
          <w:p w14:paraId="1DD91391" w14:textId="77777777" w:rsidR="00054221" w:rsidRDefault="00BD4E74">
            <w:pPr>
              <w:pStyle w:val="TableParagraph"/>
              <w:ind w:right="118"/>
              <w:jc w:val="right"/>
              <w:rPr>
                <w:sz w:val="16"/>
              </w:rPr>
            </w:pPr>
            <w:r>
              <w:rPr>
                <w:sz w:val="16"/>
              </w:rPr>
              <w:t>(0.43)</w:t>
            </w:r>
          </w:p>
        </w:tc>
        <w:tc>
          <w:tcPr>
            <w:tcW w:w="806" w:type="dxa"/>
          </w:tcPr>
          <w:p w14:paraId="2BD05108" w14:textId="77777777" w:rsidR="00054221" w:rsidRDefault="00BD4E74">
            <w:pPr>
              <w:pStyle w:val="TableParagraph"/>
              <w:ind w:left="185"/>
              <w:jc w:val="left"/>
              <w:rPr>
                <w:sz w:val="16"/>
              </w:rPr>
            </w:pPr>
            <w:r>
              <w:rPr>
                <w:sz w:val="16"/>
              </w:rPr>
              <w:t>(0.49)</w:t>
            </w:r>
          </w:p>
        </w:tc>
        <w:tc>
          <w:tcPr>
            <w:tcW w:w="796" w:type="dxa"/>
          </w:tcPr>
          <w:p w14:paraId="71C171F3" w14:textId="77777777" w:rsidR="00054221" w:rsidRDefault="00BD4E74">
            <w:pPr>
              <w:pStyle w:val="TableParagraph"/>
              <w:ind w:left="98" w:right="99"/>
              <w:rPr>
                <w:sz w:val="16"/>
              </w:rPr>
            </w:pPr>
            <w:r>
              <w:rPr>
                <w:sz w:val="16"/>
              </w:rPr>
              <w:t>(0.00)</w:t>
            </w:r>
          </w:p>
        </w:tc>
      </w:tr>
      <w:tr w:rsidR="00054221" w14:paraId="7BB1BA92" w14:textId="77777777">
        <w:trPr>
          <w:trHeight w:val="189"/>
        </w:trPr>
        <w:tc>
          <w:tcPr>
            <w:tcW w:w="5381" w:type="dxa"/>
          </w:tcPr>
          <w:p w14:paraId="4185225C" w14:textId="68A30662" w:rsidR="00054221" w:rsidRDefault="00BD4E74">
            <w:pPr>
              <w:pStyle w:val="TableParagraph"/>
              <w:ind w:left="119"/>
              <w:jc w:val="left"/>
              <w:rPr>
                <w:sz w:val="16"/>
                <w:szCs w:val="16"/>
              </w:rPr>
            </w:pPr>
            <w:r w:rsidRPr="5AC74428">
              <w:rPr>
                <w:sz w:val="16"/>
                <w:szCs w:val="16"/>
              </w:rPr>
              <w:t>Crisis</w:t>
            </w:r>
            <w:r w:rsidRPr="5AC74428">
              <w:rPr>
                <w:spacing w:val="24"/>
                <w:sz w:val="16"/>
                <w:szCs w:val="16"/>
              </w:rPr>
              <w:t xml:space="preserve"> </w:t>
            </w:r>
            <w:r w:rsidRPr="5AC74428">
              <w:rPr>
                <w:sz w:val="16"/>
                <w:szCs w:val="16"/>
              </w:rPr>
              <w:t>coping:</w:t>
            </w:r>
            <w:r w:rsidRPr="5AC74428">
              <w:rPr>
                <w:spacing w:val="8"/>
                <w:sz w:val="16"/>
                <w:szCs w:val="16"/>
              </w:rPr>
              <w:t xml:space="preserve"> </w:t>
            </w:r>
            <w:r w:rsidRPr="5AC74428">
              <w:rPr>
                <w:sz w:val="16"/>
                <w:szCs w:val="16"/>
              </w:rPr>
              <w:t>Withdrew</w:t>
            </w:r>
            <w:r w:rsidRPr="5AC74428">
              <w:rPr>
                <w:spacing w:val="23"/>
                <w:sz w:val="16"/>
                <w:szCs w:val="16"/>
              </w:rPr>
              <w:t xml:space="preserve"> </w:t>
            </w:r>
            <w:r w:rsidRPr="5AC74428">
              <w:rPr>
                <w:sz w:val="16"/>
                <w:szCs w:val="16"/>
              </w:rPr>
              <w:t>children</w:t>
            </w:r>
            <w:r w:rsidRPr="5AC74428">
              <w:rPr>
                <w:spacing w:val="24"/>
                <w:sz w:val="16"/>
                <w:szCs w:val="16"/>
              </w:rPr>
              <w:t xml:space="preserve"> </w:t>
            </w:r>
            <w:r w:rsidRPr="5AC74428">
              <w:rPr>
                <w:sz w:val="16"/>
                <w:szCs w:val="16"/>
              </w:rPr>
              <w:t>from</w:t>
            </w:r>
            <w:r w:rsidRPr="5AC74428">
              <w:rPr>
                <w:spacing w:val="23"/>
                <w:sz w:val="16"/>
                <w:szCs w:val="16"/>
              </w:rPr>
              <w:t xml:space="preserve"> </w:t>
            </w:r>
            <w:r w:rsidRPr="5AC74428">
              <w:rPr>
                <w:sz w:val="16"/>
                <w:szCs w:val="16"/>
              </w:rPr>
              <w:t>school</w:t>
            </w:r>
          </w:p>
        </w:tc>
        <w:tc>
          <w:tcPr>
            <w:tcW w:w="673" w:type="dxa"/>
          </w:tcPr>
          <w:p w14:paraId="2B83FEFC" w14:textId="77777777" w:rsidR="00054221" w:rsidRDefault="00BD4E74">
            <w:pPr>
              <w:pStyle w:val="TableParagraph"/>
              <w:ind w:right="184"/>
              <w:jc w:val="right"/>
              <w:rPr>
                <w:sz w:val="16"/>
              </w:rPr>
            </w:pPr>
            <w:r>
              <w:rPr>
                <w:sz w:val="16"/>
              </w:rPr>
              <w:t>0.01</w:t>
            </w:r>
          </w:p>
        </w:tc>
        <w:tc>
          <w:tcPr>
            <w:tcW w:w="806" w:type="dxa"/>
          </w:tcPr>
          <w:p w14:paraId="01D9E20B" w14:textId="77777777" w:rsidR="00054221" w:rsidRDefault="00BD4E74">
            <w:pPr>
              <w:pStyle w:val="TableParagraph"/>
              <w:ind w:left="251"/>
              <w:jc w:val="left"/>
              <w:rPr>
                <w:sz w:val="16"/>
              </w:rPr>
            </w:pPr>
            <w:r>
              <w:rPr>
                <w:sz w:val="16"/>
              </w:rPr>
              <w:t>0.06</w:t>
            </w:r>
          </w:p>
        </w:tc>
        <w:tc>
          <w:tcPr>
            <w:tcW w:w="796" w:type="dxa"/>
          </w:tcPr>
          <w:p w14:paraId="1EC160F8" w14:textId="77777777" w:rsidR="00054221" w:rsidRDefault="00BD4E74">
            <w:pPr>
              <w:pStyle w:val="TableParagraph"/>
              <w:ind w:left="98" w:right="100"/>
              <w:rPr>
                <w:sz w:val="16"/>
              </w:rPr>
            </w:pPr>
            <w:r>
              <w:rPr>
                <w:sz w:val="16"/>
              </w:rPr>
              <w:t>0.05***</w:t>
            </w:r>
          </w:p>
        </w:tc>
      </w:tr>
      <w:tr w:rsidR="00054221" w14:paraId="67D63949" w14:textId="77777777">
        <w:trPr>
          <w:trHeight w:val="189"/>
        </w:trPr>
        <w:tc>
          <w:tcPr>
            <w:tcW w:w="5381" w:type="dxa"/>
          </w:tcPr>
          <w:p w14:paraId="6C4F77E2" w14:textId="77777777" w:rsidR="00054221" w:rsidRDefault="00054221">
            <w:pPr>
              <w:pStyle w:val="TableParagraph"/>
              <w:spacing w:before="0" w:line="240" w:lineRule="auto"/>
              <w:jc w:val="left"/>
              <w:rPr>
                <w:rFonts w:ascii="Times New Roman"/>
                <w:sz w:val="12"/>
              </w:rPr>
            </w:pPr>
          </w:p>
        </w:tc>
        <w:tc>
          <w:tcPr>
            <w:tcW w:w="673" w:type="dxa"/>
          </w:tcPr>
          <w:p w14:paraId="3FB71B41" w14:textId="77777777" w:rsidR="00054221" w:rsidRDefault="00BD4E74">
            <w:pPr>
              <w:pStyle w:val="TableParagraph"/>
              <w:ind w:right="118"/>
              <w:jc w:val="right"/>
              <w:rPr>
                <w:sz w:val="16"/>
              </w:rPr>
            </w:pPr>
            <w:r>
              <w:rPr>
                <w:sz w:val="16"/>
              </w:rPr>
              <w:t>(0.10)</w:t>
            </w:r>
          </w:p>
        </w:tc>
        <w:tc>
          <w:tcPr>
            <w:tcW w:w="806" w:type="dxa"/>
          </w:tcPr>
          <w:p w14:paraId="6E9D53B8" w14:textId="77777777" w:rsidR="00054221" w:rsidRDefault="00BD4E74">
            <w:pPr>
              <w:pStyle w:val="TableParagraph"/>
              <w:ind w:left="185"/>
              <w:jc w:val="left"/>
              <w:rPr>
                <w:sz w:val="16"/>
              </w:rPr>
            </w:pPr>
            <w:r>
              <w:rPr>
                <w:sz w:val="16"/>
              </w:rPr>
              <w:t>(0.25)</w:t>
            </w:r>
          </w:p>
        </w:tc>
        <w:tc>
          <w:tcPr>
            <w:tcW w:w="796" w:type="dxa"/>
          </w:tcPr>
          <w:p w14:paraId="24A1A225" w14:textId="77777777" w:rsidR="00054221" w:rsidRDefault="00BD4E74">
            <w:pPr>
              <w:pStyle w:val="TableParagraph"/>
              <w:ind w:left="98" w:right="99"/>
              <w:rPr>
                <w:sz w:val="16"/>
              </w:rPr>
            </w:pPr>
            <w:r>
              <w:rPr>
                <w:sz w:val="16"/>
              </w:rPr>
              <w:t>(0.00)</w:t>
            </w:r>
          </w:p>
        </w:tc>
      </w:tr>
      <w:tr w:rsidR="00054221" w14:paraId="00288226" w14:textId="77777777">
        <w:trPr>
          <w:trHeight w:val="189"/>
        </w:trPr>
        <w:tc>
          <w:tcPr>
            <w:tcW w:w="5381" w:type="dxa"/>
          </w:tcPr>
          <w:p w14:paraId="2060892D" w14:textId="5138D2B7" w:rsidR="00054221" w:rsidRDefault="00BD4E74">
            <w:pPr>
              <w:pStyle w:val="TableParagraph"/>
              <w:ind w:left="119"/>
              <w:jc w:val="left"/>
              <w:rPr>
                <w:sz w:val="16"/>
                <w:szCs w:val="16"/>
              </w:rPr>
            </w:pPr>
            <w:r w:rsidRPr="5AC74428">
              <w:rPr>
                <w:sz w:val="16"/>
                <w:szCs w:val="16"/>
              </w:rPr>
              <w:t>Emergency</w:t>
            </w:r>
            <w:r w:rsidRPr="5AC74428">
              <w:rPr>
                <w:spacing w:val="20"/>
                <w:sz w:val="16"/>
                <w:szCs w:val="16"/>
              </w:rPr>
              <w:t xml:space="preserve"> </w:t>
            </w:r>
            <w:r w:rsidRPr="5AC74428">
              <w:rPr>
                <w:sz w:val="16"/>
                <w:szCs w:val="16"/>
              </w:rPr>
              <w:t>coping:</w:t>
            </w:r>
            <w:r w:rsidRPr="5AC74428">
              <w:rPr>
                <w:spacing w:val="3"/>
                <w:sz w:val="16"/>
                <w:szCs w:val="16"/>
              </w:rPr>
              <w:t xml:space="preserve"> </w:t>
            </w:r>
            <w:r w:rsidRPr="5AC74428">
              <w:rPr>
                <w:sz w:val="16"/>
                <w:szCs w:val="16"/>
              </w:rPr>
              <w:t>Send</w:t>
            </w:r>
            <w:r w:rsidRPr="5AC74428">
              <w:rPr>
                <w:spacing w:val="19"/>
                <w:sz w:val="16"/>
                <w:szCs w:val="16"/>
              </w:rPr>
              <w:t xml:space="preserve"> </w:t>
            </w:r>
            <w:r w:rsidRPr="5AC74428">
              <w:rPr>
                <w:sz w:val="16"/>
                <w:szCs w:val="16"/>
              </w:rPr>
              <w:t>children</w:t>
            </w:r>
            <w:r w:rsidRPr="5AC74428">
              <w:rPr>
                <w:spacing w:val="20"/>
                <w:sz w:val="16"/>
                <w:szCs w:val="16"/>
              </w:rPr>
              <w:t xml:space="preserve"> </w:t>
            </w:r>
            <w:r w:rsidRPr="5AC74428">
              <w:rPr>
                <w:sz w:val="16"/>
                <w:szCs w:val="16"/>
              </w:rPr>
              <w:t>to</w:t>
            </w:r>
            <w:r w:rsidRPr="5AC74428">
              <w:rPr>
                <w:spacing w:val="19"/>
                <w:sz w:val="16"/>
                <w:szCs w:val="16"/>
              </w:rPr>
              <w:t xml:space="preserve"> </w:t>
            </w:r>
            <w:r w:rsidRPr="5AC74428">
              <w:rPr>
                <w:sz w:val="16"/>
                <w:szCs w:val="16"/>
              </w:rPr>
              <w:t>work</w:t>
            </w:r>
            <w:r w:rsidRPr="5AC74428">
              <w:rPr>
                <w:spacing w:val="20"/>
                <w:sz w:val="16"/>
                <w:szCs w:val="16"/>
              </w:rPr>
              <w:t xml:space="preserve"> </w:t>
            </w:r>
            <w:r w:rsidRPr="5AC74428">
              <w:rPr>
                <w:sz w:val="16"/>
                <w:szCs w:val="16"/>
              </w:rPr>
              <w:t>for</w:t>
            </w:r>
            <w:r w:rsidRPr="5AC74428">
              <w:rPr>
                <w:spacing w:val="20"/>
                <w:sz w:val="16"/>
                <w:szCs w:val="16"/>
              </w:rPr>
              <w:t xml:space="preserve"> </w:t>
            </w:r>
            <w:r w:rsidRPr="5AC74428">
              <w:rPr>
                <w:sz w:val="16"/>
                <w:szCs w:val="16"/>
              </w:rPr>
              <w:t>household</w:t>
            </w:r>
            <w:r w:rsidRPr="5AC74428">
              <w:rPr>
                <w:spacing w:val="20"/>
                <w:sz w:val="16"/>
                <w:szCs w:val="16"/>
              </w:rPr>
              <w:t xml:space="preserve"> </w:t>
            </w:r>
            <w:r w:rsidRPr="5AC74428">
              <w:rPr>
                <w:sz w:val="16"/>
                <w:szCs w:val="16"/>
              </w:rPr>
              <w:t>income</w:t>
            </w:r>
          </w:p>
        </w:tc>
        <w:tc>
          <w:tcPr>
            <w:tcW w:w="673" w:type="dxa"/>
          </w:tcPr>
          <w:p w14:paraId="327B4D27" w14:textId="77777777" w:rsidR="00054221" w:rsidRDefault="00BD4E74">
            <w:pPr>
              <w:pStyle w:val="TableParagraph"/>
              <w:ind w:right="185"/>
              <w:jc w:val="right"/>
              <w:rPr>
                <w:sz w:val="16"/>
              </w:rPr>
            </w:pPr>
            <w:r>
              <w:rPr>
                <w:sz w:val="16"/>
              </w:rPr>
              <w:t>0.01</w:t>
            </w:r>
          </w:p>
        </w:tc>
        <w:tc>
          <w:tcPr>
            <w:tcW w:w="806" w:type="dxa"/>
          </w:tcPr>
          <w:p w14:paraId="3F4BA7C9" w14:textId="77777777" w:rsidR="00054221" w:rsidRDefault="00BD4E74">
            <w:pPr>
              <w:pStyle w:val="TableParagraph"/>
              <w:ind w:left="250"/>
              <w:jc w:val="left"/>
              <w:rPr>
                <w:sz w:val="16"/>
              </w:rPr>
            </w:pPr>
            <w:r>
              <w:rPr>
                <w:sz w:val="16"/>
              </w:rPr>
              <w:t>0.05</w:t>
            </w:r>
          </w:p>
        </w:tc>
        <w:tc>
          <w:tcPr>
            <w:tcW w:w="796" w:type="dxa"/>
          </w:tcPr>
          <w:p w14:paraId="5470A2F5" w14:textId="77777777" w:rsidR="00054221" w:rsidRDefault="00BD4E74">
            <w:pPr>
              <w:pStyle w:val="TableParagraph"/>
              <w:ind w:left="98" w:right="101"/>
              <w:rPr>
                <w:sz w:val="16"/>
              </w:rPr>
            </w:pPr>
            <w:r>
              <w:rPr>
                <w:sz w:val="16"/>
              </w:rPr>
              <w:t>0.04***</w:t>
            </w:r>
          </w:p>
        </w:tc>
      </w:tr>
      <w:tr w:rsidR="00054221" w14:paraId="511831E2" w14:textId="77777777">
        <w:trPr>
          <w:trHeight w:val="189"/>
        </w:trPr>
        <w:tc>
          <w:tcPr>
            <w:tcW w:w="5381" w:type="dxa"/>
          </w:tcPr>
          <w:p w14:paraId="2D15A9EC" w14:textId="77777777" w:rsidR="00054221" w:rsidRDefault="00054221">
            <w:pPr>
              <w:pStyle w:val="TableParagraph"/>
              <w:spacing w:before="0" w:line="240" w:lineRule="auto"/>
              <w:jc w:val="left"/>
              <w:rPr>
                <w:rFonts w:ascii="Times New Roman"/>
                <w:sz w:val="12"/>
              </w:rPr>
            </w:pPr>
          </w:p>
        </w:tc>
        <w:tc>
          <w:tcPr>
            <w:tcW w:w="673" w:type="dxa"/>
          </w:tcPr>
          <w:p w14:paraId="33248C77" w14:textId="77777777" w:rsidR="00054221" w:rsidRDefault="00BD4E74">
            <w:pPr>
              <w:pStyle w:val="TableParagraph"/>
              <w:ind w:right="118"/>
              <w:jc w:val="right"/>
              <w:rPr>
                <w:sz w:val="16"/>
              </w:rPr>
            </w:pPr>
            <w:r>
              <w:rPr>
                <w:w w:val="110"/>
                <w:sz w:val="16"/>
              </w:rPr>
              <w:t>(0.11)</w:t>
            </w:r>
          </w:p>
        </w:tc>
        <w:tc>
          <w:tcPr>
            <w:tcW w:w="806" w:type="dxa"/>
          </w:tcPr>
          <w:p w14:paraId="1C2D8F45" w14:textId="77777777" w:rsidR="00054221" w:rsidRDefault="00BD4E74">
            <w:pPr>
              <w:pStyle w:val="TableParagraph"/>
              <w:ind w:left="185"/>
              <w:jc w:val="left"/>
              <w:rPr>
                <w:sz w:val="16"/>
              </w:rPr>
            </w:pPr>
            <w:r>
              <w:rPr>
                <w:sz w:val="16"/>
              </w:rPr>
              <w:t>(0.23)</w:t>
            </w:r>
          </w:p>
        </w:tc>
        <w:tc>
          <w:tcPr>
            <w:tcW w:w="796" w:type="dxa"/>
          </w:tcPr>
          <w:p w14:paraId="1ADDFBF9" w14:textId="77777777" w:rsidR="00054221" w:rsidRDefault="00BD4E74">
            <w:pPr>
              <w:pStyle w:val="TableParagraph"/>
              <w:ind w:left="98" w:right="99"/>
              <w:rPr>
                <w:sz w:val="16"/>
              </w:rPr>
            </w:pPr>
            <w:r>
              <w:rPr>
                <w:sz w:val="16"/>
              </w:rPr>
              <w:t>(0.00)</w:t>
            </w:r>
          </w:p>
        </w:tc>
      </w:tr>
      <w:tr w:rsidR="00054221" w14:paraId="0E050E95" w14:textId="77777777">
        <w:trPr>
          <w:trHeight w:val="189"/>
        </w:trPr>
        <w:tc>
          <w:tcPr>
            <w:tcW w:w="5381" w:type="dxa"/>
          </w:tcPr>
          <w:p w14:paraId="283E8E4F" w14:textId="0BF88CA7" w:rsidR="00054221" w:rsidRDefault="00BD4E74">
            <w:pPr>
              <w:pStyle w:val="TableParagraph"/>
              <w:ind w:left="119"/>
              <w:jc w:val="left"/>
              <w:rPr>
                <w:sz w:val="16"/>
                <w:szCs w:val="16"/>
              </w:rPr>
            </w:pPr>
            <w:r w:rsidRPr="5AC74428">
              <w:rPr>
                <w:sz w:val="16"/>
                <w:szCs w:val="16"/>
              </w:rPr>
              <w:t>Emergency</w:t>
            </w:r>
            <w:r w:rsidRPr="5AC74428">
              <w:rPr>
                <w:spacing w:val="26"/>
                <w:sz w:val="16"/>
                <w:szCs w:val="16"/>
              </w:rPr>
              <w:t xml:space="preserve"> </w:t>
            </w:r>
            <w:r w:rsidRPr="5AC74428">
              <w:rPr>
                <w:sz w:val="16"/>
                <w:szCs w:val="16"/>
              </w:rPr>
              <w:t>coping:</w:t>
            </w:r>
            <w:r w:rsidRPr="5AC74428">
              <w:rPr>
                <w:spacing w:val="12"/>
                <w:sz w:val="16"/>
                <w:szCs w:val="16"/>
              </w:rPr>
              <w:t xml:space="preserve"> </w:t>
            </w:r>
            <w:r w:rsidRPr="5AC74428">
              <w:rPr>
                <w:sz w:val="16"/>
                <w:szCs w:val="16"/>
              </w:rPr>
              <w:t>Begged</w:t>
            </w:r>
            <w:r w:rsidRPr="5AC74428">
              <w:rPr>
                <w:spacing w:val="26"/>
                <w:sz w:val="16"/>
                <w:szCs w:val="16"/>
              </w:rPr>
              <w:t xml:space="preserve"> </w:t>
            </w:r>
            <w:r w:rsidRPr="5AC74428">
              <w:rPr>
                <w:sz w:val="16"/>
                <w:szCs w:val="16"/>
              </w:rPr>
              <w:t>and/or</w:t>
            </w:r>
            <w:r w:rsidRPr="5AC74428">
              <w:rPr>
                <w:spacing w:val="26"/>
                <w:sz w:val="16"/>
                <w:szCs w:val="16"/>
              </w:rPr>
              <w:t xml:space="preserve"> </w:t>
            </w:r>
            <w:r w:rsidRPr="5AC74428">
              <w:rPr>
                <w:sz w:val="16"/>
                <w:szCs w:val="16"/>
              </w:rPr>
              <w:t>scavenged</w:t>
            </w:r>
          </w:p>
        </w:tc>
        <w:tc>
          <w:tcPr>
            <w:tcW w:w="673" w:type="dxa"/>
          </w:tcPr>
          <w:p w14:paraId="02E63310" w14:textId="77777777" w:rsidR="00054221" w:rsidRDefault="00BD4E74">
            <w:pPr>
              <w:pStyle w:val="TableParagraph"/>
              <w:ind w:right="185"/>
              <w:jc w:val="right"/>
              <w:rPr>
                <w:sz w:val="16"/>
              </w:rPr>
            </w:pPr>
            <w:r>
              <w:rPr>
                <w:sz w:val="16"/>
              </w:rPr>
              <w:t>0.01</w:t>
            </w:r>
          </w:p>
        </w:tc>
        <w:tc>
          <w:tcPr>
            <w:tcW w:w="806" w:type="dxa"/>
          </w:tcPr>
          <w:p w14:paraId="54418F6E" w14:textId="77777777" w:rsidR="00054221" w:rsidRDefault="00BD4E74">
            <w:pPr>
              <w:pStyle w:val="TableParagraph"/>
              <w:ind w:left="250"/>
              <w:jc w:val="left"/>
              <w:rPr>
                <w:sz w:val="16"/>
              </w:rPr>
            </w:pPr>
            <w:r>
              <w:rPr>
                <w:sz w:val="16"/>
              </w:rPr>
              <w:t>0.03</w:t>
            </w:r>
          </w:p>
        </w:tc>
        <w:tc>
          <w:tcPr>
            <w:tcW w:w="796" w:type="dxa"/>
          </w:tcPr>
          <w:p w14:paraId="722845A7" w14:textId="77777777" w:rsidR="00054221" w:rsidRDefault="00BD4E74">
            <w:pPr>
              <w:pStyle w:val="TableParagraph"/>
              <w:ind w:left="98" w:right="101"/>
              <w:rPr>
                <w:sz w:val="16"/>
              </w:rPr>
            </w:pPr>
            <w:r>
              <w:rPr>
                <w:sz w:val="16"/>
              </w:rPr>
              <w:t>0.02*</w:t>
            </w:r>
          </w:p>
        </w:tc>
      </w:tr>
      <w:tr w:rsidR="00054221" w14:paraId="3FD21535" w14:textId="77777777">
        <w:trPr>
          <w:trHeight w:val="189"/>
        </w:trPr>
        <w:tc>
          <w:tcPr>
            <w:tcW w:w="5381" w:type="dxa"/>
          </w:tcPr>
          <w:p w14:paraId="730D27CB" w14:textId="77777777" w:rsidR="00054221" w:rsidRDefault="00054221">
            <w:pPr>
              <w:pStyle w:val="TableParagraph"/>
              <w:spacing w:before="0" w:line="240" w:lineRule="auto"/>
              <w:jc w:val="left"/>
              <w:rPr>
                <w:rFonts w:ascii="Times New Roman"/>
                <w:sz w:val="12"/>
              </w:rPr>
            </w:pPr>
          </w:p>
        </w:tc>
        <w:tc>
          <w:tcPr>
            <w:tcW w:w="673" w:type="dxa"/>
          </w:tcPr>
          <w:p w14:paraId="5ABC8364" w14:textId="77777777" w:rsidR="00054221" w:rsidRDefault="00BD4E74">
            <w:pPr>
              <w:pStyle w:val="TableParagraph"/>
              <w:ind w:right="118"/>
              <w:jc w:val="right"/>
              <w:rPr>
                <w:sz w:val="16"/>
              </w:rPr>
            </w:pPr>
            <w:r>
              <w:rPr>
                <w:w w:val="110"/>
                <w:sz w:val="16"/>
              </w:rPr>
              <w:t>(0.11)</w:t>
            </w:r>
          </w:p>
        </w:tc>
        <w:tc>
          <w:tcPr>
            <w:tcW w:w="806" w:type="dxa"/>
          </w:tcPr>
          <w:p w14:paraId="0D097BDB" w14:textId="77777777" w:rsidR="00054221" w:rsidRDefault="00BD4E74">
            <w:pPr>
              <w:pStyle w:val="TableParagraph"/>
              <w:ind w:left="185"/>
              <w:jc w:val="left"/>
              <w:rPr>
                <w:sz w:val="16"/>
              </w:rPr>
            </w:pPr>
            <w:r>
              <w:rPr>
                <w:sz w:val="16"/>
              </w:rPr>
              <w:t>(0.18)</w:t>
            </w:r>
          </w:p>
        </w:tc>
        <w:tc>
          <w:tcPr>
            <w:tcW w:w="796" w:type="dxa"/>
          </w:tcPr>
          <w:p w14:paraId="3FE142F2" w14:textId="77777777" w:rsidR="00054221" w:rsidRDefault="00BD4E74">
            <w:pPr>
              <w:pStyle w:val="TableParagraph"/>
              <w:ind w:left="98" w:right="99"/>
              <w:rPr>
                <w:sz w:val="16"/>
              </w:rPr>
            </w:pPr>
            <w:r>
              <w:rPr>
                <w:sz w:val="16"/>
              </w:rPr>
              <w:t>(0.02)</w:t>
            </w:r>
          </w:p>
        </w:tc>
      </w:tr>
      <w:tr w:rsidR="00054221" w14:paraId="332D35C1" w14:textId="77777777">
        <w:trPr>
          <w:trHeight w:val="189"/>
        </w:trPr>
        <w:tc>
          <w:tcPr>
            <w:tcW w:w="5381" w:type="dxa"/>
          </w:tcPr>
          <w:p w14:paraId="79845D2E" w14:textId="593891CC" w:rsidR="00054221" w:rsidRDefault="00BD4E74">
            <w:pPr>
              <w:pStyle w:val="TableParagraph"/>
              <w:ind w:left="119"/>
              <w:jc w:val="left"/>
              <w:rPr>
                <w:sz w:val="16"/>
                <w:szCs w:val="16"/>
              </w:rPr>
            </w:pPr>
            <w:r w:rsidRPr="5AC74428">
              <w:rPr>
                <w:sz w:val="16"/>
                <w:szCs w:val="16"/>
              </w:rPr>
              <w:t>Emergency</w:t>
            </w:r>
            <w:r w:rsidRPr="5AC74428">
              <w:rPr>
                <w:spacing w:val="26"/>
                <w:sz w:val="16"/>
                <w:szCs w:val="16"/>
              </w:rPr>
              <w:t xml:space="preserve"> </w:t>
            </w:r>
            <w:r w:rsidRPr="5AC74428">
              <w:rPr>
                <w:sz w:val="16"/>
                <w:szCs w:val="16"/>
              </w:rPr>
              <w:t>coping:</w:t>
            </w:r>
            <w:r w:rsidRPr="5AC74428">
              <w:rPr>
                <w:spacing w:val="11"/>
                <w:sz w:val="16"/>
                <w:szCs w:val="16"/>
              </w:rPr>
              <w:t xml:space="preserve"> </w:t>
            </w:r>
            <w:r w:rsidRPr="5AC74428">
              <w:rPr>
                <w:sz w:val="16"/>
                <w:szCs w:val="16"/>
              </w:rPr>
              <w:t>Engaged</w:t>
            </w:r>
            <w:r w:rsidRPr="5AC74428">
              <w:rPr>
                <w:spacing w:val="25"/>
                <w:sz w:val="16"/>
                <w:szCs w:val="16"/>
              </w:rPr>
              <w:t xml:space="preserve"> </w:t>
            </w:r>
            <w:r w:rsidRPr="5AC74428">
              <w:rPr>
                <w:sz w:val="16"/>
                <w:szCs w:val="16"/>
              </w:rPr>
              <w:t>in</w:t>
            </w:r>
            <w:r w:rsidRPr="5AC74428">
              <w:rPr>
                <w:spacing w:val="26"/>
                <w:sz w:val="16"/>
                <w:szCs w:val="16"/>
              </w:rPr>
              <w:t xml:space="preserve"> </w:t>
            </w:r>
            <w:r w:rsidRPr="5AC74428">
              <w:rPr>
                <w:sz w:val="16"/>
                <w:szCs w:val="16"/>
              </w:rPr>
              <w:t>illegal</w:t>
            </w:r>
            <w:r w:rsidRPr="5AC74428">
              <w:rPr>
                <w:spacing w:val="26"/>
                <w:sz w:val="16"/>
                <w:szCs w:val="16"/>
              </w:rPr>
              <w:t xml:space="preserve"> </w:t>
            </w:r>
            <w:r w:rsidRPr="5AC74428">
              <w:rPr>
                <w:sz w:val="16"/>
                <w:szCs w:val="16"/>
              </w:rPr>
              <w:t>income</w:t>
            </w:r>
            <w:r w:rsidRPr="5AC74428">
              <w:rPr>
                <w:spacing w:val="26"/>
                <w:sz w:val="16"/>
                <w:szCs w:val="16"/>
              </w:rPr>
              <w:t xml:space="preserve"> </w:t>
            </w:r>
            <w:r w:rsidRPr="5AC74428">
              <w:rPr>
                <w:sz w:val="16"/>
                <w:szCs w:val="16"/>
              </w:rPr>
              <w:t>activities</w:t>
            </w:r>
          </w:p>
        </w:tc>
        <w:tc>
          <w:tcPr>
            <w:tcW w:w="673" w:type="dxa"/>
          </w:tcPr>
          <w:p w14:paraId="65F7A020" w14:textId="77777777" w:rsidR="00054221" w:rsidRDefault="00BD4E74">
            <w:pPr>
              <w:pStyle w:val="TableParagraph"/>
              <w:ind w:right="185"/>
              <w:jc w:val="right"/>
              <w:rPr>
                <w:sz w:val="16"/>
              </w:rPr>
            </w:pPr>
            <w:r>
              <w:rPr>
                <w:sz w:val="16"/>
              </w:rPr>
              <w:t>0.02</w:t>
            </w:r>
          </w:p>
        </w:tc>
        <w:tc>
          <w:tcPr>
            <w:tcW w:w="806" w:type="dxa"/>
          </w:tcPr>
          <w:p w14:paraId="67C6D38C" w14:textId="77777777" w:rsidR="00054221" w:rsidRDefault="00BD4E74">
            <w:pPr>
              <w:pStyle w:val="TableParagraph"/>
              <w:ind w:left="250"/>
              <w:jc w:val="left"/>
              <w:rPr>
                <w:sz w:val="16"/>
              </w:rPr>
            </w:pPr>
            <w:r>
              <w:rPr>
                <w:sz w:val="16"/>
              </w:rPr>
              <w:t>0.07</w:t>
            </w:r>
          </w:p>
        </w:tc>
        <w:tc>
          <w:tcPr>
            <w:tcW w:w="796" w:type="dxa"/>
          </w:tcPr>
          <w:p w14:paraId="51AE9F97" w14:textId="77777777" w:rsidR="00054221" w:rsidRDefault="00BD4E74">
            <w:pPr>
              <w:pStyle w:val="TableParagraph"/>
              <w:ind w:left="97" w:right="101"/>
              <w:rPr>
                <w:sz w:val="16"/>
              </w:rPr>
            </w:pPr>
            <w:r>
              <w:rPr>
                <w:sz w:val="16"/>
              </w:rPr>
              <w:t>0.05***</w:t>
            </w:r>
          </w:p>
        </w:tc>
      </w:tr>
      <w:tr w:rsidR="00054221" w14:paraId="1E3116B7" w14:textId="77777777">
        <w:trPr>
          <w:trHeight w:val="193"/>
        </w:trPr>
        <w:tc>
          <w:tcPr>
            <w:tcW w:w="5381" w:type="dxa"/>
          </w:tcPr>
          <w:p w14:paraId="6873F50B" w14:textId="77777777" w:rsidR="00054221" w:rsidRDefault="00054221">
            <w:pPr>
              <w:pStyle w:val="TableParagraph"/>
              <w:spacing w:before="0" w:line="240" w:lineRule="auto"/>
              <w:jc w:val="left"/>
              <w:rPr>
                <w:rFonts w:ascii="Times New Roman"/>
                <w:sz w:val="12"/>
              </w:rPr>
            </w:pPr>
          </w:p>
        </w:tc>
        <w:tc>
          <w:tcPr>
            <w:tcW w:w="673" w:type="dxa"/>
          </w:tcPr>
          <w:p w14:paraId="438C8F39" w14:textId="77777777" w:rsidR="00054221" w:rsidRDefault="00BD4E74">
            <w:pPr>
              <w:pStyle w:val="TableParagraph"/>
              <w:spacing w:line="159" w:lineRule="exact"/>
              <w:ind w:right="118"/>
              <w:jc w:val="right"/>
              <w:rPr>
                <w:sz w:val="16"/>
              </w:rPr>
            </w:pPr>
            <w:r>
              <w:rPr>
                <w:w w:val="105"/>
                <w:sz w:val="16"/>
              </w:rPr>
              <w:t>(0.13)</w:t>
            </w:r>
          </w:p>
        </w:tc>
        <w:tc>
          <w:tcPr>
            <w:tcW w:w="806" w:type="dxa"/>
          </w:tcPr>
          <w:p w14:paraId="025F4A96" w14:textId="77777777" w:rsidR="00054221" w:rsidRDefault="00BD4E74">
            <w:pPr>
              <w:pStyle w:val="TableParagraph"/>
              <w:spacing w:line="159" w:lineRule="exact"/>
              <w:ind w:left="185"/>
              <w:jc w:val="left"/>
              <w:rPr>
                <w:sz w:val="16"/>
              </w:rPr>
            </w:pPr>
            <w:r>
              <w:rPr>
                <w:sz w:val="16"/>
              </w:rPr>
              <w:t>(0.26)</w:t>
            </w:r>
          </w:p>
        </w:tc>
        <w:tc>
          <w:tcPr>
            <w:tcW w:w="796" w:type="dxa"/>
          </w:tcPr>
          <w:p w14:paraId="1CBD1DE8" w14:textId="77777777" w:rsidR="00054221" w:rsidRDefault="00BD4E74">
            <w:pPr>
              <w:pStyle w:val="TableParagraph"/>
              <w:spacing w:line="159" w:lineRule="exact"/>
              <w:ind w:left="98" w:right="99"/>
              <w:rPr>
                <w:sz w:val="16"/>
              </w:rPr>
            </w:pPr>
            <w:r>
              <w:rPr>
                <w:sz w:val="16"/>
              </w:rPr>
              <w:t>(0.00)</w:t>
            </w:r>
          </w:p>
        </w:tc>
      </w:tr>
      <w:tr w:rsidR="00054221" w14:paraId="6310FA8C" w14:textId="77777777" w:rsidTr="5AC74428">
        <w:trPr>
          <w:trHeight w:val="234"/>
        </w:trPr>
        <w:tc>
          <w:tcPr>
            <w:tcW w:w="5381" w:type="dxa"/>
            <w:tcBorders>
              <w:bottom w:val="double" w:sz="1" w:space="0" w:color="000000" w:themeColor="text1"/>
            </w:tcBorders>
          </w:tcPr>
          <w:p w14:paraId="5C413542" w14:textId="77777777" w:rsidR="00054221" w:rsidRDefault="00BD4E74">
            <w:pPr>
              <w:pStyle w:val="TableParagraph"/>
              <w:spacing w:before="18" w:line="240" w:lineRule="auto"/>
              <w:ind w:left="119"/>
              <w:jc w:val="left"/>
              <w:rPr>
                <w:sz w:val="16"/>
              </w:rPr>
            </w:pPr>
            <w:r>
              <w:rPr>
                <w:w w:val="105"/>
                <w:sz w:val="16"/>
              </w:rPr>
              <w:t>Observations</w:t>
            </w:r>
          </w:p>
        </w:tc>
        <w:tc>
          <w:tcPr>
            <w:tcW w:w="673" w:type="dxa"/>
            <w:tcBorders>
              <w:bottom w:val="double" w:sz="1" w:space="0" w:color="000000" w:themeColor="text1"/>
            </w:tcBorders>
          </w:tcPr>
          <w:p w14:paraId="4CA50974" w14:textId="77777777" w:rsidR="00054221" w:rsidRDefault="00BD4E74">
            <w:pPr>
              <w:pStyle w:val="TableParagraph"/>
              <w:spacing w:before="18" w:line="240" w:lineRule="auto"/>
              <w:ind w:right="207"/>
              <w:jc w:val="right"/>
              <w:rPr>
                <w:sz w:val="16"/>
              </w:rPr>
            </w:pPr>
            <w:r>
              <w:rPr>
                <w:sz w:val="16"/>
              </w:rPr>
              <w:t>610</w:t>
            </w:r>
          </w:p>
        </w:tc>
        <w:tc>
          <w:tcPr>
            <w:tcW w:w="806" w:type="dxa"/>
            <w:tcBorders>
              <w:bottom w:val="double" w:sz="1" w:space="0" w:color="000000" w:themeColor="text1"/>
            </w:tcBorders>
          </w:tcPr>
          <w:p w14:paraId="7268973B" w14:textId="77777777" w:rsidR="00054221" w:rsidRDefault="00BD4E74">
            <w:pPr>
              <w:pStyle w:val="TableParagraph"/>
              <w:spacing w:before="18" w:line="240" w:lineRule="auto"/>
              <w:ind w:left="275"/>
              <w:jc w:val="left"/>
              <w:rPr>
                <w:sz w:val="16"/>
              </w:rPr>
            </w:pPr>
            <w:r>
              <w:rPr>
                <w:sz w:val="16"/>
              </w:rPr>
              <w:t>483</w:t>
            </w:r>
          </w:p>
        </w:tc>
        <w:tc>
          <w:tcPr>
            <w:tcW w:w="796" w:type="dxa"/>
            <w:tcBorders>
              <w:bottom w:val="double" w:sz="1" w:space="0" w:color="000000" w:themeColor="text1"/>
            </w:tcBorders>
          </w:tcPr>
          <w:p w14:paraId="317EA872" w14:textId="77777777" w:rsidR="00054221" w:rsidRDefault="00BD4E74">
            <w:pPr>
              <w:pStyle w:val="TableParagraph"/>
              <w:spacing w:before="18" w:line="240" w:lineRule="auto"/>
              <w:ind w:left="98" w:right="98"/>
              <w:rPr>
                <w:sz w:val="16"/>
              </w:rPr>
            </w:pPr>
            <w:r>
              <w:rPr>
                <w:sz w:val="16"/>
              </w:rPr>
              <w:t>1,093</w:t>
            </w:r>
          </w:p>
        </w:tc>
      </w:tr>
    </w:tbl>
    <w:p w14:paraId="1D68C499" w14:textId="16CEA92B" w:rsidR="00054221" w:rsidRDefault="00BD4E74">
      <w:pPr>
        <w:spacing w:before="48"/>
        <w:ind w:left="1011"/>
        <w:rPr>
          <w:sz w:val="16"/>
        </w:rPr>
      </w:pPr>
      <w:r>
        <w:rPr>
          <w:noProof/>
          <w:color w:val="2B579A"/>
          <w:shd w:val="clear" w:color="auto" w:fill="E6E6E6"/>
        </w:rPr>
        <mc:AlternateContent>
          <mc:Choice Requires="wps">
            <w:drawing>
              <wp:anchor distT="0" distB="0" distL="114300" distR="114300" simplePos="0" relativeHeight="251658260" behindDoc="1" locked="0" layoutInCell="1" allowOverlap="1" wp14:anchorId="00434BCC" wp14:editId="39D0B579">
                <wp:simplePos x="0" y="0"/>
                <wp:positionH relativeFrom="page">
                  <wp:posOffset>1456055</wp:posOffset>
                </wp:positionH>
                <wp:positionV relativeFrom="paragraph">
                  <wp:posOffset>-146050</wp:posOffset>
                </wp:positionV>
                <wp:extent cx="4860290" cy="0"/>
                <wp:effectExtent l="0" t="0" r="0" b="0"/>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6029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57CE026">
              <v:line id="Line 39" style="position:absolute;z-index:-20173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114.65pt,-11.5pt" to="497.35pt,-11.5pt" w14:anchorId="12E9BD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">
                <w10:wrap anchorx="page"/>
              </v:line>
            </w:pict>
          </mc:Fallback>
        </mc:AlternateContent>
      </w:r>
      <w:r>
        <w:rPr>
          <w:sz w:val="16"/>
        </w:rPr>
        <w:t>Note:</w:t>
      </w:r>
      <w:r>
        <w:rPr>
          <w:spacing w:val="6"/>
          <w:sz w:val="16"/>
        </w:rPr>
        <w:t xml:space="preserve"> </w:t>
      </w:r>
      <w:r>
        <w:rPr>
          <w:sz w:val="16"/>
        </w:rPr>
        <w:t>Robust</w:t>
      </w:r>
      <w:r>
        <w:rPr>
          <w:spacing w:val="22"/>
          <w:sz w:val="16"/>
        </w:rPr>
        <w:t xml:space="preserve"> </w:t>
      </w:r>
      <w:r>
        <w:rPr>
          <w:sz w:val="16"/>
        </w:rPr>
        <w:t>standard</w:t>
      </w:r>
      <w:r>
        <w:rPr>
          <w:spacing w:val="22"/>
          <w:sz w:val="16"/>
        </w:rPr>
        <w:t xml:space="preserve"> </w:t>
      </w:r>
      <w:r>
        <w:rPr>
          <w:sz w:val="16"/>
        </w:rPr>
        <w:t>errors</w:t>
      </w:r>
      <w:r>
        <w:rPr>
          <w:spacing w:val="23"/>
          <w:sz w:val="16"/>
        </w:rPr>
        <w:t xml:space="preserve"> </w:t>
      </w:r>
      <w:r>
        <w:rPr>
          <w:sz w:val="16"/>
        </w:rPr>
        <w:t>in</w:t>
      </w:r>
      <w:r>
        <w:rPr>
          <w:spacing w:val="22"/>
          <w:sz w:val="16"/>
        </w:rPr>
        <w:t xml:space="preserve"> </w:t>
      </w:r>
      <w:r>
        <w:rPr>
          <w:sz w:val="16"/>
        </w:rPr>
        <w:t>parentheses;</w:t>
      </w:r>
      <w:r>
        <w:rPr>
          <w:spacing w:val="24"/>
          <w:sz w:val="16"/>
        </w:rPr>
        <w:t xml:space="preserve"> </w:t>
      </w:r>
      <w:r>
        <w:rPr>
          <w:sz w:val="16"/>
        </w:rPr>
        <w:t>*</w:t>
      </w:r>
      <w:r>
        <w:rPr>
          <w:spacing w:val="22"/>
          <w:sz w:val="16"/>
        </w:rPr>
        <w:t xml:space="preserve"> </w:t>
      </w:r>
      <w:r>
        <w:rPr>
          <w:sz w:val="16"/>
        </w:rPr>
        <w:t>p</w:t>
      </w:r>
      <w:r>
        <w:rPr>
          <w:rFonts w:ascii="Verdana"/>
          <w:i/>
          <w:sz w:val="16"/>
        </w:rPr>
        <w:t>&lt;</w:t>
      </w:r>
      <w:r>
        <w:rPr>
          <w:sz w:val="16"/>
        </w:rPr>
        <w:t>0.05,</w:t>
      </w:r>
      <w:r>
        <w:rPr>
          <w:spacing w:val="22"/>
          <w:sz w:val="16"/>
        </w:rPr>
        <w:t xml:space="preserve"> </w:t>
      </w:r>
      <w:r>
        <w:rPr>
          <w:sz w:val="16"/>
        </w:rPr>
        <w:t>**</w:t>
      </w:r>
      <w:r>
        <w:rPr>
          <w:spacing w:val="22"/>
          <w:sz w:val="16"/>
        </w:rPr>
        <w:t xml:space="preserve"> </w:t>
      </w:r>
      <w:r>
        <w:rPr>
          <w:sz w:val="16"/>
        </w:rPr>
        <w:t>p</w:t>
      </w:r>
      <w:r>
        <w:rPr>
          <w:rFonts w:ascii="Verdana"/>
          <w:i/>
          <w:sz w:val="16"/>
        </w:rPr>
        <w:t>&lt;</w:t>
      </w:r>
      <w:r>
        <w:rPr>
          <w:sz w:val="16"/>
        </w:rPr>
        <w:t>0.01,</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0.001.</w:t>
      </w:r>
    </w:p>
    <w:p w14:paraId="574ADF19" w14:textId="77777777" w:rsidR="00054221" w:rsidRDefault="00054221">
      <w:pPr>
        <w:pStyle w:val="BodyText"/>
      </w:pPr>
    </w:p>
    <w:p w14:paraId="6E5DA0CA" w14:textId="669086AB" w:rsidR="00054221" w:rsidRDefault="00BD4E74">
      <w:pPr>
        <w:pStyle w:val="BodyText"/>
        <w:spacing w:before="162" w:line="314" w:lineRule="auto"/>
        <w:ind w:left="119" w:right="576"/>
        <w:jc w:val="both"/>
      </w:pPr>
      <w:r>
        <w:rPr>
          <w:spacing w:val="-1"/>
        </w:rPr>
        <w:t xml:space="preserve">in Ecuador. </w:t>
      </w:r>
      <w:r>
        <w:t xml:space="preserve">In Ecuador, </w:t>
      </w:r>
      <w:r w:rsidR="07BB81F4">
        <w:t xml:space="preserve">however, </w:t>
      </w:r>
      <w:r>
        <w:t xml:space="preserve">the </w:t>
      </w:r>
      <w:r>
        <w:rPr>
          <w:w w:val="95"/>
        </w:rPr>
        <w:t>result</w:t>
      </w:r>
      <w:r>
        <w:rPr>
          <w:spacing w:val="12"/>
          <w:w w:val="95"/>
        </w:rPr>
        <w:t xml:space="preserve"> </w:t>
      </w:r>
      <w:r>
        <w:rPr>
          <w:w w:val="95"/>
        </w:rPr>
        <w:t>is</w:t>
      </w:r>
      <w:r>
        <w:rPr>
          <w:spacing w:val="13"/>
          <w:w w:val="95"/>
        </w:rPr>
        <w:t xml:space="preserve"> </w:t>
      </w:r>
      <w:r>
        <w:rPr>
          <w:w w:val="95"/>
        </w:rPr>
        <w:t>that</w:t>
      </w:r>
      <w:r>
        <w:rPr>
          <w:spacing w:val="13"/>
          <w:w w:val="95"/>
        </w:rPr>
        <w:t xml:space="preserve"> </w:t>
      </w:r>
      <w:proofErr w:type="gramStart"/>
      <w:r>
        <w:rPr>
          <w:w w:val="95"/>
        </w:rPr>
        <w:t>more</w:t>
      </w:r>
      <w:r>
        <w:rPr>
          <w:spacing w:val="12"/>
          <w:w w:val="95"/>
        </w:rPr>
        <w:t xml:space="preserve"> </w:t>
      </w:r>
      <w:r>
        <w:rPr>
          <w:spacing w:val="13"/>
          <w:w w:val="95"/>
        </w:rPr>
        <w:t xml:space="preserve"> </w:t>
      </w:r>
      <w:r>
        <w:rPr>
          <w:w w:val="95"/>
        </w:rPr>
        <w:t>households</w:t>
      </w:r>
      <w:proofErr w:type="gramEnd"/>
      <w:r>
        <w:rPr>
          <w:spacing w:val="12"/>
          <w:w w:val="95"/>
        </w:rPr>
        <w:t xml:space="preserve"> </w:t>
      </w:r>
      <w:r>
        <w:rPr>
          <w:w w:val="95"/>
        </w:rPr>
        <w:t>(&gt;</w:t>
      </w:r>
      <w:r>
        <w:rPr>
          <w:spacing w:val="13"/>
          <w:w w:val="95"/>
        </w:rPr>
        <w:t xml:space="preserve"> </w:t>
      </w:r>
      <w:r>
        <w:rPr>
          <w:w w:val="95"/>
        </w:rPr>
        <w:t>50%</w:t>
      </w:r>
      <w:r w:rsidR="20EC6F17">
        <w:t>)</w:t>
      </w:r>
      <w:r>
        <w:t xml:space="preserve">) </w:t>
      </w:r>
      <w:proofErr w:type="spellStart"/>
      <w:r>
        <w:t>reported</w:t>
      </w:r>
      <w:r w:rsidR="0A30C4F8">
        <w:t>engaging</w:t>
      </w:r>
      <w:proofErr w:type="spellEnd"/>
      <w:r>
        <w:t xml:space="preserve"> in illegal activities to cope with </w:t>
      </w:r>
      <w:r w:rsidR="7472D632">
        <w:t xml:space="preserve">a </w:t>
      </w:r>
      <w:r>
        <w:t xml:space="preserve">lack of food </w:t>
      </w:r>
      <w:r w:rsidR="5CD932E8">
        <w:t>in the remote sample compared to the F2F</w:t>
      </w:r>
      <w:r>
        <w:rPr>
          <w:w w:val="95"/>
        </w:rPr>
        <w:t>.</w:t>
      </w:r>
      <w:r>
        <w:rPr>
          <w:spacing w:val="46"/>
          <w:w w:val="95"/>
        </w:rPr>
        <w:t xml:space="preserve"> </w:t>
      </w:r>
      <w:r>
        <w:rPr>
          <w:w w:val="95"/>
        </w:rPr>
        <w:t>This</w:t>
      </w:r>
      <w:r>
        <w:rPr>
          <w:spacing w:val="22"/>
          <w:w w:val="95"/>
        </w:rPr>
        <w:t xml:space="preserve"> however</w:t>
      </w:r>
      <w:r>
        <w:rPr>
          <w:w w:val="95"/>
        </w:rPr>
        <w:t xml:space="preserve"> </w:t>
      </w:r>
      <w:r>
        <w:rPr>
          <w:spacing w:val="22"/>
          <w:w w:val="95"/>
        </w:rPr>
        <w:t>needs</w:t>
      </w:r>
      <w:r>
        <w:rPr>
          <w:w w:val="95"/>
        </w:rPr>
        <w:t xml:space="preserve"> </w:t>
      </w:r>
      <w:r>
        <w:rPr>
          <w:spacing w:val="22"/>
          <w:w w:val="95"/>
        </w:rPr>
        <w:t>further</w:t>
      </w:r>
      <w:r>
        <w:rPr>
          <w:w w:val="95"/>
        </w:rPr>
        <w:t xml:space="preserve"> </w:t>
      </w:r>
      <w:r w:rsidR="3CEAC340">
        <w:t>investigation</w:t>
      </w:r>
      <w:r>
        <w:t xml:space="preserve"> since it is unlikely that more than half of a population </w:t>
      </w:r>
      <w:proofErr w:type="spellStart"/>
      <w:r w:rsidR="7390DF83">
        <w:t>relied</w:t>
      </w:r>
      <w:r>
        <w:t>on</w:t>
      </w:r>
      <w:proofErr w:type="spellEnd"/>
      <w:r>
        <w:t xml:space="preserve"> </w:t>
      </w:r>
      <w:commentRangeStart w:id="74"/>
      <w:r>
        <w:t>begging and illegal activities</w:t>
      </w:r>
      <w:commentRangeEnd w:id="74"/>
      <w:r>
        <w:rPr>
          <w:rStyle w:val="CommentReference"/>
        </w:rPr>
        <w:commentReference w:id="74"/>
      </w:r>
      <w:r>
        <w:t xml:space="preserve"> to deal with food shortage</w:t>
      </w:r>
      <w:r w:rsidR="56327A6D">
        <w:t>s</w:t>
      </w:r>
      <w:r>
        <w:t>.</w:t>
      </w:r>
    </w:p>
    <w:p w14:paraId="18EE5601" w14:textId="6FADC7F4" w:rsidR="00054221" w:rsidRDefault="00BD4E74">
      <w:pPr>
        <w:pStyle w:val="BodyText"/>
        <w:spacing w:before="167" w:line="314" w:lineRule="auto"/>
        <w:ind w:left="119" w:right="576"/>
        <w:jc w:val="both"/>
      </w:pPr>
      <w:r>
        <w:t xml:space="preserve">The results in CAR </w:t>
      </w:r>
      <w:r w:rsidR="2BD14D2B">
        <w:t>(Table 13</w:t>
      </w:r>
      <w:proofErr w:type="gramStart"/>
      <w:r w:rsidR="2BD14D2B">
        <w:t xml:space="preserve">) </w:t>
      </w:r>
      <w:r w:rsidR="0DF3AD61">
        <w:t xml:space="preserve"> are</w:t>
      </w:r>
      <w:proofErr w:type="gramEnd"/>
      <w:r w:rsidR="0DF3AD61">
        <w:t xml:space="preserve"> </w:t>
      </w:r>
      <w:r>
        <w:t xml:space="preserve">similar </w:t>
      </w:r>
      <w:r w:rsidR="4128DAB8">
        <w:t>to</w:t>
      </w:r>
      <w:r>
        <w:rPr>
          <w:spacing w:val="1"/>
        </w:rPr>
        <w:t xml:space="preserve"> </w:t>
      </w:r>
      <w:r>
        <w:rPr>
          <w:w w:val="95"/>
        </w:rPr>
        <w:t>Myanmar</w:t>
      </w:r>
      <w:r w:rsidR="33B19002">
        <w:t xml:space="preserve">, </w:t>
      </w:r>
      <w:proofErr w:type="spellStart"/>
      <w:r w:rsidR="33B19002">
        <w:t>where</w:t>
      </w:r>
      <w:r>
        <w:rPr>
          <w:w w:val="95"/>
        </w:rPr>
        <w:t>more</w:t>
      </w:r>
      <w:proofErr w:type="spellEnd"/>
      <w:r>
        <w:rPr>
          <w:w w:val="95"/>
        </w:rPr>
        <w:t xml:space="preserve"> </w:t>
      </w:r>
      <w:commentRangeStart w:id="75"/>
      <w:r>
        <w:rPr>
          <w:spacing w:val="1"/>
          <w:w w:val="95"/>
        </w:rPr>
        <w:t>households</w:t>
      </w:r>
      <w:commentRangeEnd w:id="75"/>
      <w:r>
        <w:rPr>
          <w:rStyle w:val="CommentReference"/>
        </w:rPr>
        <w:commentReference w:id="75"/>
      </w:r>
      <w:r>
        <w:t xml:space="preserve"> </w:t>
      </w:r>
      <w:r w:rsidR="492EA166">
        <w:t>report adopting coping strategies significantly more often</w:t>
      </w:r>
      <w:r>
        <w:t xml:space="preserve"> over the phone  compared to F2F.</w:t>
      </w:r>
    </w:p>
    <w:p w14:paraId="0A661824" w14:textId="77777777" w:rsidR="00054221" w:rsidRDefault="00054221">
      <w:pPr>
        <w:spacing w:line="314" w:lineRule="auto"/>
        <w:jc w:val="both"/>
        <w:sectPr w:rsidR="00054221">
          <w:pgSz w:w="12240" w:h="15840"/>
          <w:pgMar w:top="1300" w:right="860" w:bottom="1080" w:left="1320" w:header="0" w:footer="888" w:gutter="0"/>
          <w:cols w:space="720"/>
        </w:sectPr>
      </w:pPr>
    </w:p>
    <w:p w14:paraId="09B8E443" w14:textId="77777777" w:rsidR="00054221" w:rsidRDefault="00054221">
      <w:pPr>
        <w:pStyle w:val="BodyText"/>
        <w:rPr>
          <w:sz w:val="20"/>
        </w:rPr>
      </w:pPr>
    </w:p>
    <w:p w14:paraId="1519A73F" w14:textId="77777777" w:rsidR="00054221" w:rsidRDefault="00054221">
      <w:pPr>
        <w:pStyle w:val="BodyText"/>
        <w:spacing w:before="9"/>
        <w:rPr>
          <w:sz w:val="23"/>
        </w:rPr>
      </w:pPr>
    </w:p>
    <w:tbl>
      <w:tblPr>
        <w:tblW w:w="0" w:type="auto"/>
        <w:tblInd w:w="980" w:type="dxa"/>
        <w:tblLayout w:type="fixed"/>
        <w:tblCellMar>
          <w:left w:w="0" w:type="dxa"/>
          <w:right w:w="0" w:type="dxa"/>
        </w:tblCellMar>
        <w:tblLook w:val="01E0" w:firstRow="1" w:lastRow="1" w:firstColumn="1" w:lastColumn="1" w:noHBand="0" w:noVBand="0"/>
      </w:tblPr>
      <w:tblGrid>
        <w:gridCol w:w="5381"/>
        <w:gridCol w:w="760"/>
        <w:gridCol w:w="760"/>
        <w:gridCol w:w="753"/>
      </w:tblGrid>
      <w:tr w:rsidR="00054221" w14:paraId="46300CDC" w14:textId="77777777" w:rsidTr="76614F08">
        <w:trPr>
          <w:trHeight w:val="520"/>
        </w:trPr>
        <w:tc>
          <w:tcPr>
            <w:tcW w:w="6141" w:type="dxa"/>
            <w:gridSpan w:val="2"/>
            <w:tcBorders>
              <w:bottom w:val="double" w:sz="1" w:space="0" w:color="000000" w:themeColor="text1"/>
            </w:tcBorders>
          </w:tcPr>
          <w:p w14:paraId="1431EB9D" w14:textId="064FB033" w:rsidR="00054221" w:rsidRDefault="00BD4E74">
            <w:pPr>
              <w:pStyle w:val="TableParagraph"/>
              <w:spacing w:before="44" w:line="240" w:lineRule="auto"/>
              <w:ind w:left="1543"/>
              <w:jc w:val="left"/>
            </w:pPr>
            <w:r>
              <w:t>Table</w:t>
            </w:r>
            <w:r>
              <w:rPr>
                <w:spacing w:val="2"/>
              </w:rPr>
              <w:t xml:space="preserve"> </w:t>
            </w:r>
            <w:r>
              <w:t>12:</w:t>
            </w:r>
            <w:r>
              <w:rPr>
                <w:spacing w:val="22"/>
              </w:rPr>
              <w:t xml:space="preserve"> </w:t>
            </w:r>
            <w:r w:rsidR="00BD0895">
              <w:t>Ecuador</w:t>
            </w:r>
            <w:r>
              <w:t>:</w:t>
            </w:r>
            <w:r>
              <w:rPr>
                <w:spacing w:val="22"/>
              </w:rPr>
              <w:t xml:space="preserve"> </w:t>
            </w:r>
            <w:r>
              <w:t>Coping</w:t>
            </w:r>
            <w:r>
              <w:rPr>
                <w:spacing w:val="3"/>
              </w:rPr>
              <w:t xml:space="preserve"> </w:t>
            </w:r>
            <w:r>
              <w:t>Strateg</w:t>
            </w:r>
            <w:r w:rsidR="6078A6C0">
              <w:t>ies</w:t>
            </w:r>
            <w:r>
              <w:rPr>
                <w:spacing w:val="3"/>
              </w:rPr>
              <w:t xml:space="preserve"> </w:t>
            </w:r>
            <w:r w:rsidR="53EBA97C">
              <w:rPr>
                <w:spacing w:val="3"/>
              </w:rPr>
              <w:t>Adopted</w:t>
            </w:r>
            <w:r>
              <w:rPr>
                <w:spacing w:val="3"/>
              </w:rPr>
              <w:t xml:space="preserve"> </w:t>
            </w:r>
          </w:p>
        </w:tc>
        <w:tc>
          <w:tcPr>
            <w:tcW w:w="760" w:type="dxa"/>
            <w:tcBorders>
              <w:bottom w:val="double" w:sz="1" w:space="0" w:color="000000" w:themeColor="text1"/>
            </w:tcBorders>
          </w:tcPr>
          <w:p w14:paraId="5A28A3B3" w14:textId="77777777" w:rsidR="00054221" w:rsidRDefault="00054221">
            <w:pPr>
              <w:pStyle w:val="TableParagraph"/>
              <w:spacing w:before="0" w:line="240" w:lineRule="auto"/>
              <w:jc w:val="left"/>
              <w:rPr>
                <w:rFonts w:ascii="Times New Roman"/>
                <w:sz w:val="16"/>
              </w:rPr>
            </w:pPr>
          </w:p>
        </w:tc>
        <w:tc>
          <w:tcPr>
            <w:tcW w:w="753" w:type="dxa"/>
            <w:tcBorders>
              <w:bottom w:val="double" w:sz="1" w:space="0" w:color="000000" w:themeColor="text1"/>
            </w:tcBorders>
          </w:tcPr>
          <w:p w14:paraId="641CF6AC" w14:textId="77777777" w:rsidR="00054221" w:rsidRDefault="00054221">
            <w:pPr>
              <w:pStyle w:val="TableParagraph"/>
              <w:spacing w:before="0" w:line="240" w:lineRule="auto"/>
              <w:jc w:val="left"/>
              <w:rPr>
                <w:rFonts w:ascii="Times New Roman"/>
                <w:sz w:val="16"/>
              </w:rPr>
            </w:pPr>
          </w:p>
        </w:tc>
      </w:tr>
      <w:tr w:rsidR="00054221" w14:paraId="7E998B0B" w14:textId="77777777" w:rsidTr="76614F08">
        <w:trPr>
          <w:trHeight w:val="192"/>
        </w:trPr>
        <w:tc>
          <w:tcPr>
            <w:tcW w:w="6141" w:type="dxa"/>
            <w:gridSpan w:val="2"/>
            <w:tcBorders>
              <w:top w:val="double" w:sz="1" w:space="0" w:color="000000" w:themeColor="text1"/>
            </w:tcBorders>
          </w:tcPr>
          <w:p w14:paraId="3C6A2EBC" w14:textId="77777777" w:rsidR="00054221" w:rsidRDefault="00054221">
            <w:pPr>
              <w:pStyle w:val="TableParagraph"/>
              <w:spacing w:before="0" w:line="240" w:lineRule="auto"/>
              <w:jc w:val="left"/>
              <w:rPr>
                <w:rFonts w:ascii="Times New Roman"/>
                <w:sz w:val="10"/>
              </w:rPr>
            </w:pPr>
          </w:p>
        </w:tc>
        <w:tc>
          <w:tcPr>
            <w:tcW w:w="760" w:type="dxa"/>
            <w:tcBorders>
              <w:top w:val="double" w:sz="1" w:space="0" w:color="000000" w:themeColor="text1"/>
            </w:tcBorders>
          </w:tcPr>
          <w:p w14:paraId="508FC1D4" w14:textId="77777777" w:rsidR="00054221" w:rsidRDefault="00BD4E74">
            <w:pPr>
              <w:pStyle w:val="TableParagraph"/>
              <w:spacing w:before="0" w:line="154" w:lineRule="exact"/>
              <w:ind w:left="69"/>
              <w:jc w:val="left"/>
              <w:rPr>
                <w:sz w:val="16"/>
              </w:rPr>
            </w:pPr>
            <w:r>
              <w:rPr>
                <w:w w:val="105"/>
                <w:sz w:val="16"/>
              </w:rPr>
              <w:t>Ecuador</w:t>
            </w:r>
          </w:p>
        </w:tc>
        <w:tc>
          <w:tcPr>
            <w:tcW w:w="753" w:type="dxa"/>
            <w:tcBorders>
              <w:top w:val="double" w:sz="1" w:space="0" w:color="000000" w:themeColor="text1"/>
            </w:tcBorders>
          </w:tcPr>
          <w:p w14:paraId="360BD28F" w14:textId="77777777" w:rsidR="00054221" w:rsidRDefault="00054221">
            <w:pPr>
              <w:pStyle w:val="TableParagraph"/>
              <w:spacing w:before="0" w:line="240" w:lineRule="auto"/>
              <w:jc w:val="left"/>
              <w:rPr>
                <w:rFonts w:ascii="Times New Roman"/>
                <w:sz w:val="10"/>
              </w:rPr>
            </w:pPr>
          </w:p>
        </w:tc>
      </w:tr>
      <w:tr w:rsidR="00054221" w14:paraId="7F10E366" w14:textId="77777777">
        <w:trPr>
          <w:trHeight w:val="193"/>
        </w:trPr>
        <w:tc>
          <w:tcPr>
            <w:tcW w:w="6141" w:type="dxa"/>
            <w:gridSpan w:val="2"/>
          </w:tcPr>
          <w:p w14:paraId="63780FB1" w14:textId="77777777" w:rsidR="00054221" w:rsidRDefault="00BD4E74">
            <w:pPr>
              <w:pStyle w:val="TableParagraph"/>
              <w:tabs>
                <w:tab w:val="left" w:pos="5564"/>
              </w:tabs>
              <w:spacing w:line="159" w:lineRule="exact"/>
              <w:ind w:left="119"/>
              <w:jc w:val="left"/>
              <w:rPr>
                <w:sz w:val="16"/>
              </w:rPr>
            </w:pPr>
            <w:r>
              <w:rPr>
                <w:w w:val="105"/>
                <w:sz w:val="16"/>
              </w:rPr>
              <w:t>Variable</w:t>
            </w:r>
            <w:r>
              <w:rPr>
                <w:w w:val="105"/>
                <w:sz w:val="16"/>
              </w:rPr>
              <w:tab/>
              <w:t>F2F</w:t>
            </w:r>
          </w:p>
        </w:tc>
        <w:tc>
          <w:tcPr>
            <w:tcW w:w="760" w:type="dxa"/>
          </w:tcPr>
          <w:p w14:paraId="0FFEEC52" w14:textId="77777777" w:rsidR="00054221" w:rsidRDefault="00BD4E74">
            <w:pPr>
              <w:pStyle w:val="TableParagraph"/>
              <w:spacing w:line="159" w:lineRule="exact"/>
              <w:ind w:left="31"/>
              <w:jc w:val="left"/>
              <w:rPr>
                <w:sz w:val="16"/>
              </w:rPr>
            </w:pPr>
            <w:r>
              <w:rPr>
                <w:w w:val="105"/>
                <w:sz w:val="16"/>
              </w:rPr>
              <w:t>Remote</w:t>
            </w:r>
          </w:p>
        </w:tc>
        <w:tc>
          <w:tcPr>
            <w:tcW w:w="753" w:type="dxa"/>
          </w:tcPr>
          <w:p w14:paraId="41BCB24C" w14:textId="77777777" w:rsidR="00054221" w:rsidRDefault="00BD4E74">
            <w:pPr>
              <w:pStyle w:val="TableParagraph"/>
              <w:spacing w:line="159" w:lineRule="exact"/>
              <w:ind w:left="217"/>
              <w:jc w:val="left"/>
              <w:rPr>
                <w:sz w:val="16"/>
              </w:rPr>
            </w:pPr>
            <w:r>
              <w:rPr>
                <w:sz w:val="16"/>
              </w:rPr>
              <w:t>Diff</w:t>
            </w:r>
          </w:p>
        </w:tc>
      </w:tr>
      <w:tr w:rsidR="00054221" w14:paraId="34331AA9" w14:textId="77777777">
        <w:trPr>
          <w:trHeight w:val="23"/>
        </w:trPr>
        <w:tc>
          <w:tcPr>
            <w:tcW w:w="6141" w:type="dxa"/>
            <w:gridSpan w:val="2"/>
          </w:tcPr>
          <w:p w14:paraId="45F0BF6F" w14:textId="77777777" w:rsidR="00054221" w:rsidRDefault="00054221">
            <w:pPr>
              <w:pStyle w:val="TableParagraph"/>
              <w:spacing w:before="0" w:line="240" w:lineRule="auto"/>
              <w:jc w:val="left"/>
              <w:rPr>
                <w:rFonts w:ascii="Times New Roman"/>
                <w:sz w:val="2"/>
              </w:rPr>
            </w:pPr>
          </w:p>
        </w:tc>
        <w:tc>
          <w:tcPr>
            <w:tcW w:w="760" w:type="dxa"/>
          </w:tcPr>
          <w:p w14:paraId="3FECD712" w14:textId="77777777" w:rsidR="00054221" w:rsidRDefault="00054221">
            <w:pPr>
              <w:pStyle w:val="TableParagraph"/>
              <w:spacing w:before="0" w:line="240" w:lineRule="auto"/>
              <w:jc w:val="left"/>
              <w:rPr>
                <w:rFonts w:ascii="Times New Roman"/>
                <w:sz w:val="2"/>
              </w:rPr>
            </w:pPr>
          </w:p>
        </w:tc>
        <w:tc>
          <w:tcPr>
            <w:tcW w:w="753" w:type="dxa"/>
          </w:tcPr>
          <w:p w14:paraId="7C03ADE5" w14:textId="77777777" w:rsidR="00054221" w:rsidRDefault="00054221">
            <w:pPr>
              <w:pStyle w:val="TableParagraph"/>
              <w:spacing w:before="0" w:line="240" w:lineRule="auto"/>
              <w:jc w:val="left"/>
              <w:rPr>
                <w:rFonts w:ascii="Times New Roman"/>
                <w:sz w:val="2"/>
              </w:rPr>
            </w:pPr>
          </w:p>
        </w:tc>
      </w:tr>
      <w:tr w:rsidR="00054221" w14:paraId="34F5D153" w14:textId="77777777" w:rsidTr="76614F08">
        <w:trPr>
          <w:trHeight w:val="349"/>
        </w:trPr>
        <w:tc>
          <w:tcPr>
            <w:tcW w:w="5381" w:type="dxa"/>
            <w:tcBorders>
              <w:top w:val="single" w:sz="4" w:space="0" w:color="000000" w:themeColor="text1"/>
            </w:tcBorders>
          </w:tcPr>
          <w:p w14:paraId="27929199" w14:textId="112FF276" w:rsidR="00054221" w:rsidRDefault="00BD4E74">
            <w:pPr>
              <w:pStyle w:val="TableParagraph"/>
              <w:spacing w:before="0" w:line="167" w:lineRule="exact"/>
              <w:ind w:left="119"/>
              <w:jc w:val="left"/>
              <w:rPr>
                <w:sz w:val="16"/>
                <w:szCs w:val="16"/>
              </w:rPr>
            </w:pPr>
            <w:r w:rsidRPr="76614F08">
              <w:rPr>
                <w:sz w:val="16"/>
                <w:szCs w:val="16"/>
              </w:rPr>
              <w:t>Stress</w:t>
            </w:r>
            <w:r w:rsidRPr="76614F08">
              <w:rPr>
                <w:spacing w:val="24"/>
                <w:sz w:val="16"/>
                <w:szCs w:val="16"/>
              </w:rPr>
              <w:t xml:space="preserve"> </w:t>
            </w:r>
            <w:r w:rsidRPr="76614F08">
              <w:rPr>
                <w:sz w:val="16"/>
                <w:szCs w:val="16"/>
              </w:rPr>
              <w:t>coping:</w:t>
            </w:r>
            <w:r w:rsidRPr="76614F08">
              <w:rPr>
                <w:spacing w:val="7"/>
                <w:sz w:val="16"/>
                <w:szCs w:val="16"/>
              </w:rPr>
              <w:t xml:space="preserve"> </w:t>
            </w:r>
            <w:r w:rsidRPr="76614F08">
              <w:rPr>
                <w:sz w:val="16"/>
                <w:szCs w:val="16"/>
              </w:rPr>
              <w:t>Sold</w:t>
            </w:r>
            <w:r w:rsidRPr="76614F08">
              <w:rPr>
                <w:spacing w:val="23"/>
                <w:sz w:val="16"/>
                <w:szCs w:val="16"/>
              </w:rPr>
              <w:t xml:space="preserve"> </w:t>
            </w:r>
            <w:r w:rsidRPr="76614F08">
              <w:rPr>
                <w:sz w:val="16"/>
                <w:szCs w:val="16"/>
              </w:rPr>
              <w:t>household</w:t>
            </w:r>
            <w:r w:rsidRPr="76614F08">
              <w:rPr>
                <w:spacing w:val="24"/>
                <w:sz w:val="16"/>
                <w:szCs w:val="16"/>
              </w:rPr>
              <w:t xml:space="preserve"> </w:t>
            </w:r>
            <w:r w:rsidRPr="76614F08">
              <w:rPr>
                <w:sz w:val="16"/>
                <w:szCs w:val="16"/>
              </w:rPr>
              <w:t>assets/goods</w:t>
            </w:r>
          </w:p>
        </w:tc>
        <w:tc>
          <w:tcPr>
            <w:tcW w:w="760" w:type="dxa"/>
            <w:tcBorders>
              <w:top w:val="single" w:sz="4" w:space="0" w:color="000000" w:themeColor="text1"/>
            </w:tcBorders>
          </w:tcPr>
          <w:p w14:paraId="3CE86A02" w14:textId="77777777" w:rsidR="00054221" w:rsidRDefault="00BD4E74">
            <w:pPr>
              <w:pStyle w:val="TableParagraph"/>
              <w:spacing w:before="0" w:line="167" w:lineRule="exact"/>
              <w:ind w:left="185"/>
              <w:jc w:val="left"/>
              <w:rPr>
                <w:sz w:val="16"/>
              </w:rPr>
            </w:pPr>
            <w:r>
              <w:rPr>
                <w:sz w:val="16"/>
              </w:rPr>
              <w:t>0.10</w:t>
            </w:r>
          </w:p>
          <w:p w14:paraId="3B3796E2" w14:textId="77777777" w:rsidR="00054221" w:rsidRDefault="00BD4E74">
            <w:pPr>
              <w:pStyle w:val="TableParagraph"/>
              <w:spacing w:before="7"/>
              <w:ind w:left="119"/>
              <w:jc w:val="left"/>
              <w:rPr>
                <w:sz w:val="16"/>
              </w:rPr>
            </w:pPr>
            <w:r>
              <w:rPr>
                <w:w w:val="105"/>
                <w:sz w:val="16"/>
              </w:rPr>
              <w:t>(0.31)</w:t>
            </w:r>
          </w:p>
        </w:tc>
        <w:tc>
          <w:tcPr>
            <w:tcW w:w="760" w:type="dxa"/>
            <w:tcBorders>
              <w:top w:val="single" w:sz="4" w:space="0" w:color="000000" w:themeColor="text1"/>
            </w:tcBorders>
          </w:tcPr>
          <w:p w14:paraId="5EA432DE" w14:textId="77777777" w:rsidR="00054221" w:rsidRDefault="00BD4E74">
            <w:pPr>
              <w:pStyle w:val="TableParagraph"/>
              <w:spacing w:before="0" w:line="167" w:lineRule="exact"/>
              <w:ind w:left="164"/>
              <w:jc w:val="left"/>
              <w:rPr>
                <w:sz w:val="16"/>
              </w:rPr>
            </w:pPr>
            <w:r>
              <w:rPr>
                <w:sz w:val="16"/>
              </w:rPr>
              <w:t>0.15</w:t>
            </w:r>
          </w:p>
          <w:p w14:paraId="5C405586" w14:textId="77777777" w:rsidR="00054221" w:rsidRDefault="00BD4E74">
            <w:pPr>
              <w:pStyle w:val="TableParagraph"/>
              <w:spacing w:before="7"/>
              <w:ind w:left="98"/>
              <w:jc w:val="left"/>
              <w:rPr>
                <w:sz w:val="16"/>
              </w:rPr>
            </w:pPr>
            <w:r>
              <w:rPr>
                <w:sz w:val="16"/>
              </w:rPr>
              <w:t>(0.36)</w:t>
            </w:r>
          </w:p>
        </w:tc>
        <w:tc>
          <w:tcPr>
            <w:tcW w:w="753" w:type="dxa"/>
            <w:tcBorders>
              <w:top w:val="single" w:sz="4" w:space="0" w:color="000000" w:themeColor="text1"/>
            </w:tcBorders>
          </w:tcPr>
          <w:p w14:paraId="2B1DDE95" w14:textId="77777777" w:rsidR="00054221" w:rsidRDefault="00BD4E74">
            <w:pPr>
              <w:pStyle w:val="TableParagraph"/>
              <w:spacing w:before="0" w:line="167" w:lineRule="exact"/>
              <w:ind w:left="120"/>
              <w:jc w:val="left"/>
              <w:rPr>
                <w:sz w:val="16"/>
              </w:rPr>
            </w:pPr>
            <w:r>
              <w:rPr>
                <w:sz w:val="16"/>
              </w:rPr>
              <w:t>0.05**</w:t>
            </w:r>
          </w:p>
          <w:p w14:paraId="33F0B8FF" w14:textId="77777777" w:rsidR="00054221" w:rsidRDefault="00BD4E74">
            <w:pPr>
              <w:pStyle w:val="TableParagraph"/>
              <w:spacing w:before="7"/>
              <w:ind w:left="138"/>
              <w:jc w:val="left"/>
              <w:rPr>
                <w:sz w:val="16"/>
              </w:rPr>
            </w:pPr>
            <w:r>
              <w:rPr>
                <w:sz w:val="16"/>
              </w:rPr>
              <w:t>(0.01)</w:t>
            </w:r>
          </w:p>
        </w:tc>
      </w:tr>
      <w:tr w:rsidR="00054221" w14:paraId="153B03DD" w14:textId="77777777">
        <w:trPr>
          <w:trHeight w:val="189"/>
        </w:trPr>
        <w:tc>
          <w:tcPr>
            <w:tcW w:w="5381" w:type="dxa"/>
          </w:tcPr>
          <w:p w14:paraId="556C29F4" w14:textId="685250E8" w:rsidR="00054221" w:rsidRDefault="00BD4E74">
            <w:pPr>
              <w:pStyle w:val="TableParagraph"/>
              <w:ind w:left="119"/>
              <w:jc w:val="left"/>
              <w:rPr>
                <w:sz w:val="16"/>
                <w:szCs w:val="16"/>
              </w:rPr>
            </w:pPr>
            <w:r w:rsidRPr="76614F08">
              <w:rPr>
                <w:sz w:val="16"/>
                <w:szCs w:val="16"/>
              </w:rPr>
              <w:t>Stress</w:t>
            </w:r>
            <w:r w:rsidRPr="76614F08">
              <w:rPr>
                <w:spacing w:val="26"/>
                <w:sz w:val="16"/>
                <w:szCs w:val="16"/>
              </w:rPr>
              <w:t xml:space="preserve"> </w:t>
            </w:r>
            <w:r w:rsidRPr="76614F08">
              <w:rPr>
                <w:sz w:val="16"/>
                <w:szCs w:val="16"/>
              </w:rPr>
              <w:t>coping:</w:t>
            </w:r>
            <w:r w:rsidRPr="76614F08">
              <w:rPr>
                <w:spacing w:val="11"/>
                <w:sz w:val="16"/>
                <w:szCs w:val="16"/>
              </w:rPr>
              <w:t xml:space="preserve"> </w:t>
            </w:r>
            <w:r w:rsidRPr="76614F08">
              <w:rPr>
                <w:sz w:val="16"/>
                <w:szCs w:val="16"/>
              </w:rPr>
              <w:t>Purchased</w:t>
            </w:r>
            <w:r w:rsidRPr="76614F08">
              <w:rPr>
                <w:spacing w:val="27"/>
                <w:sz w:val="16"/>
                <w:szCs w:val="16"/>
              </w:rPr>
              <w:t xml:space="preserve"> </w:t>
            </w:r>
            <w:r w:rsidRPr="76614F08">
              <w:rPr>
                <w:sz w:val="16"/>
                <w:szCs w:val="16"/>
              </w:rPr>
              <w:t>food/non-food</w:t>
            </w:r>
            <w:r w:rsidRPr="76614F08">
              <w:rPr>
                <w:spacing w:val="26"/>
                <w:sz w:val="16"/>
                <w:szCs w:val="16"/>
              </w:rPr>
              <w:t xml:space="preserve"> </w:t>
            </w:r>
            <w:r w:rsidRPr="76614F08">
              <w:rPr>
                <w:sz w:val="16"/>
                <w:szCs w:val="16"/>
              </w:rPr>
              <w:t>on</w:t>
            </w:r>
            <w:r w:rsidRPr="76614F08">
              <w:rPr>
                <w:spacing w:val="26"/>
                <w:sz w:val="16"/>
                <w:szCs w:val="16"/>
              </w:rPr>
              <w:t xml:space="preserve"> </w:t>
            </w:r>
            <w:r w:rsidRPr="76614F08">
              <w:rPr>
                <w:sz w:val="16"/>
                <w:szCs w:val="16"/>
              </w:rPr>
              <w:t>credit</w:t>
            </w:r>
            <w:r w:rsidRPr="76614F08">
              <w:rPr>
                <w:spacing w:val="27"/>
                <w:sz w:val="16"/>
                <w:szCs w:val="16"/>
              </w:rPr>
              <w:t xml:space="preserve"> </w:t>
            </w:r>
            <w:r w:rsidRPr="76614F08">
              <w:rPr>
                <w:sz w:val="16"/>
                <w:szCs w:val="16"/>
              </w:rPr>
              <w:t>(incur</w:t>
            </w:r>
            <w:r w:rsidRPr="76614F08">
              <w:rPr>
                <w:spacing w:val="26"/>
                <w:sz w:val="16"/>
                <w:szCs w:val="16"/>
              </w:rPr>
              <w:t xml:space="preserve"> </w:t>
            </w:r>
            <w:r w:rsidRPr="76614F08">
              <w:rPr>
                <w:sz w:val="16"/>
                <w:szCs w:val="16"/>
              </w:rPr>
              <w:t>debts)</w:t>
            </w:r>
          </w:p>
        </w:tc>
        <w:tc>
          <w:tcPr>
            <w:tcW w:w="760" w:type="dxa"/>
          </w:tcPr>
          <w:p w14:paraId="31925673" w14:textId="77777777" w:rsidR="00054221" w:rsidRDefault="00BD4E74">
            <w:pPr>
              <w:pStyle w:val="TableParagraph"/>
              <w:ind w:right="271"/>
              <w:jc w:val="right"/>
              <w:rPr>
                <w:sz w:val="16"/>
              </w:rPr>
            </w:pPr>
            <w:r>
              <w:rPr>
                <w:sz w:val="16"/>
              </w:rPr>
              <w:t>0.39</w:t>
            </w:r>
          </w:p>
        </w:tc>
        <w:tc>
          <w:tcPr>
            <w:tcW w:w="760" w:type="dxa"/>
          </w:tcPr>
          <w:p w14:paraId="560B4754" w14:textId="77777777" w:rsidR="00054221" w:rsidRDefault="00BD4E74">
            <w:pPr>
              <w:pStyle w:val="TableParagraph"/>
              <w:ind w:left="164"/>
              <w:jc w:val="left"/>
              <w:rPr>
                <w:sz w:val="16"/>
              </w:rPr>
            </w:pPr>
            <w:r>
              <w:rPr>
                <w:sz w:val="16"/>
              </w:rPr>
              <w:t>0.31</w:t>
            </w:r>
          </w:p>
        </w:tc>
        <w:tc>
          <w:tcPr>
            <w:tcW w:w="753" w:type="dxa"/>
          </w:tcPr>
          <w:p w14:paraId="09BC3B49" w14:textId="77777777" w:rsidR="00054221" w:rsidRDefault="00BD4E74">
            <w:pPr>
              <w:pStyle w:val="TableParagraph"/>
              <w:ind w:right="132"/>
              <w:jc w:val="right"/>
              <w:rPr>
                <w:sz w:val="16"/>
              </w:rPr>
            </w:pPr>
            <w:r>
              <w:rPr>
                <w:sz w:val="16"/>
              </w:rPr>
              <w:t>-0.08**</w:t>
            </w:r>
          </w:p>
        </w:tc>
      </w:tr>
      <w:tr w:rsidR="00054221" w14:paraId="6EA103FA" w14:textId="77777777">
        <w:trPr>
          <w:trHeight w:val="189"/>
        </w:trPr>
        <w:tc>
          <w:tcPr>
            <w:tcW w:w="5381" w:type="dxa"/>
          </w:tcPr>
          <w:p w14:paraId="140FEC6F" w14:textId="77777777" w:rsidR="00054221" w:rsidRDefault="00054221">
            <w:pPr>
              <w:pStyle w:val="TableParagraph"/>
              <w:spacing w:before="0" w:line="240" w:lineRule="auto"/>
              <w:jc w:val="left"/>
              <w:rPr>
                <w:rFonts w:ascii="Times New Roman"/>
                <w:sz w:val="12"/>
              </w:rPr>
            </w:pPr>
          </w:p>
        </w:tc>
        <w:tc>
          <w:tcPr>
            <w:tcW w:w="760" w:type="dxa"/>
          </w:tcPr>
          <w:p w14:paraId="41EE2C2D" w14:textId="77777777" w:rsidR="00054221" w:rsidRDefault="00BD4E74">
            <w:pPr>
              <w:pStyle w:val="TableParagraph"/>
              <w:ind w:right="205"/>
              <w:jc w:val="right"/>
              <w:rPr>
                <w:sz w:val="16"/>
              </w:rPr>
            </w:pPr>
            <w:r>
              <w:rPr>
                <w:sz w:val="16"/>
              </w:rPr>
              <w:t>(0.49)</w:t>
            </w:r>
          </w:p>
        </w:tc>
        <w:tc>
          <w:tcPr>
            <w:tcW w:w="760" w:type="dxa"/>
          </w:tcPr>
          <w:p w14:paraId="6921899F" w14:textId="77777777" w:rsidR="00054221" w:rsidRDefault="00BD4E74">
            <w:pPr>
              <w:pStyle w:val="TableParagraph"/>
              <w:ind w:left="98"/>
              <w:jc w:val="left"/>
              <w:rPr>
                <w:sz w:val="16"/>
              </w:rPr>
            </w:pPr>
            <w:r>
              <w:rPr>
                <w:sz w:val="16"/>
              </w:rPr>
              <w:t>(0.46)</w:t>
            </w:r>
          </w:p>
        </w:tc>
        <w:tc>
          <w:tcPr>
            <w:tcW w:w="753" w:type="dxa"/>
          </w:tcPr>
          <w:p w14:paraId="46A97958" w14:textId="77777777" w:rsidR="00054221" w:rsidRDefault="00BD4E74">
            <w:pPr>
              <w:pStyle w:val="TableParagraph"/>
              <w:ind w:right="179"/>
              <w:jc w:val="right"/>
              <w:rPr>
                <w:sz w:val="16"/>
              </w:rPr>
            </w:pPr>
            <w:r>
              <w:rPr>
                <w:sz w:val="16"/>
              </w:rPr>
              <w:t>(0.00)</w:t>
            </w:r>
          </w:p>
        </w:tc>
      </w:tr>
      <w:tr w:rsidR="00054221" w14:paraId="4A1BF721" w14:textId="77777777">
        <w:trPr>
          <w:trHeight w:val="189"/>
        </w:trPr>
        <w:tc>
          <w:tcPr>
            <w:tcW w:w="5381" w:type="dxa"/>
          </w:tcPr>
          <w:p w14:paraId="322273F3" w14:textId="703CAAFA" w:rsidR="00054221" w:rsidRDefault="00BD4E74">
            <w:pPr>
              <w:pStyle w:val="TableParagraph"/>
              <w:ind w:left="119"/>
              <w:jc w:val="left"/>
              <w:rPr>
                <w:sz w:val="16"/>
                <w:szCs w:val="16"/>
              </w:rPr>
            </w:pPr>
            <w:r w:rsidRPr="76614F08">
              <w:rPr>
                <w:sz w:val="16"/>
                <w:szCs w:val="16"/>
              </w:rPr>
              <w:t>Stress</w:t>
            </w:r>
            <w:r w:rsidRPr="76614F08">
              <w:rPr>
                <w:spacing w:val="22"/>
                <w:sz w:val="16"/>
                <w:szCs w:val="16"/>
              </w:rPr>
              <w:t xml:space="preserve"> </w:t>
            </w:r>
            <w:r w:rsidRPr="76614F08">
              <w:rPr>
                <w:sz w:val="16"/>
                <w:szCs w:val="16"/>
              </w:rPr>
              <w:t>coping:</w:t>
            </w:r>
            <w:r w:rsidRPr="76614F08">
              <w:rPr>
                <w:spacing w:val="6"/>
                <w:sz w:val="16"/>
                <w:szCs w:val="16"/>
              </w:rPr>
              <w:t xml:space="preserve"> </w:t>
            </w:r>
            <w:r w:rsidRPr="76614F08">
              <w:rPr>
                <w:sz w:val="16"/>
                <w:szCs w:val="16"/>
              </w:rPr>
              <w:t>Spent</w:t>
            </w:r>
            <w:r w:rsidRPr="76614F08">
              <w:rPr>
                <w:spacing w:val="23"/>
                <w:sz w:val="16"/>
                <w:szCs w:val="16"/>
              </w:rPr>
              <w:t xml:space="preserve"> </w:t>
            </w:r>
            <w:r w:rsidRPr="76614F08">
              <w:rPr>
                <w:sz w:val="16"/>
                <w:szCs w:val="16"/>
              </w:rPr>
              <w:t>savings</w:t>
            </w:r>
          </w:p>
        </w:tc>
        <w:tc>
          <w:tcPr>
            <w:tcW w:w="760" w:type="dxa"/>
          </w:tcPr>
          <w:p w14:paraId="6EC6FAEE" w14:textId="77777777" w:rsidR="00054221" w:rsidRDefault="00BD4E74">
            <w:pPr>
              <w:pStyle w:val="TableParagraph"/>
              <w:ind w:right="271"/>
              <w:jc w:val="right"/>
              <w:rPr>
                <w:sz w:val="16"/>
              </w:rPr>
            </w:pPr>
            <w:r>
              <w:rPr>
                <w:sz w:val="16"/>
              </w:rPr>
              <w:t>0.62</w:t>
            </w:r>
          </w:p>
        </w:tc>
        <w:tc>
          <w:tcPr>
            <w:tcW w:w="760" w:type="dxa"/>
          </w:tcPr>
          <w:p w14:paraId="62956B81" w14:textId="77777777" w:rsidR="00054221" w:rsidRDefault="00BD4E74">
            <w:pPr>
              <w:pStyle w:val="TableParagraph"/>
              <w:ind w:left="164"/>
              <w:jc w:val="left"/>
              <w:rPr>
                <w:sz w:val="16"/>
              </w:rPr>
            </w:pPr>
            <w:r>
              <w:rPr>
                <w:sz w:val="16"/>
              </w:rPr>
              <w:t>0.65</w:t>
            </w:r>
          </w:p>
        </w:tc>
        <w:tc>
          <w:tcPr>
            <w:tcW w:w="753" w:type="dxa"/>
          </w:tcPr>
          <w:p w14:paraId="194A1533" w14:textId="77777777" w:rsidR="00054221" w:rsidRDefault="00BD4E74">
            <w:pPr>
              <w:pStyle w:val="TableParagraph"/>
              <w:ind w:left="204"/>
              <w:jc w:val="left"/>
              <w:rPr>
                <w:sz w:val="16"/>
              </w:rPr>
            </w:pPr>
            <w:r>
              <w:rPr>
                <w:sz w:val="16"/>
              </w:rPr>
              <w:t>0.03</w:t>
            </w:r>
          </w:p>
        </w:tc>
      </w:tr>
      <w:tr w:rsidR="00054221" w14:paraId="71CFAE44" w14:textId="77777777">
        <w:trPr>
          <w:trHeight w:val="189"/>
        </w:trPr>
        <w:tc>
          <w:tcPr>
            <w:tcW w:w="5381" w:type="dxa"/>
          </w:tcPr>
          <w:p w14:paraId="2DE49045" w14:textId="77777777" w:rsidR="00054221" w:rsidRDefault="00054221">
            <w:pPr>
              <w:pStyle w:val="TableParagraph"/>
              <w:spacing w:before="0" w:line="240" w:lineRule="auto"/>
              <w:jc w:val="left"/>
              <w:rPr>
                <w:rFonts w:ascii="Times New Roman"/>
                <w:sz w:val="12"/>
              </w:rPr>
            </w:pPr>
          </w:p>
        </w:tc>
        <w:tc>
          <w:tcPr>
            <w:tcW w:w="760" w:type="dxa"/>
          </w:tcPr>
          <w:p w14:paraId="347F7465" w14:textId="77777777" w:rsidR="00054221" w:rsidRDefault="00BD4E74">
            <w:pPr>
              <w:pStyle w:val="TableParagraph"/>
              <w:ind w:right="205"/>
              <w:jc w:val="right"/>
              <w:rPr>
                <w:sz w:val="16"/>
              </w:rPr>
            </w:pPr>
            <w:r>
              <w:rPr>
                <w:sz w:val="16"/>
              </w:rPr>
              <w:t>(0.49)</w:t>
            </w:r>
          </w:p>
        </w:tc>
        <w:tc>
          <w:tcPr>
            <w:tcW w:w="760" w:type="dxa"/>
          </w:tcPr>
          <w:p w14:paraId="18A10B8E" w14:textId="77777777" w:rsidR="00054221" w:rsidRDefault="00BD4E74">
            <w:pPr>
              <w:pStyle w:val="TableParagraph"/>
              <w:ind w:left="98"/>
              <w:jc w:val="left"/>
              <w:rPr>
                <w:sz w:val="16"/>
              </w:rPr>
            </w:pPr>
            <w:r>
              <w:rPr>
                <w:sz w:val="16"/>
              </w:rPr>
              <w:t>(0.48)</w:t>
            </w:r>
          </w:p>
        </w:tc>
        <w:tc>
          <w:tcPr>
            <w:tcW w:w="753" w:type="dxa"/>
          </w:tcPr>
          <w:p w14:paraId="7544F749" w14:textId="77777777" w:rsidR="00054221" w:rsidRDefault="00BD4E74">
            <w:pPr>
              <w:pStyle w:val="TableParagraph"/>
              <w:ind w:right="179"/>
              <w:jc w:val="right"/>
              <w:rPr>
                <w:sz w:val="16"/>
              </w:rPr>
            </w:pPr>
            <w:r>
              <w:rPr>
                <w:sz w:val="16"/>
              </w:rPr>
              <w:t>(0.18)</w:t>
            </w:r>
          </w:p>
        </w:tc>
      </w:tr>
      <w:tr w:rsidR="00054221" w14:paraId="14F9D5AB" w14:textId="77777777">
        <w:trPr>
          <w:trHeight w:val="189"/>
        </w:trPr>
        <w:tc>
          <w:tcPr>
            <w:tcW w:w="5381" w:type="dxa"/>
          </w:tcPr>
          <w:p w14:paraId="475D658E" w14:textId="349BA1B1" w:rsidR="00054221" w:rsidRDefault="00BD4E74">
            <w:pPr>
              <w:pStyle w:val="TableParagraph"/>
              <w:ind w:left="119"/>
              <w:jc w:val="left"/>
              <w:rPr>
                <w:sz w:val="16"/>
                <w:szCs w:val="16"/>
              </w:rPr>
            </w:pPr>
            <w:r w:rsidRPr="76614F08">
              <w:rPr>
                <w:sz w:val="16"/>
                <w:szCs w:val="16"/>
              </w:rPr>
              <w:t>Stress</w:t>
            </w:r>
            <w:r w:rsidRPr="76614F08">
              <w:rPr>
                <w:spacing w:val="22"/>
                <w:sz w:val="16"/>
                <w:szCs w:val="16"/>
              </w:rPr>
              <w:t xml:space="preserve"> </w:t>
            </w:r>
            <w:r w:rsidRPr="76614F08">
              <w:rPr>
                <w:sz w:val="16"/>
                <w:szCs w:val="16"/>
              </w:rPr>
              <w:t>coping:</w:t>
            </w:r>
            <w:r w:rsidRPr="76614F08">
              <w:rPr>
                <w:spacing w:val="6"/>
                <w:sz w:val="16"/>
                <w:szCs w:val="16"/>
              </w:rPr>
              <w:t xml:space="preserve"> </w:t>
            </w:r>
            <w:r w:rsidRPr="76614F08">
              <w:rPr>
                <w:sz w:val="16"/>
                <w:szCs w:val="16"/>
              </w:rPr>
              <w:t>Borrowed</w:t>
            </w:r>
            <w:r w:rsidRPr="76614F08">
              <w:rPr>
                <w:spacing w:val="22"/>
                <w:sz w:val="16"/>
                <w:szCs w:val="16"/>
              </w:rPr>
              <w:t xml:space="preserve"> </w:t>
            </w:r>
            <w:r w:rsidRPr="76614F08">
              <w:rPr>
                <w:sz w:val="16"/>
                <w:szCs w:val="16"/>
              </w:rPr>
              <w:t>money</w:t>
            </w:r>
          </w:p>
        </w:tc>
        <w:tc>
          <w:tcPr>
            <w:tcW w:w="760" w:type="dxa"/>
          </w:tcPr>
          <w:p w14:paraId="650DE65B" w14:textId="77777777" w:rsidR="00054221" w:rsidRDefault="00BD4E74">
            <w:pPr>
              <w:pStyle w:val="TableParagraph"/>
              <w:ind w:right="271"/>
              <w:jc w:val="right"/>
              <w:rPr>
                <w:sz w:val="16"/>
              </w:rPr>
            </w:pPr>
            <w:r>
              <w:rPr>
                <w:sz w:val="16"/>
              </w:rPr>
              <w:t>0.64</w:t>
            </w:r>
          </w:p>
        </w:tc>
        <w:tc>
          <w:tcPr>
            <w:tcW w:w="760" w:type="dxa"/>
          </w:tcPr>
          <w:p w14:paraId="614B0EDE" w14:textId="77777777" w:rsidR="00054221" w:rsidRDefault="00BD4E74">
            <w:pPr>
              <w:pStyle w:val="TableParagraph"/>
              <w:ind w:left="164"/>
              <w:jc w:val="left"/>
              <w:rPr>
                <w:sz w:val="16"/>
              </w:rPr>
            </w:pPr>
            <w:r>
              <w:rPr>
                <w:sz w:val="16"/>
              </w:rPr>
              <w:t>0.64</w:t>
            </w:r>
          </w:p>
        </w:tc>
        <w:tc>
          <w:tcPr>
            <w:tcW w:w="753" w:type="dxa"/>
          </w:tcPr>
          <w:p w14:paraId="17864460" w14:textId="77777777" w:rsidR="00054221" w:rsidRDefault="00BD4E74">
            <w:pPr>
              <w:pStyle w:val="TableParagraph"/>
              <w:ind w:left="204"/>
              <w:jc w:val="left"/>
              <w:rPr>
                <w:sz w:val="16"/>
              </w:rPr>
            </w:pPr>
            <w:r>
              <w:rPr>
                <w:sz w:val="16"/>
              </w:rPr>
              <w:t>0.01</w:t>
            </w:r>
          </w:p>
        </w:tc>
      </w:tr>
      <w:tr w:rsidR="00054221" w14:paraId="50B6B911" w14:textId="77777777">
        <w:trPr>
          <w:trHeight w:val="189"/>
        </w:trPr>
        <w:tc>
          <w:tcPr>
            <w:tcW w:w="5381" w:type="dxa"/>
          </w:tcPr>
          <w:p w14:paraId="4F86BCD7" w14:textId="77777777" w:rsidR="00054221" w:rsidRDefault="00054221">
            <w:pPr>
              <w:pStyle w:val="TableParagraph"/>
              <w:spacing w:before="0" w:line="240" w:lineRule="auto"/>
              <w:jc w:val="left"/>
              <w:rPr>
                <w:rFonts w:ascii="Times New Roman"/>
                <w:sz w:val="12"/>
              </w:rPr>
            </w:pPr>
          </w:p>
        </w:tc>
        <w:tc>
          <w:tcPr>
            <w:tcW w:w="760" w:type="dxa"/>
          </w:tcPr>
          <w:p w14:paraId="7F075506" w14:textId="77777777" w:rsidR="00054221" w:rsidRDefault="00BD4E74">
            <w:pPr>
              <w:pStyle w:val="TableParagraph"/>
              <w:ind w:right="205"/>
              <w:jc w:val="right"/>
              <w:rPr>
                <w:sz w:val="16"/>
              </w:rPr>
            </w:pPr>
            <w:r>
              <w:rPr>
                <w:sz w:val="16"/>
              </w:rPr>
              <w:t>(0.48)</w:t>
            </w:r>
          </w:p>
        </w:tc>
        <w:tc>
          <w:tcPr>
            <w:tcW w:w="760" w:type="dxa"/>
          </w:tcPr>
          <w:p w14:paraId="5755CDF9" w14:textId="77777777" w:rsidR="00054221" w:rsidRDefault="00BD4E74">
            <w:pPr>
              <w:pStyle w:val="TableParagraph"/>
              <w:ind w:left="98"/>
              <w:jc w:val="left"/>
              <w:rPr>
                <w:sz w:val="16"/>
              </w:rPr>
            </w:pPr>
            <w:r>
              <w:rPr>
                <w:sz w:val="16"/>
              </w:rPr>
              <w:t>(0.48)</w:t>
            </w:r>
          </w:p>
        </w:tc>
        <w:tc>
          <w:tcPr>
            <w:tcW w:w="753" w:type="dxa"/>
          </w:tcPr>
          <w:p w14:paraId="11CBC0F9" w14:textId="77777777" w:rsidR="00054221" w:rsidRDefault="00BD4E74">
            <w:pPr>
              <w:pStyle w:val="TableParagraph"/>
              <w:ind w:right="179"/>
              <w:jc w:val="right"/>
              <w:rPr>
                <w:sz w:val="16"/>
              </w:rPr>
            </w:pPr>
            <w:r>
              <w:rPr>
                <w:sz w:val="16"/>
              </w:rPr>
              <w:t>(0.80)</w:t>
            </w:r>
          </w:p>
        </w:tc>
      </w:tr>
      <w:tr w:rsidR="00054221" w14:paraId="27F8F7D6" w14:textId="77777777">
        <w:trPr>
          <w:trHeight w:val="189"/>
        </w:trPr>
        <w:tc>
          <w:tcPr>
            <w:tcW w:w="5381" w:type="dxa"/>
          </w:tcPr>
          <w:p w14:paraId="0CE6AC40" w14:textId="23AB9FE2" w:rsidR="00054221" w:rsidRDefault="00BD4E74">
            <w:pPr>
              <w:pStyle w:val="TableParagraph"/>
              <w:ind w:left="119"/>
              <w:jc w:val="left"/>
              <w:rPr>
                <w:sz w:val="16"/>
                <w:szCs w:val="16"/>
              </w:rPr>
            </w:pPr>
            <w:r w:rsidRPr="76614F08">
              <w:rPr>
                <w:sz w:val="16"/>
                <w:szCs w:val="16"/>
              </w:rPr>
              <w:t>Crisis</w:t>
            </w:r>
            <w:r w:rsidRPr="76614F08">
              <w:rPr>
                <w:spacing w:val="25"/>
                <w:sz w:val="16"/>
                <w:szCs w:val="16"/>
              </w:rPr>
              <w:t xml:space="preserve"> </w:t>
            </w:r>
            <w:r w:rsidRPr="76614F08">
              <w:rPr>
                <w:sz w:val="16"/>
                <w:szCs w:val="16"/>
              </w:rPr>
              <w:t>coping:</w:t>
            </w:r>
            <w:r w:rsidRPr="76614F08">
              <w:rPr>
                <w:spacing w:val="10"/>
                <w:sz w:val="16"/>
                <w:szCs w:val="16"/>
              </w:rPr>
              <w:t xml:space="preserve"> </w:t>
            </w:r>
            <w:r w:rsidRPr="76614F08">
              <w:rPr>
                <w:sz w:val="16"/>
                <w:szCs w:val="16"/>
              </w:rPr>
              <w:t>Sold</w:t>
            </w:r>
            <w:r w:rsidRPr="76614F08">
              <w:rPr>
                <w:spacing w:val="25"/>
                <w:sz w:val="16"/>
                <w:szCs w:val="16"/>
              </w:rPr>
              <w:t xml:space="preserve"> </w:t>
            </w:r>
            <w:r w:rsidRPr="76614F08">
              <w:rPr>
                <w:sz w:val="16"/>
                <w:szCs w:val="16"/>
              </w:rPr>
              <w:t>productive</w:t>
            </w:r>
            <w:r w:rsidRPr="76614F08">
              <w:rPr>
                <w:spacing w:val="25"/>
                <w:sz w:val="16"/>
                <w:szCs w:val="16"/>
              </w:rPr>
              <w:t xml:space="preserve"> </w:t>
            </w:r>
            <w:r w:rsidRPr="76614F08">
              <w:rPr>
                <w:sz w:val="16"/>
                <w:szCs w:val="16"/>
              </w:rPr>
              <w:t>assets</w:t>
            </w:r>
            <w:r w:rsidRPr="76614F08">
              <w:rPr>
                <w:spacing w:val="24"/>
                <w:sz w:val="16"/>
                <w:szCs w:val="16"/>
              </w:rPr>
              <w:t xml:space="preserve"> </w:t>
            </w:r>
            <w:r w:rsidRPr="76614F08">
              <w:rPr>
                <w:sz w:val="16"/>
                <w:szCs w:val="16"/>
              </w:rPr>
              <w:t>or</w:t>
            </w:r>
            <w:r w:rsidRPr="76614F08">
              <w:rPr>
                <w:spacing w:val="25"/>
                <w:sz w:val="16"/>
                <w:szCs w:val="16"/>
              </w:rPr>
              <w:t xml:space="preserve"> </w:t>
            </w:r>
            <w:r w:rsidRPr="76614F08">
              <w:rPr>
                <w:sz w:val="16"/>
                <w:szCs w:val="16"/>
              </w:rPr>
              <w:t>means</w:t>
            </w:r>
            <w:r w:rsidRPr="76614F08">
              <w:rPr>
                <w:spacing w:val="26"/>
                <w:sz w:val="16"/>
                <w:szCs w:val="16"/>
              </w:rPr>
              <w:t xml:space="preserve"> </w:t>
            </w:r>
            <w:r w:rsidRPr="76614F08">
              <w:rPr>
                <w:sz w:val="16"/>
                <w:szCs w:val="16"/>
              </w:rPr>
              <w:t>of</w:t>
            </w:r>
            <w:r w:rsidRPr="76614F08">
              <w:rPr>
                <w:spacing w:val="25"/>
                <w:sz w:val="16"/>
                <w:szCs w:val="16"/>
              </w:rPr>
              <w:t xml:space="preserve"> </w:t>
            </w:r>
            <w:r w:rsidRPr="76614F08">
              <w:rPr>
                <w:sz w:val="16"/>
                <w:szCs w:val="16"/>
              </w:rPr>
              <w:t>transport</w:t>
            </w:r>
          </w:p>
        </w:tc>
        <w:tc>
          <w:tcPr>
            <w:tcW w:w="760" w:type="dxa"/>
          </w:tcPr>
          <w:p w14:paraId="086ADC62" w14:textId="77777777" w:rsidR="00054221" w:rsidRDefault="00BD4E74">
            <w:pPr>
              <w:pStyle w:val="TableParagraph"/>
              <w:ind w:right="270"/>
              <w:jc w:val="right"/>
              <w:rPr>
                <w:sz w:val="16"/>
              </w:rPr>
            </w:pPr>
            <w:r>
              <w:rPr>
                <w:sz w:val="16"/>
              </w:rPr>
              <w:t>0.05</w:t>
            </w:r>
          </w:p>
        </w:tc>
        <w:tc>
          <w:tcPr>
            <w:tcW w:w="760" w:type="dxa"/>
          </w:tcPr>
          <w:p w14:paraId="069559DF" w14:textId="77777777" w:rsidR="00054221" w:rsidRDefault="00BD4E74">
            <w:pPr>
              <w:pStyle w:val="TableParagraph"/>
              <w:ind w:left="165"/>
              <w:jc w:val="left"/>
              <w:rPr>
                <w:sz w:val="16"/>
              </w:rPr>
            </w:pPr>
            <w:r>
              <w:rPr>
                <w:sz w:val="16"/>
              </w:rPr>
              <w:t>0.08</w:t>
            </w:r>
          </w:p>
        </w:tc>
        <w:tc>
          <w:tcPr>
            <w:tcW w:w="753" w:type="dxa"/>
          </w:tcPr>
          <w:p w14:paraId="2AA57151" w14:textId="77777777" w:rsidR="00054221" w:rsidRDefault="00BD4E74">
            <w:pPr>
              <w:pStyle w:val="TableParagraph"/>
              <w:ind w:left="205"/>
              <w:jc w:val="left"/>
              <w:rPr>
                <w:sz w:val="16"/>
              </w:rPr>
            </w:pPr>
            <w:r>
              <w:rPr>
                <w:sz w:val="16"/>
              </w:rPr>
              <w:t>0.03</w:t>
            </w:r>
          </w:p>
        </w:tc>
      </w:tr>
      <w:tr w:rsidR="00054221" w14:paraId="6E681AF9" w14:textId="77777777">
        <w:trPr>
          <w:trHeight w:val="189"/>
        </w:trPr>
        <w:tc>
          <w:tcPr>
            <w:tcW w:w="5381" w:type="dxa"/>
          </w:tcPr>
          <w:p w14:paraId="15488431" w14:textId="77777777" w:rsidR="00054221" w:rsidRDefault="00054221">
            <w:pPr>
              <w:pStyle w:val="TableParagraph"/>
              <w:spacing w:before="0" w:line="240" w:lineRule="auto"/>
              <w:jc w:val="left"/>
              <w:rPr>
                <w:rFonts w:ascii="Times New Roman"/>
                <w:sz w:val="12"/>
              </w:rPr>
            </w:pPr>
          </w:p>
        </w:tc>
        <w:tc>
          <w:tcPr>
            <w:tcW w:w="760" w:type="dxa"/>
          </w:tcPr>
          <w:p w14:paraId="1A040F2A" w14:textId="77777777" w:rsidR="00054221" w:rsidRDefault="00BD4E74">
            <w:pPr>
              <w:pStyle w:val="TableParagraph"/>
              <w:ind w:right="205"/>
              <w:jc w:val="right"/>
              <w:rPr>
                <w:sz w:val="16"/>
              </w:rPr>
            </w:pPr>
            <w:r>
              <w:rPr>
                <w:sz w:val="16"/>
              </w:rPr>
              <w:t>(0.23)</w:t>
            </w:r>
          </w:p>
        </w:tc>
        <w:tc>
          <w:tcPr>
            <w:tcW w:w="760" w:type="dxa"/>
          </w:tcPr>
          <w:p w14:paraId="28C67D0D" w14:textId="77777777" w:rsidR="00054221" w:rsidRDefault="00BD4E74">
            <w:pPr>
              <w:pStyle w:val="TableParagraph"/>
              <w:ind w:left="98"/>
              <w:jc w:val="left"/>
              <w:rPr>
                <w:sz w:val="16"/>
              </w:rPr>
            </w:pPr>
            <w:r>
              <w:rPr>
                <w:sz w:val="16"/>
              </w:rPr>
              <w:t>(0.27)</w:t>
            </w:r>
          </w:p>
        </w:tc>
        <w:tc>
          <w:tcPr>
            <w:tcW w:w="753" w:type="dxa"/>
          </w:tcPr>
          <w:p w14:paraId="61B81770" w14:textId="77777777" w:rsidR="00054221" w:rsidRDefault="00BD4E74">
            <w:pPr>
              <w:pStyle w:val="TableParagraph"/>
              <w:ind w:right="179"/>
              <w:jc w:val="right"/>
              <w:rPr>
                <w:sz w:val="16"/>
              </w:rPr>
            </w:pPr>
            <w:r>
              <w:rPr>
                <w:sz w:val="16"/>
              </w:rPr>
              <w:t>(0.06)</w:t>
            </w:r>
          </w:p>
        </w:tc>
      </w:tr>
      <w:tr w:rsidR="00054221" w14:paraId="32DBD56C" w14:textId="77777777">
        <w:trPr>
          <w:trHeight w:val="189"/>
        </w:trPr>
        <w:tc>
          <w:tcPr>
            <w:tcW w:w="5381" w:type="dxa"/>
          </w:tcPr>
          <w:p w14:paraId="2ADFA2E4" w14:textId="3C435D1A" w:rsidR="00054221" w:rsidRDefault="00BD4E74">
            <w:pPr>
              <w:pStyle w:val="TableParagraph"/>
              <w:ind w:left="119"/>
              <w:jc w:val="left"/>
              <w:rPr>
                <w:sz w:val="16"/>
                <w:szCs w:val="16"/>
              </w:rPr>
            </w:pPr>
            <w:r w:rsidRPr="76614F08">
              <w:rPr>
                <w:sz w:val="16"/>
                <w:szCs w:val="16"/>
              </w:rPr>
              <w:t>Crisis</w:t>
            </w:r>
            <w:r w:rsidRPr="76614F08">
              <w:rPr>
                <w:spacing w:val="25"/>
                <w:sz w:val="16"/>
                <w:szCs w:val="16"/>
              </w:rPr>
              <w:t xml:space="preserve"> </w:t>
            </w:r>
            <w:r w:rsidRPr="76614F08">
              <w:rPr>
                <w:sz w:val="16"/>
                <w:szCs w:val="16"/>
              </w:rPr>
              <w:t>coping:</w:t>
            </w:r>
            <w:r w:rsidRPr="76614F08">
              <w:rPr>
                <w:spacing w:val="9"/>
                <w:sz w:val="16"/>
                <w:szCs w:val="16"/>
              </w:rPr>
              <w:t xml:space="preserve"> </w:t>
            </w:r>
            <w:r w:rsidRPr="76614F08">
              <w:rPr>
                <w:sz w:val="16"/>
                <w:szCs w:val="16"/>
              </w:rPr>
              <w:t>Reduced</w:t>
            </w:r>
            <w:r w:rsidRPr="76614F08">
              <w:rPr>
                <w:spacing w:val="24"/>
                <w:sz w:val="16"/>
                <w:szCs w:val="16"/>
              </w:rPr>
              <w:t xml:space="preserve"> </w:t>
            </w:r>
            <w:r w:rsidRPr="76614F08">
              <w:rPr>
                <w:sz w:val="16"/>
                <w:szCs w:val="16"/>
              </w:rPr>
              <w:t>expenses</w:t>
            </w:r>
            <w:r w:rsidRPr="76614F08">
              <w:rPr>
                <w:spacing w:val="25"/>
                <w:sz w:val="16"/>
                <w:szCs w:val="16"/>
              </w:rPr>
              <w:t xml:space="preserve"> </w:t>
            </w:r>
            <w:r w:rsidRPr="76614F08">
              <w:rPr>
                <w:sz w:val="16"/>
                <w:szCs w:val="16"/>
              </w:rPr>
              <w:t>on</w:t>
            </w:r>
            <w:r w:rsidRPr="76614F08">
              <w:rPr>
                <w:spacing w:val="25"/>
                <w:sz w:val="16"/>
                <w:szCs w:val="16"/>
              </w:rPr>
              <w:t xml:space="preserve"> </w:t>
            </w:r>
            <w:r w:rsidRPr="76614F08">
              <w:rPr>
                <w:sz w:val="16"/>
                <w:szCs w:val="16"/>
              </w:rPr>
              <w:t>health</w:t>
            </w:r>
            <w:r w:rsidRPr="76614F08">
              <w:rPr>
                <w:spacing w:val="24"/>
                <w:sz w:val="16"/>
                <w:szCs w:val="16"/>
              </w:rPr>
              <w:t xml:space="preserve"> </w:t>
            </w:r>
            <w:r w:rsidRPr="76614F08">
              <w:rPr>
                <w:sz w:val="16"/>
                <w:szCs w:val="16"/>
              </w:rPr>
              <w:t>and</w:t>
            </w:r>
            <w:r w:rsidRPr="76614F08">
              <w:rPr>
                <w:spacing w:val="25"/>
                <w:sz w:val="16"/>
                <w:szCs w:val="16"/>
              </w:rPr>
              <w:t xml:space="preserve"> </w:t>
            </w:r>
            <w:r w:rsidRPr="76614F08">
              <w:rPr>
                <w:sz w:val="16"/>
                <w:szCs w:val="16"/>
              </w:rPr>
              <w:t>education</w:t>
            </w:r>
          </w:p>
        </w:tc>
        <w:tc>
          <w:tcPr>
            <w:tcW w:w="760" w:type="dxa"/>
          </w:tcPr>
          <w:p w14:paraId="6078D5F9" w14:textId="77777777" w:rsidR="00054221" w:rsidRDefault="00BD4E74">
            <w:pPr>
              <w:pStyle w:val="TableParagraph"/>
              <w:ind w:right="271"/>
              <w:jc w:val="right"/>
              <w:rPr>
                <w:sz w:val="16"/>
              </w:rPr>
            </w:pPr>
            <w:r>
              <w:rPr>
                <w:sz w:val="16"/>
              </w:rPr>
              <w:t>0.57</w:t>
            </w:r>
          </w:p>
        </w:tc>
        <w:tc>
          <w:tcPr>
            <w:tcW w:w="760" w:type="dxa"/>
          </w:tcPr>
          <w:p w14:paraId="16B5A6CC" w14:textId="77777777" w:rsidR="00054221" w:rsidRDefault="00BD4E74">
            <w:pPr>
              <w:pStyle w:val="TableParagraph"/>
              <w:ind w:left="164"/>
              <w:jc w:val="left"/>
              <w:rPr>
                <w:sz w:val="16"/>
              </w:rPr>
            </w:pPr>
            <w:r>
              <w:rPr>
                <w:sz w:val="16"/>
              </w:rPr>
              <w:t>0.61</w:t>
            </w:r>
          </w:p>
        </w:tc>
        <w:tc>
          <w:tcPr>
            <w:tcW w:w="753" w:type="dxa"/>
          </w:tcPr>
          <w:p w14:paraId="51CCA4D1" w14:textId="77777777" w:rsidR="00054221" w:rsidRDefault="00BD4E74">
            <w:pPr>
              <w:pStyle w:val="TableParagraph"/>
              <w:ind w:left="204"/>
              <w:jc w:val="left"/>
              <w:rPr>
                <w:sz w:val="16"/>
              </w:rPr>
            </w:pPr>
            <w:r>
              <w:rPr>
                <w:sz w:val="16"/>
              </w:rPr>
              <w:t>0.04</w:t>
            </w:r>
          </w:p>
        </w:tc>
      </w:tr>
      <w:tr w:rsidR="00054221" w14:paraId="2A49F56C" w14:textId="77777777">
        <w:trPr>
          <w:trHeight w:val="189"/>
        </w:trPr>
        <w:tc>
          <w:tcPr>
            <w:tcW w:w="5381" w:type="dxa"/>
          </w:tcPr>
          <w:p w14:paraId="36974E80" w14:textId="77777777" w:rsidR="00054221" w:rsidRDefault="00054221">
            <w:pPr>
              <w:pStyle w:val="TableParagraph"/>
              <w:spacing w:before="0" w:line="240" w:lineRule="auto"/>
              <w:jc w:val="left"/>
              <w:rPr>
                <w:rFonts w:ascii="Times New Roman"/>
                <w:sz w:val="12"/>
              </w:rPr>
            </w:pPr>
          </w:p>
        </w:tc>
        <w:tc>
          <w:tcPr>
            <w:tcW w:w="760" w:type="dxa"/>
          </w:tcPr>
          <w:p w14:paraId="65AB5C2A" w14:textId="77777777" w:rsidR="00054221" w:rsidRDefault="00BD4E74">
            <w:pPr>
              <w:pStyle w:val="TableParagraph"/>
              <w:ind w:right="205"/>
              <w:jc w:val="right"/>
              <w:rPr>
                <w:sz w:val="16"/>
              </w:rPr>
            </w:pPr>
            <w:r>
              <w:rPr>
                <w:sz w:val="16"/>
              </w:rPr>
              <w:t>(0.50)</w:t>
            </w:r>
          </w:p>
        </w:tc>
        <w:tc>
          <w:tcPr>
            <w:tcW w:w="760" w:type="dxa"/>
          </w:tcPr>
          <w:p w14:paraId="79FBA506" w14:textId="77777777" w:rsidR="00054221" w:rsidRDefault="00BD4E74">
            <w:pPr>
              <w:pStyle w:val="TableParagraph"/>
              <w:ind w:left="98"/>
              <w:jc w:val="left"/>
              <w:rPr>
                <w:sz w:val="16"/>
              </w:rPr>
            </w:pPr>
            <w:r>
              <w:rPr>
                <w:sz w:val="16"/>
              </w:rPr>
              <w:t>(0.49)</w:t>
            </w:r>
          </w:p>
        </w:tc>
        <w:tc>
          <w:tcPr>
            <w:tcW w:w="753" w:type="dxa"/>
          </w:tcPr>
          <w:p w14:paraId="45F6DB5A" w14:textId="77777777" w:rsidR="00054221" w:rsidRDefault="00BD4E74">
            <w:pPr>
              <w:pStyle w:val="TableParagraph"/>
              <w:ind w:right="179"/>
              <w:jc w:val="right"/>
              <w:rPr>
                <w:sz w:val="16"/>
              </w:rPr>
            </w:pPr>
            <w:r>
              <w:rPr>
                <w:sz w:val="16"/>
              </w:rPr>
              <w:t>(0.10)</w:t>
            </w:r>
          </w:p>
        </w:tc>
      </w:tr>
      <w:tr w:rsidR="00054221" w14:paraId="7769E2E4" w14:textId="77777777">
        <w:trPr>
          <w:trHeight w:val="189"/>
        </w:trPr>
        <w:tc>
          <w:tcPr>
            <w:tcW w:w="5381" w:type="dxa"/>
          </w:tcPr>
          <w:p w14:paraId="7258EF06" w14:textId="5A7EDC6D" w:rsidR="00054221" w:rsidRDefault="00BD4E74">
            <w:pPr>
              <w:pStyle w:val="TableParagraph"/>
              <w:ind w:left="119"/>
              <w:jc w:val="left"/>
              <w:rPr>
                <w:sz w:val="16"/>
                <w:szCs w:val="16"/>
              </w:rPr>
            </w:pPr>
            <w:r w:rsidRPr="76614F08">
              <w:rPr>
                <w:sz w:val="16"/>
                <w:szCs w:val="16"/>
              </w:rPr>
              <w:t>Crisis</w:t>
            </w:r>
            <w:r w:rsidRPr="76614F08">
              <w:rPr>
                <w:spacing w:val="24"/>
                <w:sz w:val="16"/>
                <w:szCs w:val="16"/>
              </w:rPr>
              <w:t xml:space="preserve"> </w:t>
            </w:r>
            <w:r w:rsidRPr="76614F08">
              <w:rPr>
                <w:sz w:val="16"/>
                <w:szCs w:val="16"/>
              </w:rPr>
              <w:t>coping:</w:t>
            </w:r>
            <w:r w:rsidRPr="76614F08">
              <w:rPr>
                <w:spacing w:val="8"/>
                <w:sz w:val="16"/>
                <w:szCs w:val="16"/>
              </w:rPr>
              <w:t xml:space="preserve"> </w:t>
            </w:r>
            <w:r w:rsidRPr="76614F08">
              <w:rPr>
                <w:sz w:val="16"/>
                <w:szCs w:val="16"/>
              </w:rPr>
              <w:t>Withdrew</w:t>
            </w:r>
            <w:r w:rsidRPr="76614F08">
              <w:rPr>
                <w:spacing w:val="23"/>
                <w:sz w:val="16"/>
                <w:szCs w:val="16"/>
              </w:rPr>
              <w:t xml:space="preserve"> </w:t>
            </w:r>
            <w:r w:rsidRPr="76614F08">
              <w:rPr>
                <w:sz w:val="16"/>
                <w:szCs w:val="16"/>
              </w:rPr>
              <w:t>children</w:t>
            </w:r>
            <w:r w:rsidRPr="76614F08">
              <w:rPr>
                <w:spacing w:val="24"/>
                <w:sz w:val="16"/>
                <w:szCs w:val="16"/>
              </w:rPr>
              <w:t xml:space="preserve"> </w:t>
            </w:r>
            <w:r w:rsidRPr="76614F08">
              <w:rPr>
                <w:sz w:val="16"/>
                <w:szCs w:val="16"/>
              </w:rPr>
              <w:t>from</w:t>
            </w:r>
            <w:r w:rsidRPr="76614F08">
              <w:rPr>
                <w:spacing w:val="23"/>
                <w:sz w:val="16"/>
                <w:szCs w:val="16"/>
              </w:rPr>
              <w:t xml:space="preserve"> </w:t>
            </w:r>
            <w:r w:rsidRPr="76614F08">
              <w:rPr>
                <w:sz w:val="16"/>
                <w:szCs w:val="16"/>
              </w:rPr>
              <w:t>school</w:t>
            </w:r>
          </w:p>
        </w:tc>
        <w:tc>
          <w:tcPr>
            <w:tcW w:w="760" w:type="dxa"/>
          </w:tcPr>
          <w:p w14:paraId="58D69B42" w14:textId="77777777" w:rsidR="00054221" w:rsidRDefault="00BD4E74">
            <w:pPr>
              <w:pStyle w:val="TableParagraph"/>
              <w:ind w:right="271"/>
              <w:jc w:val="right"/>
              <w:rPr>
                <w:sz w:val="16"/>
              </w:rPr>
            </w:pPr>
            <w:r>
              <w:rPr>
                <w:sz w:val="16"/>
              </w:rPr>
              <w:t>0.08</w:t>
            </w:r>
          </w:p>
        </w:tc>
        <w:tc>
          <w:tcPr>
            <w:tcW w:w="760" w:type="dxa"/>
          </w:tcPr>
          <w:p w14:paraId="3C0F2A57" w14:textId="77777777" w:rsidR="00054221" w:rsidRDefault="00BD4E74">
            <w:pPr>
              <w:pStyle w:val="TableParagraph"/>
              <w:ind w:left="164"/>
              <w:jc w:val="left"/>
              <w:rPr>
                <w:sz w:val="16"/>
              </w:rPr>
            </w:pPr>
            <w:r>
              <w:rPr>
                <w:w w:val="110"/>
                <w:sz w:val="16"/>
              </w:rPr>
              <w:t>0.11</w:t>
            </w:r>
          </w:p>
        </w:tc>
        <w:tc>
          <w:tcPr>
            <w:tcW w:w="753" w:type="dxa"/>
          </w:tcPr>
          <w:p w14:paraId="2CD80CA5" w14:textId="77777777" w:rsidR="00054221" w:rsidRDefault="00BD4E74">
            <w:pPr>
              <w:pStyle w:val="TableParagraph"/>
              <w:ind w:left="204"/>
              <w:jc w:val="left"/>
              <w:rPr>
                <w:sz w:val="16"/>
              </w:rPr>
            </w:pPr>
            <w:r>
              <w:rPr>
                <w:sz w:val="16"/>
              </w:rPr>
              <w:t>0.03</w:t>
            </w:r>
          </w:p>
        </w:tc>
      </w:tr>
      <w:tr w:rsidR="00054221" w14:paraId="5A597DA8" w14:textId="77777777">
        <w:trPr>
          <w:trHeight w:val="189"/>
        </w:trPr>
        <w:tc>
          <w:tcPr>
            <w:tcW w:w="5381" w:type="dxa"/>
          </w:tcPr>
          <w:p w14:paraId="34323393" w14:textId="77777777" w:rsidR="00054221" w:rsidRDefault="00054221">
            <w:pPr>
              <w:pStyle w:val="TableParagraph"/>
              <w:spacing w:before="0" w:line="240" w:lineRule="auto"/>
              <w:jc w:val="left"/>
              <w:rPr>
                <w:rFonts w:ascii="Times New Roman"/>
                <w:sz w:val="12"/>
              </w:rPr>
            </w:pPr>
          </w:p>
        </w:tc>
        <w:tc>
          <w:tcPr>
            <w:tcW w:w="760" w:type="dxa"/>
          </w:tcPr>
          <w:p w14:paraId="04F153DD" w14:textId="77777777" w:rsidR="00054221" w:rsidRDefault="00BD4E74">
            <w:pPr>
              <w:pStyle w:val="TableParagraph"/>
              <w:ind w:right="205"/>
              <w:jc w:val="right"/>
              <w:rPr>
                <w:sz w:val="16"/>
              </w:rPr>
            </w:pPr>
            <w:r>
              <w:rPr>
                <w:sz w:val="16"/>
              </w:rPr>
              <w:t>(0.27)</w:t>
            </w:r>
          </w:p>
        </w:tc>
        <w:tc>
          <w:tcPr>
            <w:tcW w:w="760" w:type="dxa"/>
          </w:tcPr>
          <w:p w14:paraId="392B075F" w14:textId="77777777" w:rsidR="00054221" w:rsidRDefault="00BD4E74">
            <w:pPr>
              <w:pStyle w:val="TableParagraph"/>
              <w:ind w:left="98"/>
              <w:jc w:val="left"/>
              <w:rPr>
                <w:sz w:val="16"/>
              </w:rPr>
            </w:pPr>
            <w:r>
              <w:rPr>
                <w:w w:val="105"/>
                <w:sz w:val="16"/>
              </w:rPr>
              <w:t>(0.31)</w:t>
            </w:r>
          </w:p>
        </w:tc>
        <w:tc>
          <w:tcPr>
            <w:tcW w:w="753" w:type="dxa"/>
          </w:tcPr>
          <w:p w14:paraId="42C6A94B" w14:textId="77777777" w:rsidR="00054221" w:rsidRDefault="00BD4E74">
            <w:pPr>
              <w:pStyle w:val="TableParagraph"/>
              <w:ind w:right="179"/>
              <w:jc w:val="right"/>
              <w:rPr>
                <w:sz w:val="16"/>
              </w:rPr>
            </w:pPr>
            <w:r>
              <w:rPr>
                <w:sz w:val="16"/>
              </w:rPr>
              <w:t>(0.07)</w:t>
            </w:r>
          </w:p>
        </w:tc>
      </w:tr>
      <w:tr w:rsidR="00054221" w14:paraId="16AB7A69" w14:textId="77777777">
        <w:trPr>
          <w:trHeight w:val="189"/>
        </w:trPr>
        <w:tc>
          <w:tcPr>
            <w:tcW w:w="5381" w:type="dxa"/>
          </w:tcPr>
          <w:p w14:paraId="363686F3" w14:textId="2481A04F" w:rsidR="00054221" w:rsidRDefault="00BD4E74">
            <w:pPr>
              <w:pStyle w:val="TableParagraph"/>
              <w:ind w:left="119"/>
              <w:jc w:val="left"/>
              <w:rPr>
                <w:sz w:val="16"/>
                <w:szCs w:val="16"/>
              </w:rPr>
            </w:pPr>
            <w:r w:rsidRPr="76614F08">
              <w:rPr>
                <w:sz w:val="16"/>
                <w:szCs w:val="16"/>
              </w:rPr>
              <w:t>Emergency</w:t>
            </w:r>
            <w:r w:rsidRPr="76614F08">
              <w:rPr>
                <w:spacing w:val="20"/>
                <w:sz w:val="16"/>
                <w:szCs w:val="16"/>
              </w:rPr>
              <w:t xml:space="preserve"> </w:t>
            </w:r>
            <w:r w:rsidRPr="76614F08">
              <w:rPr>
                <w:sz w:val="16"/>
                <w:szCs w:val="16"/>
              </w:rPr>
              <w:t>coping:</w:t>
            </w:r>
            <w:r w:rsidRPr="76614F08">
              <w:rPr>
                <w:spacing w:val="3"/>
                <w:sz w:val="16"/>
                <w:szCs w:val="16"/>
              </w:rPr>
              <w:t xml:space="preserve"> </w:t>
            </w:r>
            <w:r w:rsidRPr="76614F08">
              <w:rPr>
                <w:sz w:val="16"/>
                <w:szCs w:val="16"/>
              </w:rPr>
              <w:t>Send</w:t>
            </w:r>
            <w:r w:rsidRPr="76614F08">
              <w:rPr>
                <w:spacing w:val="19"/>
                <w:sz w:val="16"/>
                <w:szCs w:val="16"/>
              </w:rPr>
              <w:t xml:space="preserve"> </w:t>
            </w:r>
            <w:r w:rsidRPr="76614F08">
              <w:rPr>
                <w:sz w:val="16"/>
                <w:szCs w:val="16"/>
              </w:rPr>
              <w:t>children</w:t>
            </w:r>
            <w:r w:rsidRPr="76614F08">
              <w:rPr>
                <w:spacing w:val="20"/>
                <w:sz w:val="16"/>
                <w:szCs w:val="16"/>
              </w:rPr>
              <w:t xml:space="preserve"> </w:t>
            </w:r>
            <w:r w:rsidRPr="76614F08">
              <w:rPr>
                <w:sz w:val="16"/>
                <w:szCs w:val="16"/>
              </w:rPr>
              <w:t>to</w:t>
            </w:r>
            <w:r w:rsidRPr="76614F08">
              <w:rPr>
                <w:spacing w:val="19"/>
                <w:sz w:val="16"/>
                <w:szCs w:val="16"/>
              </w:rPr>
              <w:t xml:space="preserve"> </w:t>
            </w:r>
            <w:r w:rsidRPr="76614F08">
              <w:rPr>
                <w:sz w:val="16"/>
                <w:szCs w:val="16"/>
              </w:rPr>
              <w:t>work</w:t>
            </w:r>
            <w:r w:rsidRPr="76614F08">
              <w:rPr>
                <w:spacing w:val="20"/>
                <w:sz w:val="16"/>
                <w:szCs w:val="16"/>
              </w:rPr>
              <w:t xml:space="preserve"> </w:t>
            </w:r>
            <w:r w:rsidRPr="76614F08">
              <w:rPr>
                <w:sz w:val="16"/>
                <w:szCs w:val="16"/>
              </w:rPr>
              <w:t>for</w:t>
            </w:r>
            <w:r w:rsidRPr="76614F08">
              <w:rPr>
                <w:spacing w:val="20"/>
                <w:sz w:val="16"/>
                <w:szCs w:val="16"/>
              </w:rPr>
              <w:t xml:space="preserve"> </w:t>
            </w:r>
            <w:r w:rsidRPr="76614F08">
              <w:rPr>
                <w:sz w:val="16"/>
                <w:szCs w:val="16"/>
              </w:rPr>
              <w:t>household</w:t>
            </w:r>
            <w:r w:rsidRPr="76614F08">
              <w:rPr>
                <w:spacing w:val="20"/>
                <w:sz w:val="16"/>
                <w:szCs w:val="16"/>
              </w:rPr>
              <w:t xml:space="preserve"> </w:t>
            </w:r>
            <w:r w:rsidRPr="76614F08">
              <w:rPr>
                <w:sz w:val="16"/>
                <w:szCs w:val="16"/>
              </w:rPr>
              <w:t>income</w:t>
            </w:r>
          </w:p>
        </w:tc>
        <w:tc>
          <w:tcPr>
            <w:tcW w:w="760" w:type="dxa"/>
          </w:tcPr>
          <w:p w14:paraId="64E3E7D9" w14:textId="77777777" w:rsidR="00054221" w:rsidRDefault="00BD4E74">
            <w:pPr>
              <w:pStyle w:val="TableParagraph"/>
              <w:ind w:right="272"/>
              <w:jc w:val="right"/>
              <w:rPr>
                <w:sz w:val="16"/>
              </w:rPr>
            </w:pPr>
            <w:r>
              <w:rPr>
                <w:sz w:val="16"/>
              </w:rPr>
              <w:t>0.08</w:t>
            </w:r>
          </w:p>
        </w:tc>
        <w:tc>
          <w:tcPr>
            <w:tcW w:w="760" w:type="dxa"/>
          </w:tcPr>
          <w:p w14:paraId="16426C4A" w14:textId="77777777" w:rsidR="00054221" w:rsidRDefault="00BD4E74">
            <w:pPr>
              <w:pStyle w:val="TableParagraph"/>
              <w:ind w:left="163"/>
              <w:jc w:val="left"/>
              <w:rPr>
                <w:sz w:val="16"/>
              </w:rPr>
            </w:pPr>
            <w:r>
              <w:rPr>
                <w:sz w:val="16"/>
              </w:rPr>
              <w:t>0.09</w:t>
            </w:r>
          </w:p>
        </w:tc>
        <w:tc>
          <w:tcPr>
            <w:tcW w:w="753" w:type="dxa"/>
          </w:tcPr>
          <w:p w14:paraId="0D412169" w14:textId="77777777" w:rsidR="00054221" w:rsidRDefault="00BD4E74">
            <w:pPr>
              <w:pStyle w:val="TableParagraph"/>
              <w:ind w:left="203"/>
              <w:jc w:val="left"/>
              <w:rPr>
                <w:sz w:val="16"/>
              </w:rPr>
            </w:pPr>
            <w:r>
              <w:rPr>
                <w:sz w:val="16"/>
              </w:rPr>
              <w:t>0.01</w:t>
            </w:r>
          </w:p>
        </w:tc>
      </w:tr>
      <w:tr w:rsidR="00054221" w14:paraId="7A665EFC" w14:textId="77777777">
        <w:trPr>
          <w:trHeight w:val="189"/>
        </w:trPr>
        <w:tc>
          <w:tcPr>
            <w:tcW w:w="5381" w:type="dxa"/>
          </w:tcPr>
          <w:p w14:paraId="4B83C9A3" w14:textId="77777777" w:rsidR="00054221" w:rsidRDefault="00054221">
            <w:pPr>
              <w:pStyle w:val="TableParagraph"/>
              <w:spacing w:before="0" w:line="240" w:lineRule="auto"/>
              <w:jc w:val="left"/>
              <w:rPr>
                <w:rFonts w:ascii="Times New Roman"/>
                <w:sz w:val="12"/>
              </w:rPr>
            </w:pPr>
          </w:p>
        </w:tc>
        <w:tc>
          <w:tcPr>
            <w:tcW w:w="760" w:type="dxa"/>
          </w:tcPr>
          <w:p w14:paraId="19DB5499" w14:textId="77777777" w:rsidR="00054221" w:rsidRDefault="00BD4E74">
            <w:pPr>
              <w:pStyle w:val="TableParagraph"/>
              <w:ind w:right="205"/>
              <w:jc w:val="right"/>
              <w:rPr>
                <w:sz w:val="16"/>
              </w:rPr>
            </w:pPr>
            <w:r>
              <w:rPr>
                <w:sz w:val="16"/>
              </w:rPr>
              <w:t>(0.27)</w:t>
            </w:r>
          </w:p>
        </w:tc>
        <w:tc>
          <w:tcPr>
            <w:tcW w:w="760" w:type="dxa"/>
          </w:tcPr>
          <w:p w14:paraId="0E493805" w14:textId="77777777" w:rsidR="00054221" w:rsidRDefault="00BD4E74">
            <w:pPr>
              <w:pStyle w:val="TableParagraph"/>
              <w:ind w:left="98"/>
              <w:jc w:val="left"/>
              <w:rPr>
                <w:sz w:val="16"/>
              </w:rPr>
            </w:pPr>
            <w:r>
              <w:rPr>
                <w:sz w:val="16"/>
              </w:rPr>
              <w:t>(0.28)</w:t>
            </w:r>
          </w:p>
        </w:tc>
        <w:tc>
          <w:tcPr>
            <w:tcW w:w="753" w:type="dxa"/>
          </w:tcPr>
          <w:p w14:paraId="29F6C167" w14:textId="77777777" w:rsidR="00054221" w:rsidRDefault="00BD4E74">
            <w:pPr>
              <w:pStyle w:val="TableParagraph"/>
              <w:ind w:right="179"/>
              <w:jc w:val="right"/>
              <w:rPr>
                <w:sz w:val="16"/>
              </w:rPr>
            </w:pPr>
            <w:r>
              <w:rPr>
                <w:sz w:val="16"/>
              </w:rPr>
              <w:t>(0.53)</w:t>
            </w:r>
          </w:p>
        </w:tc>
      </w:tr>
      <w:tr w:rsidR="00054221" w14:paraId="38AA0E63" w14:textId="77777777">
        <w:trPr>
          <w:trHeight w:val="189"/>
        </w:trPr>
        <w:tc>
          <w:tcPr>
            <w:tcW w:w="5381" w:type="dxa"/>
          </w:tcPr>
          <w:p w14:paraId="4456F031" w14:textId="571232FB" w:rsidR="00054221" w:rsidRDefault="00BD4E74">
            <w:pPr>
              <w:pStyle w:val="TableParagraph"/>
              <w:ind w:left="119"/>
              <w:jc w:val="left"/>
              <w:rPr>
                <w:sz w:val="16"/>
                <w:szCs w:val="16"/>
              </w:rPr>
            </w:pPr>
            <w:r w:rsidRPr="76614F08">
              <w:rPr>
                <w:sz w:val="16"/>
                <w:szCs w:val="16"/>
              </w:rPr>
              <w:t>Emergency</w:t>
            </w:r>
            <w:r w:rsidRPr="76614F08">
              <w:rPr>
                <w:spacing w:val="26"/>
                <w:sz w:val="16"/>
                <w:szCs w:val="16"/>
              </w:rPr>
              <w:t xml:space="preserve"> </w:t>
            </w:r>
            <w:r w:rsidRPr="76614F08">
              <w:rPr>
                <w:sz w:val="16"/>
                <w:szCs w:val="16"/>
              </w:rPr>
              <w:t>coping:</w:t>
            </w:r>
            <w:r w:rsidRPr="76614F08">
              <w:rPr>
                <w:spacing w:val="12"/>
                <w:sz w:val="16"/>
                <w:szCs w:val="16"/>
              </w:rPr>
              <w:t xml:space="preserve"> </w:t>
            </w:r>
            <w:r w:rsidRPr="76614F08">
              <w:rPr>
                <w:sz w:val="16"/>
                <w:szCs w:val="16"/>
              </w:rPr>
              <w:t>Begged</w:t>
            </w:r>
            <w:r w:rsidRPr="76614F08">
              <w:rPr>
                <w:spacing w:val="26"/>
                <w:sz w:val="16"/>
                <w:szCs w:val="16"/>
              </w:rPr>
              <w:t xml:space="preserve"> </w:t>
            </w:r>
            <w:r w:rsidRPr="76614F08">
              <w:rPr>
                <w:sz w:val="16"/>
                <w:szCs w:val="16"/>
              </w:rPr>
              <w:t>and/or</w:t>
            </w:r>
            <w:r w:rsidRPr="76614F08">
              <w:rPr>
                <w:spacing w:val="26"/>
                <w:sz w:val="16"/>
                <w:szCs w:val="16"/>
              </w:rPr>
              <w:t xml:space="preserve"> </w:t>
            </w:r>
            <w:r w:rsidRPr="76614F08">
              <w:rPr>
                <w:sz w:val="16"/>
                <w:szCs w:val="16"/>
              </w:rPr>
              <w:t>scavenged</w:t>
            </w:r>
          </w:p>
        </w:tc>
        <w:tc>
          <w:tcPr>
            <w:tcW w:w="760" w:type="dxa"/>
          </w:tcPr>
          <w:p w14:paraId="56497160" w14:textId="77777777" w:rsidR="00054221" w:rsidRDefault="00BD4E74">
            <w:pPr>
              <w:pStyle w:val="TableParagraph"/>
              <w:ind w:right="272"/>
              <w:jc w:val="right"/>
              <w:rPr>
                <w:sz w:val="16"/>
              </w:rPr>
            </w:pPr>
            <w:r>
              <w:rPr>
                <w:sz w:val="16"/>
              </w:rPr>
              <w:t>0.10</w:t>
            </w:r>
          </w:p>
        </w:tc>
        <w:tc>
          <w:tcPr>
            <w:tcW w:w="760" w:type="dxa"/>
          </w:tcPr>
          <w:p w14:paraId="5A8F4717" w14:textId="77777777" w:rsidR="00054221" w:rsidRDefault="00BD4E74">
            <w:pPr>
              <w:pStyle w:val="TableParagraph"/>
              <w:ind w:left="163"/>
              <w:jc w:val="left"/>
              <w:rPr>
                <w:sz w:val="16"/>
              </w:rPr>
            </w:pPr>
            <w:r>
              <w:rPr>
                <w:sz w:val="16"/>
              </w:rPr>
              <w:t>0.23</w:t>
            </w:r>
          </w:p>
        </w:tc>
        <w:tc>
          <w:tcPr>
            <w:tcW w:w="753" w:type="dxa"/>
          </w:tcPr>
          <w:p w14:paraId="45A727AE" w14:textId="77777777" w:rsidR="00054221" w:rsidRDefault="00BD4E74">
            <w:pPr>
              <w:pStyle w:val="TableParagraph"/>
              <w:ind w:right="119"/>
              <w:jc w:val="right"/>
              <w:rPr>
                <w:sz w:val="16"/>
              </w:rPr>
            </w:pPr>
            <w:r>
              <w:rPr>
                <w:w w:val="105"/>
                <w:sz w:val="16"/>
              </w:rPr>
              <w:t>0.13***</w:t>
            </w:r>
          </w:p>
        </w:tc>
      </w:tr>
      <w:tr w:rsidR="00054221" w14:paraId="66CC0E1B" w14:textId="77777777">
        <w:trPr>
          <w:trHeight w:val="189"/>
        </w:trPr>
        <w:tc>
          <w:tcPr>
            <w:tcW w:w="5381" w:type="dxa"/>
          </w:tcPr>
          <w:p w14:paraId="6EF6AD13" w14:textId="77777777" w:rsidR="00054221" w:rsidRDefault="00054221">
            <w:pPr>
              <w:pStyle w:val="TableParagraph"/>
              <w:spacing w:before="0" w:line="240" w:lineRule="auto"/>
              <w:jc w:val="left"/>
              <w:rPr>
                <w:rFonts w:ascii="Times New Roman"/>
                <w:sz w:val="12"/>
              </w:rPr>
            </w:pPr>
          </w:p>
        </w:tc>
        <w:tc>
          <w:tcPr>
            <w:tcW w:w="760" w:type="dxa"/>
          </w:tcPr>
          <w:p w14:paraId="085AAC30" w14:textId="77777777" w:rsidR="00054221" w:rsidRDefault="00BD4E74">
            <w:pPr>
              <w:pStyle w:val="TableParagraph"/>
              <w:ind w:right="205"/>
              <w:jc w:val="right"/>
              <w:rPr>
                <w:sz w:val="16"/>
              </w:rPr>
            </w:pPr>
            <w:r>
              <w:rPr>
                <w:sz w:val="16"/>
              </w:rPr>
              <w:t>(0.29)</w:t>
            </w:r>
          </w:p>
        </w:tc>
        <w:tc>
          <w:tcPr>
            <w:tcW w:w="760" w:type="dxa"/>
          </w:tcPr>
          <w:p w14:paraId="198C71B3" w14:textId="77777777" w:rsidR="00054221" w:rsidRDefault="00BD4E74">
            <w:pPr>
              <w:pStyle w:val="TableParagraph"/>
              <w:ind w:left="98"/>
              <w:jc w:val="left"/>
              <w:rPr>
                <w:sz w:val="16"/>
              </w:rPr>
            </w:pPr>
            <w:r>
              <w:rPr>
                <w:sz w:val="16"/>
              </w:rPr>
              <w:t>(0.42)</w:t>
            </w:r>
          </w:p>
        </w:tc>
        <w:tc>
          <w:tcPr>
            <w:tcW w:w="753" w:type="dxa"/>
          </w:tcPr>
          <w:p w14:paraId="3BF2A5B6" w14:textId="77777777" w:rsidR="00054221" w:rsidRDefault="00BD4E74">
            <w:pPr>
              <w:pStyle w:val="TableParagraph"/>
              <w:ind w:right="179"/>
              <w:jc w:val="right"/>
              <w:rPr>
                <w:sz w:val="16"/>
              </w:rPr>
            </w:pPr>
            <w:r>
              <w:rPr>
                <w:sz w:val="16"/>
              </w:rPr>
              <w:t>(0.00)</w:t>
            </w:r>
          </w:p>
        </w:tc>
      </w:tr>
      <w:tr w:rsidR="00054221" w14:paraId="6113A560" w14:textId="77777777">
        <w:trPr>
          <w:trHeight w:val="189"/>
        </w:trPr>
        <w:tc>
          <w:tcPr>
            <w:tcW w:w="5381" w:type="dxa"/>
          </w:tcPr>
          <w:p w14:paraId="3D461D97" w14:textId="1570E725" w:rsidR="00054221" w:rsidRDefault="00BD4E74">
            <w:pPr>
              <w:pStyle w:val="TableParagraph"/>
              <w:ind w:left="119"/>
              <w:jc w:val="left"/>
              <w:rPr>
                <w:sz w:val="16"/>
                <w:szCs w:val="16"/>
              </w:rPr>
            </w:pPr>
            <w:r w:rsidRPr="76614F08">
              <w:rPr>
                <w:sz w:val="16"/>
                <w:szCs w:val="16"/>
              </w:rPr>
              <w:t>Emergency</w:t>
            </w:r>
            <w:r w:rsidRPr="76614F08">
              <w:rPr>
                <w:spacing w:val="26"/>
                <w:sz w:val="16"/>
                <w:szCs w:val="16"/>
              </w:rPr>
              <w:t xml:space="preserve"> </w:t>
            </w:r>
            <w:r w:rsidRPr="76614F08">
              <w:rPr>
                <w:sz w:val="16"/>
                <w:szCs w:val="16"/>
              </w:rPr>
              <w:t>coping:</w:t>
            </w:r>
            <w:r w:rsidRPr="76614F08">
              <w:rPr>
                <w:spacing w:val="11"/>
                <w:sz w:val="16"/>
                <w:szCs w:val="16"/>
              </w:rPr>
              <w:t xml:space="preserve"> </w:t>
            </w:r>
            <w:r w:rsidRPr="76614F08">
              <w:rPr>
                <w:sz w:val="16"/>
                <w:szCs w:val="16"/>
              </w:rPr>
              <w:t>Engaged</w:t>
            </w:r>
            <w:r w:rsidRPr="76614F08">
              <w:rPr>
                <w:spacing w:val="25"/>
                <w:sz w:val="16"/>
                <w:szCs w:val="16"/>
              </w:rPr>
              <w:t xml:space="preserve"> </w:t>
            </w:r>
            <w:r w:rsidRPr="76614F08">
              <w:rPr>
                <w:sz w:val="16"/>
                <w:szCs w:val="16"/>
              </w:rPr>
              <w:t>in</w:t>
            </w:r>
            <w:r w:rsidRPr="76614F08">
              <w:rPr>
                <w:spacing w:val="26"/>
                <w:sz w:val="16"/>
                <w:szCs w:val="16"/>
              </w:rPr>
              <w:t xml:space="preserve"> </w:t>
            </w:r>
            <w:r w:rsidRPr="76614F08">
              <w:rPr>
                <w:sz w:val="16"/>
                <w:szCs w:val="16"/>
              </w:rPr>
              <w:t>illegal</w:t>
            </w:r>
            <w:r w:rsidRPr="76614F08">
              <w:rPr>
                <w:spacing w:val="26"/>
                <w:sz w:val="16"/>
                <w:szCs w:val="16"/>
              </w:rPr>
              <w:t xml:space="preserve"> </w:t>
            </w:r>
            <w:r w:rsidRPr="76614F08">
              <w:rPr>
                <w:sz w:val="16"/>
                <w:szCs w:val="16"/>
              </w:rPr>
              <w:t>income</w:t>
            </w:r>
            <w:r w:rsidRPr="76614F08">
              <w:rPr>
                <w:spacing w:val="26"/>
                <w:sz w:val="16"/>
                <w:szCs w:val="16"/>
              </w:rPr>
              <w:t xml:space="preserve"> </w:t>
            </w:r>
            <w:r w:rsidRPr="76614F08">
              <w:rPr>
                <w:sz w:val="16"/>
                <w:szCs w:val="16"/>
              </w:rPr>
              <w:t>activities</w:t>
            </w:r>
          </w:p>
        </w:tc>
        <w:tc>
          <w:tcPr>
            <w:tcW w:w="760" w:type="dxa"/>
          </w:tcPr>
          <w:p w14:paraId="45EA0664" w14:textId="77777777" w:rsidR="00054221" w:rsidRDefault="00BD4E74">
            <w:pPr>
              <w:pStyle w:val="TableParagraph"/>
              <w:ind w:right="272"/>
              <w:jc w:val="right"/>
              <w:rPr>
                <w:sz w:val="16"/>
              </w:rPr>
            </w:pPr>
            <w:r>
              <w:rPr>
                <w:sz w:val="16"/>
              </w:rPr>
              <w:t>0.09</w:t>
            </w:r>
          </w:p>
        </w:tc>
        <w:tc>
          <w:tcPr>
            <w:tcW w:w="760" w:type="dxa"/>
          </w:tcPr>
          <w:p w14:paraId="3E0410AE" w14:textId="77777777" w:rsidR="00054221" w:rsidRDefault="00BD4E74">
            <w:pPr>
              <w:pStyle w:val="TableParagraph"/>
              <w:ind w:left="163"/>
              <w:jc w:val="left"/>
              <w:rPr>
                <w:sz w:val="16"/>
              </w:rPr>
            </w:pPr>
            <w:r>
              <w:rPr>
                <w:sz w:val="16"/>
              </w:rPr>
              <w:t>0.58</w:t>
            </w:r>
          </w:p>
        </w:tc>
        <w:tc>
          <w:tcPr>
            <w:tcW w:w="753" w:type="dxa"/>
          </w:tcPr>
          <w:p w14:paraId="3D00C1B2" w14:textId="77777777" w:rsidR="00054221" w:rsidRDefault="00BD4E74">
            <w:pPr>
              <w:pStyle w:val="TableParagraph"/>
              <w:ind w:right="119"/>
              <w:jc w:val="right"/>
              <w:rPr>
                <w:sz w:val="16"/>
              </w:rPr>
            </w:pPr>
            <w:r>
              <w:rPr>
                <w:sz w:val="16"/>
              </w:rPr>
              <w:t>0.49***</w:t>
            </w:r>
          </w:p>
        </w:tc>
      </w:tr>
      <w:tr w:rsidR="00054221" w14:paraId="1D479818" w14:textId="77777777">
        <w:trPr>
          <w:trHeight w:val="193"/>
        </w:trPr>
        <w:tc>
          <w:tcPr>
            <w:tcW w:w="5381" w:type="dxa"/>
          </w:tcPr>
          <w:p w14:paraId="49BC3A4D" w14:textId="77777777" w:rsidR="00054221" w:rsidRDefault="00054221">
            <w:pPr>
              <w:pStyle w:val="TableParagraph"/>
              <w:spacing w:before="0" w:line="240" w:lineRule="auto"/>
              <w:jc w:val="left"/>
              <w:rPr>
                <w:rFonts w:ascii="Times New Roman"/>
                <w:sz w:val="12"/>
              </w:rPr>
            </w:pPr>
          </w:p>
        </w:tc>
        <w:tc>
          <w:tcPr>
            <w:tcW w:w="760" w:type="dxa"/>
          </w:tcPr>
          <w:p w14:paraId="5515816D" w14:textId="77777777" w:rsidR="00054221" w:rsidRDefault="00BD4E74">
            <w:pPr>
              <w:pStyle w:val="TableParagraph"/>
              <w:spacing w:line="159" w:lineRule="exact"/>
              <w:ind w:right="205"/>
              <w:jc w:val="right"/>
              <w:rPr>
                <w:sz w:val="16"/>
              </w:rPr>
            </w:pPr>
            <w:r>
              <w:rPr>
                <w:sz w:val="16"/>
              </w:rPr>
              <w:t>(0.28)</w:t>
            </w:r>
          </w:p>
        </w:tc>
        <w:tc>
          <w:tcPr>
            <w:tcW w:w="760" w:type="dxa"/>
          </w:tcPr>
          <w:p w14:paraId="35130A31" w14:textId="77777777" w:rsidR="00054221" w:rsidRDefault="00BD4E74">
            <w:pPr>
              <w:pStyle w:val="TableParagraph"/>
              <w:spacing w:line="159" w:lineRule="exact"/>
              <w:ind w:left="98"/>
              <w:jc w:val="left"/>
              <w:rPr>
                <w:sz w:val="16"/>
              </w:rPr>
            </w:pPr>
            <w:r>
              <w:rPr>
                <w:sz w:val="16"/>
              </w:rPr>
              <w:t>(0.49)</w:t>
            </w:r>
          </w:p>
        </w:tc>
        <w:tc>
          <w:tcPr>
            <w:tcW w:w="753" w:type="dxa"/>
          </w:tcPr>
          <w:p w14:paraId="367ABA3D" w14:textId="77777777" w:rsidR="00054221" w:rsidRDefault="00BD4E74">
            <w:pPr>
              <w:pStyle w:val="TableParagraph"/>
              <w:spacing w:line="159" w:lineRule="exact"/>
              <w:ind w:right="179"/>
              <w:jc w:val="right"/>
              <w:rPr>
                <w:sz w:val="16"/>
              </w:rPr>
            </w:pPr>
            <w:r>
              <w:rPr>
                <w:sz w:val="16"/>
              </w:rPr>
              <w:t>(0.00)</w:t>
            </w:r>
          </w:p>
        </w:tc>
      </w:tr>
      <w:tr w:rsidR="00054221" w14:paraId="71807EE6" w14:textId="77777777" w:rsidTr="76614F08">
        <w:trPr>
          <w:trHeight w:val="234"/>
        </w:trPr>
        <w:tc>
          <w:tcPr>
            <w:tcW w:w="5381" w:type="dxa"/>
            <w:tcBorders>
              <w:bottom w:val="double" w:sz="1" w:space="0" w:color="000000" w:themeColor="text1"/>
            </w:tcBorders>
          </w:tcPr>
          <w:p w14:paraId="5EA293B4" w14:textId="77777777" w:rsidR="00054221" w:rsidRDefault="00BD4E74">
            <w:pPr>
              <w:pStyle w:val="TableParagraph"/>
              <w:spacing w:before="18" w:line="240" w:lineRule="auto"/>
              <w:ind w:left="119"/>
              <w:jc w:val="left"/>
              <w:rPr>
                <w:sz w:val="16"/>
              </w:rPr>
            </w:pPr>
            <w:r>
              <w:rPr>
                <w:w w:val="105"/>
                <w:sz w:val="16"/>
              </w:rPr>
              <w:t>Observations</w:t>
            </w:r>
          </w:p>
        </w:tc>
        <w:tc>
          <w:tcPr>
            <w:tcW w:w="760" w:type="dxa"/>
            <w:tcBorders>
              <w:bottom w:val="double" w:sz="1" w:space="0" w:color="000000" w:themeColor="text1"/>
            </w:tcBorders>
          </w:tcPr>
          <w:p w14:paraId="1E094911" w14:textId="77777777" w:rsidR="00054221" w:rsidRDefault="00BD4E74">
            <w:pPr>
              <w:pStyle w:val="TableParagraph"/>
              <w:spacing w:before="18" w:line="240" w:lineRule="auto"/>
              <w:ind w:right="294"/>
              <w:jc w:val="right"/>
              <w:rPr>
                <w:sz w:val="16"/>
              </w:rPr>
            </w:pPr>
            <w:r>
              <w:rPr>
                <w:sz w:val="16"/>
              </w:rPr>
              <w:t>760</w:t>
            </w:r>
          </w:p>
        </w:tc>
        <w:tc>
          <w:tcPr>
            <w:tcW w:w="760" w:type="dxa"/>
            <w:tcBorders>
              <w:bottom w:val="double" w:sz="1" w:space="0" w:color="000000" w:themeColor="text1"/>
            </w:tcBorders>
          </w:tcPr>
          <w:p w14:paraId="6544E17F" w14:textId="77777777" w:rsidR="00054221" w:rsidRDefault="00BD4E74">
            <w:pPr>
              <w:pStyle w:val="TableParagraph"/>
              <w:spacing w:before="18" w:line="240" w:lineRule="auto"/>
              <w:ind w:left="188"/>
              <w:jc w:val="left"/>
              <w:rPr>
                <w:sz w:val="16"/>
              </w:rPr>
            </w:pPr>
            <w:r>
              <w:rPr>
                <w:sz w:val="16"/>
              </w:rPr>
              <w:t>656</w:t>
            </w:r>
          </w:p>
        </w:tc>
        <w:tc>
          <w:tcPr>
            <w:tcW w:w="753" w:type="dxa"/>
            <w:tcBorders>
              <w:bottom w:val="double" w:sz="1" w:space="0" w:color="000000" w:themeColor="text1"/>
            </w:tcBorders>
          </w:tcPr>
          <w:p w14:paraId="1E8BBA8D" w14:textId="77777777" w:rsidR="00054221" w:rsidRDefault="00BD4E74">
            <w:pPr>
              <w:pStyle w:val="TableParagraph"/>
              <w:spacing w:before="18" w:line="240" w:lineRule="auto"/>
              <w:ind w:right="202"/>
              <w:jc w:val="right"/>
              <w:rPr>
                <w:sz w:val="16"/>
              </w:rPr>
            </w:pPr>
            <w:r>
              <w:rPr>
                <w:w w:val="105"/>
                <w:sz w:val="16"/>
              </w:rPr>
              <w:t>1,416</w:t>
            </w:r>
          </w:p>
        </w:tc>
      </w:tr>
    </w:tbl>
    <w:p w14:paraId="699128ED" w14:textId="14FF5231" w:rsidR="00054221" w:rsidRDefault="00BD4E74">
      <w:pPr>
        <w:spacing w:before="48"/>
        <w:ind w:left="1011"/>
        <w:rPr>
          <w:sz w:val="16"/>
        </w:rPr>
      </w:pPr>
      <w:r>
        <w:rPr>
          <w:noProof/>
          <w:color w:val="2B579A"/>
          <w:shd w:val="clear" w:color="auto" w:fill="E6E6E6"/>
        </w:rPr>
        <mc:AlternateContent>
          <mc:Choice Requires="wps">
            <w:drawing>
              <wp:anchor distT="0" distB="0" distL="114300" distR="114300" simplePos="0" relativeHeight="251658261" behindDoc="1" locked="0" layoutInCell="1" allowOverlap="1" wp14:anchorId="30BF9333" wp14:editId="5C2510B8">
                <wp:simplePos x="0" y="0"/>
                <wp:positionH relativeFrom="page">
                  <wp:posOffset>1456055</wp:posOffset>
                </wp:positionH>
                <wp:positionV relativeFrom="paragraph">
                  <wp:posOffset>-145415</wp:posOffset>
                </wp:positionV>
                <wp:extent cx="4860290" cy="0"/>
                <wp:effectExtent l="0" t="0" r="0" b="0"/>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6029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CF80EB5">
              <v:line id="Line 38" style="position:absolute;z-index:-20173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114.65pt,-11.45pt" to="497.35pt,-11.45pt" w14:anchorId="384F7A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">
                <w10:wrap anchorx="page"/>
              </v:line>
            </w:pict>
          </mc:Fallback>
        </mc:AlternateContent>
      </w:r>
      <w:r>
        <w:rPr>
          <w:sz w:val="16"/>
        </w:rPr>
        <w:t>Note:</w:t>
      </w:r>
      <w:r>
        <w:rPr>
          <w:spacing w:val="6"/>
          <w:sz w:val="16"/>
        </w:rPr>
        <w:t xml:space="preserve"> </w:t>
      </w:r>
      <w:r>
        <w:rPr>
          <w:sz w:val="16"/>
        </w:rPr>
        <w:t>Robust</w:t>
      </w:r>
      <w:r>
        <w:rPr>
          <w:spacing w:val="22"/>
          <w:sz w:val="16"/>
        </w:rPr>
        <w:t xml:space="preserve"> </w:t>
      </w:r>
      <w:r>
        <w:rPr>
          <w:sz w:val="16"/>
        </w:rPr>
        <w:t>standard</w:t>
      </w:r>
      <w:r>
        <w:rPr>
          <w:spacing w:val="22"/>
          <w:sz w:val="16"/>
        </w:rPr>
        <w:t xml:space="preserve"> </w:t>
      </w:r>
      <w:r>
        <w:rPr>
          <w:sz w:val="16"/>
        </w:rPr>
        <w:t>errors</w:t>
      </w:r>
      <w:r>
        <w:rPr>
          <w:spacing w:val="23"/>
          <w:sz w:val="16"/>
        </w:rPr>
        <w:t xml:space="preserve"> </w:t>
      </w:r>
      <w:r>
        <w:rPr>
          <w:sz w:val="16"/>
        </w:rPr>
        <w:t>in</w:t>
      </w:r>
      <w:r>
        <w:rPr>
          <w:spacing w:val="22"/>
          <w:sz w:val="16"/>
        </w:rPr>
        <w:t xml:space="preserve"> </w:t>
      </w:r>
      <w:r>
        <w:rPr>
          <w:sz w:val="16"/>
        </w:rPr>
        <w:t>parentheses;</w:t>
      </w:r>
      <w:r>
        <w:rPr>
          <w:spacing w:val="24"/>
          <w:sz w:val="16"/>
        </w:rPr>
        <w:t xml:space="preserve"> </w:t>
      </w:r>
      <w:r>
        <w:rPr>
          <w:sz w:val="16"/>
        </w:rPr>
        <w:t>*</w:t>
      </w:r>
      <w:r>
        <w:rPr>
          <w:spacing w:val="22"/>
          <w:sz w:val="16"/>
        </w:rPr>
        <w:t xml:space="preserve"> </w:t>
      </w:r>
      <w:r>
        <w:rPr>
          <w:sz w:val="16"/>
        </w:rPr>
        <w:t>p</w:t>
      </w:r>
      <w:r>
        <w:rPr>
          <w:rFonts w:ascii="Verdana"/>
          <w:i/>
          <w:sz w:val="16"/>
        </w:rPr>
        <w:t>&lt;</w:t>
      </w:r>
      <w:r>
        <w:rPr>
          <w:sz w:val="16"/>
        </w:rPr>
        <w:t>0.05,</w:t>
      </w:r>
      <w:r>
        <w:rPr>
          <w:spacing w:val="22"/>
          <w:sz w:val="16"/>
        </w:rPr>
        <w:t xml:space="preserve"> </w:t>
      </w:r>
      <w:r>
        <w:rPr>
          <w:sz w:val="16"/>
        </w:rPr>
        <w:t>**</w:t>
      </w:r>
      <w:r>
        <w:rPr>
          <w:spacing w:val="22"/>
          <w:sz w:val="16"/>
        </w:rPr>
        <w:t xml:space="preserve"> </w:t>
      </w:r>
      <w:r>
        <w:rPr>
          <w:sz w:val="16"/>
        </w:rPr>
        <w:t>p</w:t>
      </w:r>
      <w:r>
        <w:rPr>
          <w:rFonts w:ascii="Verdana"/>
          <w:i/>
          <w:sz w:val="16"/>
        </w:rPr>
        <w:t>&lt;</w:t>
      </w:r>
      <w:r>
        <w:rPr>
          <w:sz w:val="16"/>
        </w:rPr>
        <w:t>0.01,</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0.001.</w:t>
      </w:r>
    </w:p>
    <w:p w14:paraId="00DBF12E" w14:textId="77777777" w:rsidR="00054221" w:rsidRDefault="00054221">
      <w:pPr>
        <w:pStyle w:val="BodyText"/>
        <w:rPr>
          <w:sz w:val="20"/>
        </w:rPr>
      </w:pPr>
    </w:p>
    <w:p w14:paraId="10C02677" w14:textId="77777777" w:rsidR="00054221" w:rsidRDefault="00054221">
      <w:pPr>
        <w:pStyle w:val="BodyText"/>
        <w:rPr>
          <w:sz w:val="20"/>
        </w:rPr>
      </w:pPr>
    </w:p>
    <w:p w14:paraId="369051EA" w14:textId="77777777" w:rsidR="00054221" w:rsidRDefault="00054221">
      <w:pPr>
        <w:pStyle w:val="BodyText"/>
        <w:rPr>
          <w:sz w:val="20"/>
        </w:rPr>
      </w:pPr>
    </w:p>
    <w:p w14:paraId="59A34334" w14:textId="77777777" w:rsidR="00054221" w:rsidRDefault="00054221">
      <w:pPr>
        <w:pStyle w:val="BodyText"/>
        <w:rPr>
          <w:sz w:val="20"/>
        </w:rPr>
      </w:pPr>
    </w:p>
    <w:p w14:paraId="67560518" w14:textId="77777777" w:rsidR="00054221" w:rsidRDefault="00054221">
      <w:pPr>
        <w:pStyle w:val="BodyText"/>
        <w:rPr>
          <w:sz w:val="20"/>
        </w:rPr>
      </w:pPr>
    </w:p>
    <w:p w14:paraId="6A0E5670" w14:textId="77777777" w:rsidR="00054221" w:rsidRDefault="00054221">
      <w:pPr>
        <w:pStyle w:val="BodyText"/>
        <w:spacing w:before="10"/>
        <w:rPr>
          <w:sz w:val="16"/>
        </w:rPr>
      </w:pPr>
    </w:p>
    <w:tbl>
      <w:tblPr>
        <w:tblW w:w="0" w:type="auto"/>
        <w:tblInd w:w="1148" w:type="dxa"/>
        <w:tblLayout w:type="fixed"/>
        <w:tblCellMar>
          <w:left w:w="0" w:type="dxa"/>
          <w:right w:w="0" w:type="dxa"/>
        </w:tblCellMar>
        <w:tblLook w:val="01E0" w:firstRow="1" w:lastRow="1" w:firstColumn="1" w:lastColumn="1" w:noHBand="0" w:noVBand="0"/>
      </w:tblPr>
      <w:tblGrid>
        <w:gridCol w:w="5046"/>
        <w:gridCol w:w="759"/>
        <w:gridCol w:w="716"/>
        <w:gridCol w:w="794"/>
      </w:tblGrid>
      <w:tr w:rsidR="00054221" w14:paraId="2F38387E" w14:textId="77777777" w:rsidTr="76614F08">
        <w:trPr>
          <w:trHeight w:val="520"/>
        </w:trPr>
        <w:tc>
          <w:tcPr>
            <w:tcW w:w="5805" w:type="dxa"/>
            <w:gridSpan w:val="2"/>
            <w:tcBorders>
              <w:bottom w:val="double" w:sz="1" w:space="0" w:color="000000" w:themeColor="text1"/>
            </w:tcBorders>
          </w:tcPr>
          <w:p w14:paraId="4316F608" w14:textId="444F23A4" w:rsidR="00054221" w:rsidRDefault="00BD4E74">
            <w:pPr>
              <w:pStyle w:val="TableParagraph"/>
              <w:spacing w:before="44" w:line="240" w:lineRule="auto"/>
              <w:ind w:left="1542"/>
              <w:jc w:val="left"/>
            </w:pPr>
            <w:r>
              <w:t>Table</w:t>
            </w:r>
            <w:r>
              <w:rPr>
                <w:spacing w:val="12"/>
              </w:rPr>
              <w:t xml:space="preserve"> </w:t>
            </w:r>
            <w:r>
              <w:t>13:</w:t>
            </w:r>
            <w:r>
              <w:rPr>
                <w:spacing w:val="34"/>
              </w:rPr>
              <w:t xml:space="preserve"> </w:t>
            </w:r>
            <w:r>
              <w:t>CAR:</w:t>
            </w:r>
            <w:r>
              <w:rPr>
                <w:spacing w:val="12"/>
              </w:rPr>
              <w:t xml:space="preserve"> </w:t>
            </w:r>
            <w:r>
              <w:t>Coping</w:t>
            </w:r>
            <w:r>
              <w:rPr>
                <w:spacing w:val="12"/>
              </w:rPr>
              <w:t xml:space="preserve"> </w:t>
            </w:r>
            <w:r>
              <w:t>Strateg</w:t>
            </w:r>
            <w:r w:rsidR="0440279C">
              <w:t>ies</w:t>
            </w:r>
            <w:r>
              <w:rPr>
                <w:spacing w:val="12"/>
              </w:rPr>
              <w:t xml:space="preserve"> </w:t>
            </w:r>
            <w:r w:rsidR="0827BBAD">
              <w:rPr>
                <w:spacing w:val="12"/>
              </w:rPr>
              <w:t>Adopted</w:t>
            </w:r>
          </w:p>
        </w:tc>
        <w:tc>
          <w:tcPr>
            <w:tcW w:w="1510" w:type="dxa"/>
            <w:gridSpan w:val="2"/>
            <w:tcBorders>
              <w:bottom w:val="double" w:sz="1" w:space="0" w:color="000000" w:themeColor="text1"/>
            </w:tcBorders>
          </w:tcPr>
          <w:p w14:paraId="62E96799" w14:textId="77777777" w:rsidR="00054221" w:rsidRDefault="00054221">
            <w:pPr>
              <w:pStyle w:val="TableParagraph"/>
              <w:spacing w:before="0" w:line="240" w:lineRule="auto"/>
              <w:jc w:val="left"/>
              <w:rPr>
                <w:rFonts w:ascii="Times New Roman"/>
                <w:sz w:val="16"/>
              </w:rPr>
            </w:pPr>
          </w:p>
        </w:tc>
      </w:tr>
      <w:tr w:rsidR="00054221" w14:paraId="05E311C3" w14:textId="77777777" w:rsidTr="76614F08">
        <w:trPr>
          <w:trHeight w:val="192"/>
        </w:trPr>
        <w:tc>
          <w:tcPr>
            <w:tcW w:w="5805" w:type="dxa"/>
            <w:gridSpan w:val="2"/>
            <w:tcBorders>
              <w:top w:val="double" w:sz="1" w:space="0" w:color="000000" w:themeColor="text1"/>
            </w:tcBorders>
          </w:tcPr>
          <w:p w14:paraId="1ADC006F" w14:textId="77777777" w:rsidR="00054221" w:rsidRDefault="00054221">
            <w:pPr>
              <w:pStyle w:val="TableParagraph"/>
              <w:spacing w:before="0" w:line="240" w:lineRule="auto"/>
              <w:jc w:val="left"/>
              <w:rPr>
                <w:rFonts w:ascii="Times New Roman"/>
                <w:sz w:val="10"/>
              </w:rPr>
            </w:pPr>
          </w:p>
        </w:tc>
        <w:tc>
          <w:tcPr>
            <w:tcW w:w="716" w:type="dxa"/>
            <w:tcBorders>
              <w:top w:val="double" w:sz="1" w:space="0" w:color="000000" w:themeColor="text1"/>
            </w:tcBorders>
          </w:tcPr>
          <w:p w14:paraId="050960D1" w14:textId="77777777" w:rsidR="00054221" w:rsidRDefault="00BD4E74">
            <w:pPr>
              <w:pStyle w:val="TableParagraph"/>
              <w:spacing w:before="0" w:line="154" w:lineRule="exact"/>
              <w:ind w:right="149"/>
              <w:jc w:val="right"/>
              <w:rPr>
                <w:sz w:val="16"/>
              </w:rPr>
            </w:pPr>
            <w:r>
              <w:rPr>
                <w:w w:val="115"/>
                <w:sz w:val="16"/>
              </w:rPr>
              <w:t>CAR</w:t>
            </w:r>
          </w:p>
        </w:tc>
        <w:tc>
          <w:tcPr>
            <w:tcW w:w="794" w:type="dxa"/>
            <w:tcBorders>
              <w:top w:val="double" w:sz="1" w:space="0" w:color="000000" w:themeColor="text1"/>
            </w:tcBorders>
          </w:tcPr>
          <w:p w14:paraId="53D3F822" w14:textId="77777777" w:rsidR="00054221" w:rsidRDefault="00054221">
            <w:pPr>
              <w:pStyle w:val="TableParagraph"/>
              <w:spacing w:before="0" w:line="240" w:lineRule="auto"/>
              <w:jc w:val="left"/>
              <w:rPr>
                <w:rFonts w:ascii="Times New Roman"/>
                <w:sz w:val="10"/>
              </w:rPr>
            </w:pPr>
          </w:p>
        </w:tc>
      </w:tr>
      <w:tr w:rsidR="00054221" w14:paraId="5BE40FB6" w14:textId="77777777">
        <w:trPr>
          <w:trHeight w:val="193"/>
        </w:trPr>
        <w:tc>
          <w:tcPr>
            <w:tcW w:w="5805" w:type="dxa"/>
            <w:gridSpan w:val="2"/>
          </w:tcPr>
          <w:p w14:paraId="732D1E68" w14:textId="77777777" w:rsidR="00054221" w:rsidRDefault="00BD4E74">
            <w:pPr>
              <w:pStyle w:val="TableParagraph"/>
              <w:tabs>
                <w:tab w:val="left" w:pos="5229"/>
              </w:tabs>
              <w:spacing w:line="159" w:lineRule="exact"/>
              <w:ind w:left="119"/>
              <w:jc w:val="left"/>
              <w:rPr>
                <w:sz w:val="16"/>
              </w:rPr>
            </w:pPr>
            <w:r>
              <w:rPr>
                <w:w w:val="105"/>
                <w:sz w:val="16"/>
              </w:rPr>
              <w:t>Variable</w:t>
            </w:r>
            <w:r>
              <w:rPr>
                <w:w w:val="105"/>
                <w:sz w:val="16"/>
              </w:rPr>
              <w:tab/>
              <w:t>F2F</w:t>
            </w:r>
          </w:p>
        </w:tc>
        <w:tc>
          <w:tcPr>
            <w:tcW w:w="716" w:type="dxa"/>
          </w:tcPr>
          <w:p w14:paraId="24F4814E" w14:textId="77777777" w:rsidR="00054221" w:rsidRDefault="00BD4E74">
            <w:pPr>
              <w:pStyle w:val="TableParagraph"/>
              <w:spacing w:line="159" w:lineRule="exact"/>
              <w:ind w:right="115"/>
              <w:jc w:val="right"/>
              <w:rPr>
                <w:sz w:val="16"/>
              </w:rPr>
            </w:pPr>
            <w:r>
              <w:rPr>
                <w:w w:val="105"/>
                <w:sz w:val="16"/>
              </w:rPr>
              <w:t>Remote</w:t>
            </w:r>
          </w:p>
        </w:tc>
        <w:tc>
          <w:tcPr>
            <w:tcW w:w="794" w:type="dxa"/>
          </w:tcPr>
          <w:p w14:paraId="53115B30" w14:textId="77777777" w:rsidR="00054221" w:rsidRDefault="00BD4E74">
            <w:pPr>
              <w:pStyle w:val="TableParagraph"/>
              <w:spacing w:line="159" w:lineRule="exact"/>
              <w:ind w:left="98" w:right="94"/>
              <w:rPr>
                <w:sz w:val="16"/>
              </w:rPr>
            </w:pPr>
            <w:r>
              <w:rPr>
                <w:sz w:val="16"/>
              </w:rPr>
              <w:t>Diff</w:t>
            </w:r>
          </w:p>
        </w:tc>
      </w:tr>
      <w:tr w:rsidR="00054221" w14:paraId="59E9B4A2" w14:textId="77777777">
        <w:trPr>
          <w:trHeight w:val="23"/>
        </w:trPr>
        <w:tc>
          <w:tcPr>
            <w:tcW w:w="5805" w:type="dxa"/>
            <w:gridSpan w:val="2"/>
          </w:tcPr>
          <w:p w14:paraId="573B99B3" w14:textId="77777777" w:rsidR="00054221" w:rsidRDefault="00054221">
            <w:pPr>
              <w:pStyle w:val="TableParagraph"/>
              <w:spacing w:before="0" w:line="240" w:lineRule="auto"/>
              <w:jc w:val="left"/>
              <w:rPr>
                <w:rFonts w:ascii="Times New Roman"/>
                <w:sz w:val="2"/>
              </w:rPr>
            </w:pPr>
          </w:p>
        </w:tc>
        <w:tc>
          <w:tcPr>
            <w:tcW w:w="716" w:type="dxa"/>
          </w:tcPr>
          <w:p w14:paraId="2484470A" w14:textId="77777777" w:rsidR="00054221" w:rsidRDefault="00054221">
            <w:pPr>
              <w:pStyle w:val="TableParagraph"/>
              <w:spacing w:before="0" w:line="240" w:lineRule="auto"/>
              <w:jc w:val="left"/>
              <w:rPr>
                <w:rFonts w:ascii="Times New Roman"/>
                <w:sz w:val="2"/>
              </w:rPr>
            </w:pPr>
          </w:p>
        </w:tc>
        <w:tc>
          <w:tcPr>
            <w:tcW w:w="794" w:type="dxa"/>
          </w:tcPr>
          <w:p w14:paraId="01A60A67" w14:textId="77777777" w:rsidR="00054221" w:rsidRDefault="00054221">
            <w:pPr>
              <w:pStyle w:val="TableParagraph"/>
              <w:spacing w:before="0" w:line="240" w:lineRule="auto"/>
              <w:jc w:val="left"/>
              <w:rPr>
                <w:rFonts w:ascii="Times New Roman"/>
                <w:sz w:val="2"/>
              </w:rPr>
            </w:pPr>
          </w:p>
        </w:tc>
      </w:tr>
      <w:tr w:rsidR="00054221" w14:paraId="21C9486D" w14:textId="77777777" w:rsidTr="76614F08">
        <w:trPr>
          <w:trHeight w:val="349"/>
        </w:trPr>
        <w:tc>
          <w:tcPr>
            <w:tcW w:w="5046" w:type="dxa"/>
            <w:tcBorders>
              <w:top w:val="single" w:sz="4" w:space="0" w:color="000000" w:themeColor="text1"/>
            </w:tcBorders>
          </w:tcPr>
          <w:p w14:paraId="75C392ED" w14:textId="33EDD6BF" w:rsidR="00054221" w:rsidRDefault="00BD4E74">
            <w:pPr>
              <w:pStyle w:val="TableParagraph"/>
              <w:spacing w:before="0" w:line="167" w:lineRule="exact"/>
              <w:ind w:left="119"/>
              <w:jc w:val="left"/>
              <w:rPr>
                <w:sz w:val="16"/>
                <w:szCs w:val="16"/>
              </w:rPr>
            </w:pPr>
            <w:r w:rsidRPr="76614F08">
              <w:rPr>
                <w:sz w:val="16"/>
                <w:szCs w:val="16"/>
              </w:rPr>
              <w:t>Stress</w:t>
            </w:r>
            <w:r w:rsidRPr="76614F08">
              <w:rPr>
                <w:spacing w:val="24"/>
                <w:sz w:val="16"/>
                <w:szCs w:val="16"/>
              </w:rPr>
              <w:t xml:space="preserve"> </w:t>
            </w:r>
            <w:r w:rsidRPr="76614F08">
              <w:rPr>
                <w:sz w:val="16"/>
                <w:szCs w:val="16"/>
              </w:rPr>
              <w:t>coping:</w:t>
            </w:r>
            <w:r w:rsidRPr="76614F08">
              <w:rPr>
                <w:spacing w:val="7"/>
                <w:sz w:val="16"/>
                <w:szCs w:val="16"/>
              </w:rPr>
              <w:t xml:space="preserve"> </w:t>
            </w:r>
            <w:r w:rsidRPr="76614F08">
              <w:rPr>
                <w:sz w:val="16"/>
                <w:szCs w:val="16"/>
              </w:rPr>
              <w:t>Sold</w:t>
            </w:r>
            <w:r w:rsidRPr="76614F08">
              <w:rPr>
                <w:spacing w:val="23"/>
                <w:sz w:val="16"/>
                <w:szCs w:val="16"/>
              </w:rPr>
              <w:t xml:space="preserve"> </w:t>
            </w:r>
            <w:r w:rsidRPr="76614F08">
              <w:rPr>
                <w:sz w:val="16"/>
                <w:szCs w:val="16"/>
              </w:rPr>
              <w:t>household</w:t>
            </w:r>
            <w:r w:rsidRPr="76614F08">
              <w:rPr>
                <w:spacing w:val="24"/>
                <w:sz w:val="16"/>
                <w:szCs w:val="16"/>
              </w:rPr>
              <w:t xml:space="preserve"> </w:t>
            </w:r>
            <w:r w:rsidRPr="76614F08">
              <w:rPr>
                <w:sz w:val="16"/>
                <w:szCs w:val="16"/>
              </w:rPr>
              <w:t>assets/goods</w:t>
            </w:r>
          </w:p>
        </w:tc>
        <w:tc>
          <w:tcPr>
            <w:tcW w:w="759" w:type="dxa"/>
            <w:tcBorders>
              <w:top w:val="single" w:sz="4" w:space="0" w:color="000000" w:themeColor="text1"/>
            </w:tcBorders>
          </w:tcPr>
          <w:p w14:paraId="6AE87EDD" w14:textId="77777777" w:rsidR="00054221" w:rsidRDefault="00BD4E74">
            <w:pPr>
              <w:pStyle w:val="TableParagraph"/>
              <w:spacing w:before="0" w:line="167" w:lineRule="exact"/>
              <w:ind w:left="185"/>
              <w:jc w:val="left"/>
              <w:rPr>
                <w:sz w:val="16"/>
              </w:rPr>
            </w:pPr>
            <w:r>
              <w:rPr>
                <w:sz w:val="16"/>
              </w:rPr>
              <w:t>0.28</w:t>
            </w:r>
          </w:p>
          <w:p w14:paraId="7457CC5C" w14:textId="77777777" w:rsidR="00054221" w:rsidRDefault="00BD4E74">
            <w:pPr>
              <w:pStyle w:val="TableParagraph"/>
              <w:spacing w:before="7"/>
              <w:ind w:left="119"/>
              <w:jc w:val="left"/>
              <w:rPr>
                <w:sz w:val="16"/>
              </w:rPr>
            </w:pPr>
            <w:r>
              <w:rPr>
                <w:sz w:val="16"/>
              </w:rPr>
              <w:t>(0.45)</w:t>
            </w:r>
          </w:p>
        </w:tc>
        <w:tc>
          <w:tcPr>
            <w:tcW w:w="716" w:type="dxa"/>
            <w:tcBorders>
              <w:top w:val="single" w:sz="4" w:space="0" w:color="000000" w:themeColor="text1"/>
            </w:tcBorders>
          </w:tcPr>
          <w:p w14:paraId="6747CACC" w14:textId="77777777" w:rsidR="00054221" w:rsidRDefault="00BD4E74">
            <w:pPr>
              <w:pStyle w:val="TableParagraph"/>
              <w:spacing w:before="0" w:line="167" w:lineRule="exact"/>
              <w:ind w:left="165"/>
              <w:jc w:val="left"/>
              <w:rPr>
                <w:sz w:val="16"/>
              </w:rPr>
            </w:pPr>
            <w:r>
              <w:rPr>
                <w:sz w:val="16"/>
              </w:rPr>
              <w:t>0.46</w:t>
            </w:r>
          </w:p>
          <w:p w14:paraId="483BEB2C" w14:textId="77777777" w:rsidR="00054221" w:rsidRDefault="00BD4E74">
            <w:pPr>
              <w:pStyle w:val="TableParagraph"/>
              <w:spacing w:before="7"/>
              <w:ind w:left="99"/>
              <w:jc w:val="left"/>
              <w:rPr>
                <w:sz w:val="16"/>
              </w:rPr>
            </w:pPr>
            <w:r>
              <w:rPr>
                <w:sz w:val="16"/>
              </w:rPr>
              <w:t>(0.50)</w:t>
            </w:r>
          </w:p>
        </w:tc>
        <w:tc>
          <w:tcPr>
            <w:tcW w:w="794" w:type="dxa"/>
            <w:tcBorders>
              <w:top w:val="single" w:sz="4" w:space="0" w:color="000000" w:themeColor="text1"/>
            </w:tcBorders>
          </w:tcPr>
          <w:p w14:paraId="3DB9C283" w14:textId="77777777" w:rsidR="00054221" w:rsidRDefault="00BD4E74">
            <w:pPr>
              <w:pStyle w:val="TableParagraph"/>
              <w:spacing w:before="0" w:line="167" w:lineRule="exact"/>
              <w:ind w:left="122"/>
              <w:jc w:val="left"/>
              <w:rPr>
                <w:sz w:val="16"/>
              </w:rPr>
            </w:pPr>
            <w:r>
              <w:rPr>
                <w:w w:val="105"/>
                <w:sz w:val="16"/>
              </w:rPr>
              <w:t>0.18***</w:t>
            </w:r>
          </w:p>
          <w:p w14:paraId="1A67F907" w14:textId="77777777" w:rsidR="00054221" w:rsidRDefault="00BD4E74">
            <w:pPr>
              <w:pStyle w:val="TableParagraph"/>
              <w:spacing w:before="7"/>
              <w:ind w:left="183"/>
              <w:jc w:val="left"/>
              <w:rPr>
                <w:sz w:val="16"/>
              </w:rPr>
            </w:pPr>
            <w:r>
              <w:rPr>
                <w:sz w:val="16"/>
              </w:rPr>
              <w:t>(0.00)</w:t>
            </w:r>
          </w:p>
        </w:tc>
      </w:tr>
      <w:tr w:rsidR="00054221" w14:paraId="756D678C" w14:textId="77777777">
        <w:trPr>
          <w:trHeight w:val="189"/>
        </w:trPr>
        <w:tc>
          <w:tcPr>
            <w:tcW w:w="5046" w:type="dxa"/>
          </w:tcPr>
          <w:p w14:paraId="41EC50FE" w14:textId="291F2F00" w:rsidR="00054221" w:rsidRDefault="00BD4E74">
            <w:pPr>
              <w:pStyle w:val="TableParagraph"/>
              <w:ind w:left="119"/>
              <w:jc w:val="left"/>
              <w:rPr>
                <w:sz w:val="16"/>
                <w:szCs w:val="16"/>
              </w:rPr>
            </w:pPr>
            <w:r w:rsidRPr="76614F08">
              <w:rPr>
                <w:sz w:val="16"/>
                <w:szCs w:val="16"/>
              </w:rPr>
              <w:t>Stress</w:t>
            </w:r>
            <w:r w:rsidRPr="76614F08">
              <w:rPr>
                <w:spacing w:val="24"/>
                <w:sz w:val="16"/>
                <w:szCs w:val="16"/>
              </w:rPr>
              <w:t xml:space="preserve"> </w:t>
            </w:r>
            <w:r w:rsidRPr="76614F08">
              <w:rPr>
                <w:sz w:val="16"/>
                <w:szCs w:val="16"/>
              </w:rPr>
              <w:t>coping:</w:t>
            </w:r>
            <w:r w:rsidRPr="76614F08">
              <w:rPr>
                <w:spacing w:val="8"/>
                <w:sz w:val="16"/>
                <w:szCs w:val="16"/>
              </w:rPr>
              <w:t xml:space="preserve"> </w:t>
            </w:r>
            <w:r w:rsidRPr="76614F08">
              <w:rPr>
                <w:sz w:val="16"/>
                <w:szCs w:val="16"/>
              </w:rPr>
              <w:t>Reduced</w:t>
            </w:r>
            <w:r w:rsidRPr="76614F08">
              <w:rPr>
                <w:spacing w:val="24"/>
                <w:sz w:val="16"/>
                <w:szCs w:val="16"/>
              </w:rPr>
              <w:t xml:space="preserve"> </w:t>
            </w:r>
            <w:r w:rsidRPr="76614F08">
              <w:rPr>
                <w:sz w:val="16"/>
                <w:szCs w:val="16"/>
              </w:rPr>
              <w:t>expenses</w:t>
            </w:r>
            <w:r w:rsidRPr="76614F08">
              <w:rPr>
                <w:spacing w:val="24"/>
                <w:sz w:val="16"/>
                <w:szCs w:val="16"/>
              </w:rPr>
              <w:t xml:space="preserve"> </w:t>
            </w:r>
            <w:r w:rsidRPr="76614F08">
              <w:rPr>
                <w:sz w:val="16"/>
                <w:szCs w:val="16"/>
              </w:rPr>
              <w:t>on</w:t>
            </w:r>
            <w:r w:rsidRPr="76614F08">
              <w:rPr>
                <w:spacing w:val="24"/>
                <w:sz w:val="16"/>
                <w:szCs w:val="16"/>
              </w:rPr>
              <w:t xml:space="preserve"> </w:t>
            </w:r>
            <w:r w:rsidRPr="76614F08">
              <w:rPr>
                <w:sz w:val="16"/>
                <w:szCs w:val="16"/>
              </w:rPr>
              <w:t>health</w:t>
            </w:r>
            <w:r w:rsidRPr="76614F08">
              <w:rPr>
                <w:spacing w:val="24"/>
                <w:sz w:val="16"/>
                <w:szCs w:val="16"/>
              </w:rPr>
              <w:t xml:space="preserve"> </w:t>
            </w:r>
            <w:r w:rsidRPr="76614F08">
              <w:rPr>
                <w:sz w:val="16"/>
                <w:szCs w:val="16"/>
              </w:rPr>
              <w:t>and</w:t>
            </w:r>
            <w:r w:rsidRPr="76614F08">
              <w:rPr>
                <w:spacing w:val="24"/>
                <w:sz w:val="16"/>
                <w:szCs w:val="16"/>
              </w:rPr>
              <w:t xml:space="preserve"> </w:t>
            </w:r>
            <w:r w:rsidRPr="76614F08">
              <w:rPr>
                <w:sz w:val="16"/>
                <w:szCs w:val="16"/>
              </w:rPr>
              <w:t>education</w:t>
            </w:r>
          </w:p>
        </w:tc>
        <w:tc>
          <w:tcPr>
            <w:tcW w:w="759" w:type="dxa"/>
          </w:tcPr>
          <w:p w14:paraId="21EC007C" w14:textId="77777777" w:rsidR="00054221" w:rsidRDefault="00BD4E74">
            <w:pPr>
              <w:pStyle w:val="TableParagraph"/>
              <w:ind w:left="93" w:right="179"/>
              <w:rPr>
                <w:sz w:val="16"/>
              </w:rPr>
            </w:pPr>
            <w:r>
              <w:rPr>
                <w:sz w:val="16"/>
              </w:rPr>
              <w:t>0.23</w:t>
            </w:r>
          </w:p>
        </w:tc>
        <w:tc>
          <w:tcPr>
            <w:tcW w:w="716" w:type="dxa"/>
          </w:tcPr>
          <w:p w14:paraId="75DB5136" w14:textId="77777777" w:rsidR="00054221" w:rsidRDefault="00BD4E74">
            <w:pPr>
              <w:pStyle w:val="TableParagraph"/>
              <w:ind w:left="164"/>
              <w:jc w:val="left"/>
              <w:rPr>
                <w:sz w:val="16"/>
              </w:rPr>
            </w:pPr>
            <w:r>
              <w:rPr>
                <w:sz w:val="16"/>
              </w:rPr>
              <w:t>0.43</w:t>
            </w:r>
          </w:p>
        </w:tc>
        <w:tc>
          <w:tcPr>
            <w:tcW w:w="794" w:type="dxa"/>
          </w:tcPr>
          <w:p w14:paraId="79C77F59" w14:textId="77777777" w:rsidR="00054221" w:rsidRDefault="00BD4E74">
            <w:pPr>
              <w:pStyle w:val="TableParagraph"/>
              <w:ind w:left="98" w:right="94"/>
              <w:rPr>
                <w:sz w:val="16"/>
              </w:rPr>
            </w:pPr>
            <w:r>
              <w:rPr>
                <w:sz w:val="16"/>
              </w:rPr>
              <w:t>0.20***</w:t>
            </w:r>
          </w:p>
        </w:tc>
      </w:tr>
      <w:tr w:rsidR="00054221" w14:paraId="08DA4F14" w14:textId="77777777">
        <w:trPr>
          <w:trHeight w:val="189"/>
        </w:trPr>
        <w:tc>
          <w:tcPr>
            <w:tcW w:w="5046" w:type="dxa"/>
          </w:tcPr>
          <w:p w14:paraId="012A6D8F" w14:textId="77777777" w:rsidR="00054221" w:rsidRDefault="00054221">
            <w:pPr>
              <w:pStyle w:val="TableParagraph"/>
              <w:spacing w:before="0" w:line="240" w:lineRule="auto"/>
              <w:jc w:val="left"/>
              <w:rPr>
                <w:rFonts w:ascii="Times New Roman"/>
                <w:sz w:val="12"/>
              </w:rPr>
            </w:pPr>
          </w:p>
        </w:tc>
        <w:tc>
          <w:tcPr>
            <w:tcW w:w="759" w:type="dxa"/>
          </w:tcPr>
          <w:p w14:paraId="53B9B8A0" w14:textId="77777777" w:rsidR="00054221" w:rsidRDefault="00BD4E74">
            <w:pPr>
              <w:pStyle w:val="TableParagraph"/>
              <w:ind w:left="94" w:right="179"/>
              <w:rPr>
                <w:sz w:val="16"/>
              </w:rPr>
            </w:pPr>
            <w:r>
              <w:rPr>
                <w:sz w:val="16"/>
              </w:rPr>
              <w:t>(0.42)</w:t>
            </w:r>
          </w:p>
        </w:tc>
        <w:tc>
          <w:tcPr>
            <w:tcW w:w="716" w:type="dxa"/>
          </w:tcPr>
          <w:p w14:paraId="16ECBC61" w14:textId="77777777" w:rsidR="00054221" w:rsidRDefault="00BD4E74">
            <w:pPr>
              <w:pStyle w:val="TableParagraph"/>
              <w:ind w:left="99"/>
              <w:jc w:val="left"/>
              <w:rPr>
                <w:sz w:val="16"/>
              </w:rPr>
            </w:pPr>
            <w:r>
              <w:rPr>
                <w:sz w:val="16"/>
              </w:rPr>
              <w:t>(0.50)</w:t>
            </w:r>
          </w:p>
        </w:tc>
        <w:tc>
          <w:tcPr>
            <w:tcW w:w="794" w:type="dxa"/>
          </w:tcPr>
          <w:p w14:paraId="1303838C" w14:textId="77777777" w:rsidR="00054221" w:rsidRDefault="00BD4E74">
            <w:pPr>
              <w:pStyle w:val="TableParagraph"/>
              <w:ind w:left="99" w:right="94"/>
              <w:rPr>
                <w:sz w:val="16"/>
              </w:rPr>
            </w:pPr>
            <w:r>
              <w:rPr>
                <w:sz w:val="16"/>
              </w:rPr>
              <w:t>(0.00)</w:t>
            </w:r>
          </w:p>
        </w:tc>
      </w:tr>
      <w:tr w:rsidR="00054221" w14:paraId="14BB4776" w14:textId="77777777">
        <w:trPr>
          <w:trHeight w:val="189"/>
        </w:trPr>
        <w:tc>
          <w:tcPr>
            <w:tcW w:w="5046" w:type="dxa"/>
          </w:tcPr>
          <w:p w14:paraId="3A18751A" w14:textId="35C156D9" w:rsidR="00054221" w:rsidRDefault="00BD4E74">
            <w:pPr>
              <w:pStyle w:val="TableParagraph"/>
              <w:ind w:left="119"/>
              <w:jc w:val="left"/>
              <w:rPr>
                <w:sz w:val="16"/>
                <w:szCs w:val="16"/>
              </w:rPr>
            </w:pPr>
            <w:r w:rsidRPr="76614F08">
              <w:rPr>
                <w:sz w:val="16"/>
                <w:szCs w:val="16"/>
              </w:rPr>
              <w:t>Stress</w:t>
            </w:r>
            <w:r w:rsidRPr="76614F08">
              <w:rPr>
                <w:spacing w:val="22"/>
                <w:sz w:val="16"/>
                <w:szCs w:val="16"/>
              </w:rPr>
              <w:t xml:space="preserve"> </w:t>
            </w:r>
            <w:r w:rsidRPr="76614F08">
              <w:rPr>
                <w:sz w:val="16"/>
                <w:szCs w:val="16"/>
              </w:rPr>
              <w:t>coping:</w:t>
            </w:r>
            <w:r w:rsidRPr="76614F08">
              <w:rPr>
                <w:spacing w:val="6"/>
                <w:sz w:val="16"/>
                <w:szCs w:val="16"/>
              </w:rPr>
              <w:t xml:space="preserve"> </w:t>
            </w:r>
            <w:r w:rsidRPr="76614F08">
              <w:rPr>
                <w:sz w:val="16"/>
                <w:szCs w:val="16"/>
              </w:rPr>
              <w:t>Spent</w:t>
            </w:r>
            <w:r w:rsidRPr="76614F08">
              <w:rPr>
                <w:spacing w:val="23"/>
                <w:sz w:val="16"/>
                <w:szCs w:val="16"/>
              </w:rPr>
              <w:t xml:space="preserve"> </w:t>
            </w:r>
            <w:r w:rsidRPr="76614F08">
              <w:rPr>
                <w:sz w:val="16"/>
                <w:szCs w:val="16"/>
              </w:rPr>
              <w:t>savings</w:t>
            </w:r>
          </w:p>
        </w:tc>
        <w:tc>
          <w:tcPr>
            <w:tcW w:w="759" w:type="dxa"/>
          </w:tcPr>
          <w:p w14:paraId="5751412F" w14:textId="77777777" w:rsidR="00054221" w:rsidRDefault="00BD4E74">
            <w:pPr>
              <w:pStyle w:val="TableParagraph"/>
              <w:ind w:left="93" w:right="179"/>
              <w:rPr>
                <w:sz w:val="16"/>
              </w:rPr>
            </w:pPr>
            <w:r>
              <w:rPr>
                <w:sz w:val="16"/>
              </w:rPr>
              <w:t>0.47</w:t>
            </w:r>
          </w:p>
        </w:tc>
        <w:tc>
          <w:tcPr>
            <w:tcW w:w="716" w:type="dxa"/>
          </w:tcPr>
          <w:p w14:paraId="633E80A3" w14:textId="77777777" w:rsidR="00054221" w:rsidRDefault="00BD4E74">
            <w:pPr>
              <w:pStyle w:val="TableParagraph"/>
              <w:ind w:left="164"/>
              <w:jc w:val="left"/>
              <w:rPr>
                <w:sz w:val="16"/>
              </w:rPr>
            </w:pPr>
            <w:r>
              <w:rPr>
                <w:sz w:val="16"/>
              </w:rPr>
              <w:t>0.50</w:t>
            </w:r>
          </w:p>
        </w:tc>
        <w:tc>
          <w:tcPr>
            <w:tcW w:w="794" w:type="dxa"/>
          </w:tcPr>
          <w:p w14:paraId="6FD9E1E0" w14:textId="77777777" w:rsidR="00054221" w:rsidRDefault="00BD4E74">
            <w:pPr>
              <w:pStyle w:val="TableParagraph"/>
              <w:ind w:left="99" w:right="94"/>
              <w:rPr>
                <w:sz w:val="16"/>
              </w:rPr>
            </w:pPr>
            <w:r>
              <w:rPr>
                <w:sz w:val="16"/>
              </w:rPr>
              <w:t>0.03</w:t>
            </w:r>
          </w:p>
        </w:tc>
      </w:tr>
      <w:tr w:rsidR="00054221" w14:paraId="17AD4390" w14:textId="77777777">
        <w:trPr>
          <w:trHeight w:val="189"/>
        </w:trPr>
        <w:tc>
          <w:tcPr>
            <w:tcW w:w="5046" w:type="dxa"/>
          </w:tcPr>
          <w:p w14:paraId="6FB141B9" w14:textId="77777777" w:rsidR="00054221" w:rsidRDefault="00054221">
            <w:pPr>
              <w:pStyle w:val="TableParagraph"/>
              <w:spacing w:before="0" w:line="240" w:lineRule="auto"/>
              <w:jc w:val="left"/>
              <w:rPr>
                <w:rFonts w:ascii="Times New Roman"/>
                <w:sz w:val="12"/>
              </w:rPr>
            </w:pPr>
          </w:p>
        </w:tc>
        <w:tc>
          <w:tcPr>
            <w:tcW w:w="759" w:type="dxa"/>
          </w:tcPr>
          <w:p w14:paraId="7E333776" w14:textId="77777777" w:rsidR="00054221" w:rsidRDefault="00BD4E74">
            <w:pPr>
              <w:pStyle w:val="TableParagraph"/>
              <w:ind w:left="94" w:right="179"/>
              <w:rPr>
                <w:sz w:val="16"/>
              </w:rPr>
            </w:pPr>
            <w:r>
              <w:rPr>
                <w:sz w:val="16"/>
              </w:rPr>
              <w:t>(0.50)</w:t>
            </w:r>
          </w:p>
        </w:tc>
        <w:tc>
          <w:tcPr>
            <w:tcW w:w="716" w:type="dxa"/>
          </w:tcPr>
          <w:p w14:paraId="0DE3A162" w14:textId="77777777" w:rsidR="00054221" w:rsidRDefault="00BD4E74">
            <w:pPr>
              <w:pStyle w:val="TableParagraph"/>
              <w:ind w:left="99"/>
              <w:jc w:val="left"/>
              <w:rPr>
                <w:sz w:val="16"/>
              </w:rPr>
            </w:pPr>
            <w:r>
              <w:rPr>
                <w:sz w:val="16"/>
              </w:rPr>
              <w:t>(0.50)</w:t>
            </w:r>
          </w:p>
        </w:tc>
        <w:tc>
          <w:tcPr>
            <w:tcW w:w="794" w:type="dxa"/>
          </w:tcPr>
          <w:p w14:paraId="70B2D549" w14:textId="77777777" w:rsidR="00054221" w:rsidRDefault="00BD4E74">
            <w:pPr>
              <w:pStyle w:val="TableParagraph"/>
              <w:ind w:left="99" w:right="94"/>
              <w:rPr>
                <w:sz w:val="16"/>
              </w:rPr>
            </w:pPr>
            <w:r>
              <w:rPr>
                <w:sz w:val="16"/>
              </w:rPr>
              <w:t>(0.50)</w:t>
            </w:r>
          </w:p>
        </w:tc>
      </w:tr>
      <w:tr w:rsidR="00054221" w14:paraId="0BE1967B" w14:textId="77777777">
        <w:trPr>
          <w:trHeight w:val="189"/>
        </w:trPr>
        <w:tc>
          <w:tcPr>
            <w:tcW w:w="5046" w:type="dxa"/>
          </w:tcPr>
          <w:p w14:paraId="6D05B078" w14:textId="52D77909" w:rsidR="00054221" w:rsidRDefault="00BD4E74">
            <w:pPr>
              <w:pStyle w:val="TableParagraph"/>
              <w:ind w:left="119"/>
              <w:jc w:val="left"/>
              <w:rPr>
                <w:sz w:val="16"/>
                <w:szCs w:val="16"/>
              </w:rPr>
            </w:pPr>
            <w:r w:rsidRPr="76614F08">
              <w:rPr>
                <w:sz w:val="16"/>
                <w:szCs w:val="16"/>
              </w:rPr>
              <w:t>Stress</w:t>
            </w:r>
            <w:r w:rsidRPr="76614F08">
              <w:rPr>
                <w:spacing w:val="22"/>
                <w:sz w:val="16"/>
                <w:szCs w:val="16"/>
              </w:rPr>
              <w:t xml:space="preserve"> </w:t>
            </w:r>
            <w:r w:rsidRPr="76614F08">
              <w:rPr>
                <w:sz w:val="16"/>
                <w:szCs w:val="16"/>
              </w:rPr>
              <w:t>coping:</w:t>
            </w:r>
            <w:r w:rsidRPr="76614F08">
              <w:rPr>
                <w:spacing w:val="6"/>
                <w:sz w:val="16"/>
                <w:szCs w:val="16"/>
              </w:rPr>
              <w:t xml:space="preserve"> </w:t>
            </w:r>
            <w:r w:rsidRPr="76614F08">
              <w:rPr>
                <w:sz w:val="16"/>
                <w:szCs w:val="16"/>
              </w:rPr>
              <w:t>Borrowed</w:t>
            </w:r>
            <w:r w:rsidRPr="76614F08">
              <w:rPr>
                <w:spacing w:val="22"/>
                <w:sz w:val="16"/>
                <w:szCs w:val="16"/>
              </w:rPr>
              <w:t xml:space="preserve"> </w:t>
            </w:r>
            <w:r w:rsidRPr="76614F08">
              <w:rPr>
                <w:sz w:val="16"/>
                <w:szCs w:val="16"/>
              </w:rPr>
              <w:t>money</w:t>
            </w:r>
          </w:p>
        </w:tc>
        <w:tc>
          <w:tcPr>
            <w:tcW w:w="759" w:type="dxa"/>
          </w:tcPr>
          <w:p w14:paraId="0E4FDE8A" w14:textId="77777777" w:rsidR="00054221" w:rsidRDefault="00BD4E74">
            <w:pPr>
              <w:pStyle w:val="TableParagraph"/>
              <w:ind w:left="94" w:right="178"/>
              <w:rPr>
                <w:sz w:val="16"/>
              </w:rPr>
            </w:pPr>
            <w:r>
              <w:rPr>
                <w:sz w:val="16"/>
              </w:rPr>
              <w:t>0.46</w:t>
            </w:r>
          </w:p>
        </w:tc>
        <w:tc>
          <w:tcPr>
            <w:tcW w:w="716" w:type="dxa"/>
          </w:tcPr>
          <w:p w14:paraId="2918F9D3" w14:textId="77777777" w:rsidR="00054221" w:rsidRDefault="00BD4E74">
            <w:pPr>
              <w:pStyle w:val="TableParagraph"/>
              <w:ind w:left="165"/>
              <w:jc w:val="left"/>
              <w:rPr>
                <w:sz w:val="16"/>
              </w:rPr>
            </w:pPr>
            <w:r>
              <w:rPr>
                <w:sz w:val="16"/>
              </w:rPr>
              <w:t>0.53</w:t>
            </w:r>
          </w:p>
        </w:tc>
        <w:tc>
          <w:tcPr>
            <w:tcW w:w="794" w:type="dxa"/>
          </w:tcPr>
          <w:p w14:paraId="3E34D524" w14:textId="77777777" w:rsidR="00054221" w:rsidRDefault="00BD4E74">
            <w:pPr>
              <w:pStyle w:val="TableParagraph"/>
              <w:ind w:left="100" w:right="94"/>
              <w:rPr>
                <w:sz w:val="16"/>
              </w:rPr>
            </w:pPr>
            <w:r>
              <w:rPr>
                <w:sz w:val="16"/>
              </w:rPr>
              <w:t>0.07</w:t>
            </w:r>
          </w:p>
        </w:tc>
      </w:tr>
      <w:tr w:rsidR="00054221" w14:paraId="4912A75A" w14:textId="77777777">
        <w:trPr>
          <w:trHeight w:val="189"/>
        </w:trPr>
        <w:tc>
          <w:tcPr>
            <w:tcW w:w="5046" w:type="dxa"/>
          </w:tcPr>
          <w:p w14:paraId="68569C56" w14:textId="77777777" w:rsidR="00054221" w:rsidRDefault="00054221">
            <w:pPr>
              <w:pStyle w:val="TableParagraph"/>
              <w:spacing w:before="0" w:line="240" w:lineRule="auto"/>
              <w:jc w:val="left"/>
              <w:rPr>
                <w:rFonts w:ascii="Times New Roman"/>
                <w:sz w:val="12"/>
              </w:rPr>
            </w:pPr>
          </w:p>
        </w:tc>
        <w:tc>
          <w:tcPr>
            <w:tcW w:w="759" w:type="dxa"/>
          </w:tcPr>
          <w:p w14:paraId="5DB87D29" w14:textId="77777777" w:rsidR="00054221" w:rsidRDefault="00BD4E74">
            <w:pPr>
              <w:pStyle w:val="TableParagraph"/>
              <w:ind w:left="94" w:right="179"/>
              <w:rPr>
                <w:sz w:val="16"/>
              </w:rPr>
            </w:pPr>
            <w:r>
              <w:rPr>
                <w:sz w:val="16"/>
              </w:rPr>
              <w:t>(0.50)</w:t>
            </w:r>
          </w:p>
        </w:tc>
        <w:tc>
          <w:tcPr>
            <w:tcW w:w="716" w:type="dxa"/>
          </w:tcPr>
          <w:p w14:paraId="09A679A5" w14:textId="77777777" w:rsidR="00054221" w:rsidRDefault="00BD4E74">
            <w:pPr>
              <w:pStyle w:val="TableParagraph"/>
              <w:ind w:left="99"/>
              <w:jc w:val="left"/>
              <w:rPr>
                <w:sz w:val="16"/>
              </w:rPr>
            </w:pPr>
            <w:r>
              <w:rPr>
                <w:sz w:val="16"/>
              </w:rPr>
              <w:t>(0.50)</w:t>
            </w:r>
          </w:p>
        </w:tc>
        <w:tc>
          <w:tcPr>
            <w:tcW w:w="794" w:type="dxa"/>
          </w:tcPr>
          <w:p w14:paraId="52956A0F" w14:textId="77777777" w:rsidR="00054221" w:rsidRDefault="00BD4E74">
            <w:pPr>
              <w:pStyle w:val="TableParagraph"/>
              <w:ind w:left="99" w:right="94"/>
              <w:rPr>
                <w:sz w:val="16"/>
              </w:rPr>
            </w:pPr>
            <w:r>
              <w:rPr>
                <w:sz w:val="16"/>
              </w:rPr>
              <w:t>(0.18)</w:t>
            </w:r>
          </w:p>
        </w:tc>
      </w:tr>
      <w:tr w:rsidR="00054221" w14:paraId="68C8F83B" w14:textId="77777777">
        <w:trPr>
          <w:trHeight w:val="189"/>
        </w:trPr>
        <w:tc>
          <w:tcPr>
            <w:tcW w:w="5046" w:type="dxa"/>
          </w:tcPr>
          <w:p w14:paraId="6BAB02BB" w14:textId="6FDE9C65" w:rsidR="00054221" w:rsidRDefault="00BD4E74">
            <w:pPr>
              <w:pStyle w:val="TableParagraph"/>
              <w:ind w:left="119"/>
              <w:jc w:val="left"/>
              <w:rPr>
                <w:sz w:val="16"/>
                <w:szCs w:val="16"/>
              </w:rPr>
            </w:pPr>
            <w:r w:rsidRPr="76614F08">
              <w:rPr>
                <w:sz w:val="16"/>
                <w:szCs w:val="16"/>
              </w:rPr>
              <w:t>Crisis</w:t>
            </w:r>
            <w:r w:rsidRPr="76614F08">
              <w:rPr>
                <w:spacing w:val="25"/>
                <w:sz w:val="16"/>
                <w:szCs w:val="16"/>
              </w:rPr>
              <w:t xml:space="preserve"> </w:t>
            </w:r>
            <w:r w:rsidRPr="76614F08">
              <w:rPr>
                <w:sz w:val="16"/>
                <w:szCs w:val="16"/>
              </w:rPr>
              <w:t>coping:</w:t>
            </w:r>
            <w:r w:rsidRPr="76614F08">
              <w:rPr>
                <w:spacing w:val="10"/>
                <w:sz w:val="16"/>
                <w:szCs w:val="16"/>
              </w:rPr>
              <w:t xml:space="preserve"> </w:t>
            </w:r>
            <w:r w:rsidRPr="76614F08">
              <w:rPr>
                <w:sz w:val="16"/>
                <w:szCs w:val="16"/>
              </w:rPr>
              <w:t>Sold</w:t>
            </w:r>
            <w:r w:rsidRPr="76614F08">
              <w:rPr>
                <w:spacing w:val="25"/>
                <w:sz w:val="16"/>
                <w:szCs w:val="16"/>
              </w:rPr>
              <w:t xml:space="preserve"> </w:t>
            </w:r>
            <w:r w:rsidRPr="76614F08">
              <w:rPr>
                <w:sz w:val="16"/>
                <w:szCs w:val="16"/>
              </w:rPr>
              <w:t>productive</w:t>
            </w:r>
            <w:r w:rsidRPr="76614F08">
              <w:rPr>
                <w:spacing w:val="24"/>
                <w:sz w:val="16"/>
                <w:szCs w:val="16"/>
              </w:rPr>
              <w:t xml:space="preserve"> </w:t>
            </w:r>
            <w:r w:rsidRPr="76614F08">
              <w:rPr>
                <w:sz w:val="16"/>
                <w:szCs w:val="16"/>
              </w:rPr>
              <w:t>assets</w:t>
            </w:r>
            <w:r w:rsidRPr="76614F08">
              <w:rPr>
                <w:spacing w:val="25"/>
                <w:sz w:val="16"/>
                <w:szCs w:val="16"/>
              </w:rPr>
              <w:t xml:space="preserve"> </w:t>
            </w:r>
            <w:r w:rsidRPr="76614F08">
              <w:rPr>
                <w:sz w:val="16"/>
                <w:szCs w:val="16"/>
              </w:rPr>
              <w:t>or</w:t>
            </w:r>
            <w:r w:rsidRPr="76614F08">
              <w:rPr>
                <w:spacing w:val="25"/>
                <w:sz w:val="16"/>
                <w:szCs w:val="16"/>
              </w:rPr>
              <w:t xml:space="preserve"> </w:t>
            </w:r>
            <w:r w:rsidRPr="76614F08">
              <w:rPr>
                <w:sz w:val="16"/>
                <w:szCs w:val="16"/>
              </w:rPr>
              <w:t>means</w:t>
            </w:r>
            <w:r w:rsidRPr="76614F08">
              <w:rPr>
                <w:spacing w:val="26"/>
                <w:sz w:val="16"/>
                <w:szCs w:val="16"/>
              </w:rPr>
              <w:t xml:space="preserve"> </w:t>
            </w:r>
            <w:r w:rsidRPr="76614F08">
              <w:rPr>
                <w:sz w:val="16"/>
                <w:szCs w:val="16"/>
              </w:rPr>
              <w:t>of</w:t>
            </w:r>
            <w:r w:rsidRPr="76614F08">
              <w:rPr>
                <w:spacing w:val="24"/>
                <w:sz w:val="16"/>
                <w:szCs w:val="16"/>
              </w:rPr>
              <w:t xml:space="preserve"> </w:t>
            </w:r>
            <w:r w:rsidRPr="76614F08">
              <w:rPr>
                <w:sz w:val="16"/>
                <w:szCs w:val="16"/>
              </w:rPr>
              <w:t>transport</w:t>
            </w:r>
          </w:p>
        </w:tc>
        <w:tc>
          <w:tcPr>
            <w:tcW w:w="759" w:type="dxa"/>
          </w:tcPr>
          <w:p w14:paraId="1A94B460" w14:textId="77777777" w:rsidR="00054221" w:rsidRDefault="00BD4E74">
            <w:pPr>
              <w:pStyle w:val="TableParagraph"/>
              <w:ind w:left="94" w:right="177"/>
              <w:rPr>
                <w:sz w:val="16"/>
              </w:rPr>
            </w:pPr>
            <w:r>
              <w:rPr>
                <w:sz w:val="16"/>
              </w:rPr>
              <w:t>0.07</w:t>
            </w:r>
          </w:p>
        </w:tc>
        <w:tc>
          <w:tcPr>
            <w:tcW w:w="716" w:type="dxa"/>
          </w:tcPr>
          <w:p w14:paraId="55D884D7" w14:textId="77777777" w:rsidR="00054221" w:rsidRDefault="00BD4E74">
            <w:pPr>
              <w:pStyle w:val="TableParagraph"/>
              <w:ind w:left="166"/>
              <w:jc w:val="left"/>
              <w:rPr>
                <w:sz w:val="16"/>
              </w:rPr>
            </w:pPr>
            <w:r>
              <w:rPr>
                <w:sz w:val="16"/>
              </w:rPr>
              <w:t>0.26</w:t>
            </w:r>
          </w:p>
        </w:tc>
        <w:tc>
          <w:tcPr>
            <w:tcW w:w="794" w:type="dxa"/>
          </w:tcPr>
          <w:p w14:paraId="6E6D0E42" w14:textId="77777777" w:rsidR="00054221" w:rsidRDefault="00BD4E74">
            <w:pPr>
              <w:pStyle w:val="TableParagraph"/>
              <w:ind w:left="101" w:right="94"/>
              <w:rPr>
                <w:sz w:val="16"/>
              </w:rPr>
            </w:pPr>
            <w:r>
              <w:rPr>
                <w:w w:val="105"/>
                <w:sz w:val="16"/>
              </w:rPr>
              <w:t>0.19***</w:t>
            </w:r>
          </w:p>
        </w:tc>
      </w:tr>
      <w:tr w:rsidR="00054221" w14:paraId="5E5F319B" w14:textId="77777777">
        <w:trPr>
          <w:trHeight w:val="189"/>
        </w:trPr>
        <w:tc>
          <w:tcPr>
            <w:tcW w:w="5046" w:type="dxa"/>
          </w:tcPr>
          <w:p w14:paraId="00E7CBD3" w14:textId="77777777" w:rsidR="00054221" w:rsidRDefault="00054221">
            <w:pPr>
              <w:pStyle w:val="TableParagraph"/>
              <w:spacing w:before="0" w:line="240" w:lineRule="auto"/>
              <w:jc w:val="left"/>
              <w:rPr>
                <w:rFonts w:ascii="Times New Roman"/>
                <w:sz w:val="12"/>
              </w:rPr>
            </w:pPr>
          </w:p>
        </w:tc>
        <w:tc>
          <w:tcPr>
            <w:tcW w:w="759" w:type="dxa"/>
          </w:tcPr>
          <w:p w14:paraId="57830FB4" w14:textId="77777777" w:rsidR="00054221" w:rsidRDefault="00BD4E74">
            <w:pPr>
              <w:pStyle w:val="TableParagraph"/>
              <w:ind w:left="94" w:right="179"/>
              <w:rPr>
                <w:sz w:val="16"/>
              </w:rPr>
            </w:pPr>
            <w:r>
              <w:rPr>
                <w:sz w:val="16"/>
              </w:rPr>
              <w:t>(0.26)</w:t>
            </w:r>
          </w:p>
        </w:tc>
        <w:tc>
          <w:tcPr>
            <w:tcW w:w="716" w:type="dxa"/>
          </w:tcPr>
          <w:p w14:paraId="59FE531E" w14:textId="77777777" w:rsidR="00054221" w:rsidRDefault="00BD4E74">
            <w:pPr>
              <w:pStyle w:val="TableParagraph"/>
              <w:ind w:left="99"/>
              <w:jc w:val="left"/>
              <w:rPr>
                <w:sz w:val="16"/>
              </w:rPr>
            </w:pPr>
            <w:r>
              <w:rPr>
                <w:sz w:val="16"/>
              </w:rPr>
              <w:t>(0.44)</w:t>
            </w:r>
          </w:p>
        </w:tc>
        <w:tc>
          <w:tcPr>
            <w:tcW w:w="794" w:type="dxa"/>
          </w:tcPr>
          <w:p w14:paraId="0CC78C54" w14:textId="77777777" w:rsidR="00054221" w:rsidRDefault="00BD4E74">
            <w:pPr>
              <w:pStyle w:val="TableParagraph"/>
              <w:ind w:left="99" w:right="94"/>
              <w:rPr>
                <w:sz w:val="16"/>
              </w:rPr>
            </w:pPr>
            <w:r>
              <w:rPr>
                <w:sz w:val="16"/>
              </w:rPr>
              <w:t>(0.00)</w:t>
            </w:r>
          </w:p>
        </w:tc>
      </w:tr>
      <w:tr w:rsidR="00054221" w14:paraId="41E72BA7" w14:textId="77777777">
        <w:trPr>
          <w:trHeight w:val="189"/>
        </w:trPr>
        <w:tc>
          <w:tcPr>
            <w:tcW w:w="5046" w:type="dxa"/>
          </w:tcPr>
          <w:p w14:paraId="04FEDEE7" w14:textId="32E6CA45" w:rsidR="00054221" w:rsidRDefault="00BD4E74">
            <w:pPr>
              <w:pStyle w:val="TableParagraph"/>
              <w:ind w:left="119"/>
              <w:jc w:val="left"/>
              <w:rPr>
                <w:sz w:val="16"/>
                <w:szCs w:val="16"/>
              </w:rPr>
            </w:pPr>
            <w:r w:rsidRPr="76614F08">
              <w:rPr>
                <w:sz w:val="16"/>
                <w:szCs w:val="16"/>
              </w:rPr>
              <w:t>Crisis</w:t>
            </w:r>
            <w:r w:rsidRPr="76614F08">
              <w:rPr>
                <w:spacing w:val="20"/>
                <w:sz w:val="16"/>
                <w:szCs w:val="16"/>
              </w:rPr>
              <w:t xml:space="preserve"> </w:t>
            </w:r>
            <w:r w:rsidRPr="76614F08">
              <w:rPr>
                <w:sz w:val="16"/>
                <w:szCs w:val="16"/>
              </w:rPr>
              <w:t>coping:</w:t>
            </w:r>
            <w:r w:rsidRPr="76614F08">
              <w:rPr>
                <w:spacing w:val="3"/>
                <w:sz w:val="16"/>
                <w:szCs w:val="16"/>
              </w:rPr>
              <w:t xml:space="preserve"> </w:t>
            </w:r>
            <w:r w:rsidRPr="76614F08">
              <w:rPr>
                <w:sz w:val="16"/>
                <w:szCs w:val="16"/>
              </w:rPr>
              <w:t>Moved</w:t>
            </w:r>
            <w:r w:rsidRPr="76614F08">
              <w:rPr>
                <w:spacing w:val="20"/>
                <w:sz w:val="16"/>
                <w:szCs w:val="16"/>
              </w:rPr>
              <w:t xml:space="preserve"> </w:t>
            </w:r>
            <w:r w:rsidRPr="76614F08">
              <w:rPr>
                <w:sz w:val="16"/>
                <w:szCs w:val="16"/>
              </w:rPr>
              <w:t>to</w:t>
            </w:r>
            <w:r w:rsidRPr="76614F08">
              <w:rPr>
                <w:spacing w:val="20"/>
                <w:sz w:val="16"/>
                <w:szCs w:val="16"/>
              </w:rPr>
              <w:t xml:space="preserve"> </w:t>
            </w:r>
            <w:r w:rsidRPr="76614F08">
              <w:rPr>
                <w:sz w:val="16"/>
                <w:szCs w:val="16"/>
              </w:rPr>
              <w:t>somewhere</w:t>
            </w:r>
            <w:r w:rsidRPr="76614F08">
              <w:rPr>
                <w:spacing w:val="20"/>
                <w:sz w:val="16"/>
                <w:szCs w:val="16"/>
              </w:rPr>
              <w:t xml:space="preserve"> </w:t>
            </w:r>
            <w:r w:rsidRPr="76614F08">
              <w:rPr>
                <w:sz w:val="16"/>
                <w:szCs w:val="16"/>
              </w:rPr>
              <w:t>else</w:t>
            </w:r>
          </w:p>
        </w:tc>
        <w:tc>
          <w:tcPr>
            <w:tcW w:w="759" w:type="dxa"/>
          </w:tcPr>
          <w:p w14:paraId="40BA045B" w14:textId="77777777" w:rsidR="00054221" w:rsidRDefault="00BD4E74">
            <w:pPr>
              <w:pStyle w:val="TableParagraph"/>
              <w:ind w:left="94" w:right="179"/>
              <w:rPr>
                <w:sz w:val="16"/>
              </w:rPr>
            </w:pPr>
            <w:r>
              <w:rPr>
                <w:sz w:val="16"/>
              </w:rPr>
              <w:t>0.05</w:t>
            </w:r>
          </w:p>
        </w:tc>
        <w:tc>
          <w:tcPr>
            <w:tcW w:w="716" w:type="dxa"/>
          </w:tcPr>
          <w:p w14:paraId="3B45F8FE" w14:textId="77777777" w:rsidR="00054221" w:rsidRDefault="00BD4E74">
            <w:pPr>
              <w:pStyle w:val="TableParagraph"/>
              <w:ind w:left="165"/>
              <w:jc w:val="left"/>
              <w:rPr>
                <w:sz w:val="16"/>
              </w:rPr>
            </w:pPr>
            <w:r>
              <w:rPr>
                <w:sz w:val="16"/>
              </w:rPr>
              <w:t>0.14</w:t>
            </w:r>
          </w:p>
        </w:tc>
        <w:tc>
          <w:tcPr>
            <w:tcW w:w="794" w:type="dxa"/>
          </w:tcPr>
          <w:p w14:paraId="066DEB43" w14:textId="77777777" w:rsidR="00054221" w:rsidRDefault="00BD4E74">
            <w:pPr>
              <w:pStyle w:val="TableParagraph"/>
              <w:ind w:left="99" w:right="94"/>
              <w:rPr>
                <w:sz w:val="16"/>
              </w:rPr>
            </w:pPr>
            <w:r>
              <w:rPr>
                <w:sz w:val="16"/>
              </w:rPr>
              <w:t>0.09**</w:t>
            </w:r>
          </w:p>
        </w:tc>
      </w:tr>
      <w:tr w:rsidR="00054221" w14:paraId="3FA0DDF8" w14:textId="77777777">
        <w:trPr>
          <w:trHeight w:val="189"/>
        </w:trPr>
        <w:tc>
          <w:tcPr>
            <w:tcW w:w="5046" w:type="dxa"/>
          </w:tcPr>
          <w:p w14:paraId="5C8275FD" w14:textId="77777777" w:rsidR="00054221" w:rsidRDefault="00054221">
            <w:pPr>
              <w:pStyle w:val="TableParagraph"/>
              <w:spacing w:before="0" w:line="240" w:lineRule="auto"/>
              <w:jc w:val="left"/>
              <w:rPr>
                <w:rFonts w:ascii="Times New Roman"/>
                <w:sz w:val="12"/>
              </w:rPr>
            </w:pPr>
          </w:p>
        </w:tc>
        <w:tc>
          <w:tcPr>
            <w:tcW w:w="759" w:type="dxa"/>
          </w:tcPr>
          <w:p w14:paraId="13F56053" w14:textId="77777777" w:rsidR="00054221" w:rsidRDefault="00BD4E74">
            <w:pPr>
              <w:pStyle w:val="TableParagraph"/>
              <w:ind w:left="94" w:right="179"/>
              <w:rPr>
                <w:sz w:val="16"/>
              </w:rPr>
            </w:pPr>
            <w:r>
              <w:rPr>
                <w:sz w:val="16"/>
              </w:rPr>
              <w:t>(0.23)</w:t>
            </w:r>
          </w:p>
        </w:tc>
        <w:tc>
          <w:tcPr>
            <w:tcW w:w="716" w:type="dxa"/>
          </w:tcPr>
          <w:p w14:paraId="477D1BD4" w14:textId="77777777" w:rsidR="00054221" w:rsidRDefault="00BD4E74">
            <w:pPr>
              <w:pStyle w:val="TableParagraph"/>
              <w:ind w:left="99"/>
              <w:jc w:val="left"/>
              <w:rPr>
                <w:sz w:val="16"/>
              </w:rPr>
            </w:pPr>
            <w:r>
              <w:rPr>
                <w:sz w:val="16"/>
              </w:rPr>
              <w:t>(0.35)</w:t>
            </w:r>
          </w:p>
        </w:tc>
        <w:tc>
          <w:tcPr>
            <w:tcW w:w="794" w:type="dxa"/>
          </w:tcPr>
          <w:p w14:paraId="25A17F64" w14:textId="77777777" w:rsidR="00054221" w:rsidRDefault="00BD4E74">
            <w:pPr>
              <w:pStyle w:val="TableParagraph"/>
              <w:ind w:left="99" w:right="94"/>
              <w:rPr>
                <w:sz w:val="16"/>
              </w:rPr>
            </w:pPr>
            <w:r>
              <w:rPr>
                <w:sz w:val="16"/>
              </w:rPr>
              <w:t>(0.01)</w:t>
            </w:r>
          </w:p>
        </w:tc>
      </w:tr>
      <w:tr w:rsidR="00054221" w14:paraId="199756C7" w14:textId="77777777">
        <w:trPr>
          <w:trHeight w:val="189"/>
        </w:trPr>
        <w:tc>
          <w:tcPr>
            <w:tcW w:w="5046" w:type="dxa"/>
          </w:tcPr>
          <w:p w14:paraId="1970473E" w14:textId="71919CCA" w:rsidR="00054221" w:rsidRDefault="00BD4E74">
            <w:pPr>
              <w:pStyle w:val="TableParagraph"/>
              <w:ind w:left="119"/>
              <w:jc w:val="left"/>
              <w:rPr>
                <w:sz w:val="16"/>
                <w:szCs w:val="16"/>
              </w:rPr>
            </w:pPr>
            <w:r w:rsidRPr="76614F08">
              <w:rPr>
                <w:sz w:val="16"/>
                <w:szCs w:val="16"/>
              </w:rPr>
              <w:t>Crisis</w:t>
            </w:r>
            <w:r w:rsidRPr="76614F08">
              <w:rPr>
                <w:spacing w:val="23"/>
                <w:sz w:val="16"/>
                <w:szCs w:val="16"/>
              </w:rPr>
              <w:t xml:space="preserve"> </w:t>
            </w:r>
            <w:r w:rsidRPr="76614F08">
              <w:rPr>
                <w:sz w:val="16"/>
                <w:szCs w:val="16"/>
              </w:rPr>
              <w:t>coping:</w:t>
            </w:r>
            <w:r w:rsidRPr="76614F08">
              <w:rPr>
                <w:spacing w:val="7"/>
                <w:sz w:val="16"/>
                <w:szCs w:val="16"/>
              </w:rPr>
              <w:t xml:space="preserve"> </w:t>
            </w:r>
            <w:r w:rsidRPr="76614F08">
              <w:rPr>
                <w:sz w:val="16"/>
                <w:szCs w:val="16"/>
              </w:rPr>
              <w:t>Withdrew</w:t>
            </w:r>
            <w:r w:rsidRPr="76614F08">
              <w:rPr>
                <w:spacing w:val="23"/>
                <w:sz w:val="16"/>
                <w:szCs w:val="16"/>
              </w:rPr>
              <w:t xml:space="preserve"> </w:t>
            </w:r>
            <w:r w:rsidRPr="76614F08">
              <w:rPr>
                <w:sz w:val="16"/>
                <w:szCs w:val="16"/>
              </w:rPr>
              <w:t>children</w:t>
            </w:r>
            <w:r w:rsidRPr="76614F08">
              <w:rPr>
                <w:spacing w:val="24"/>
                <w:sz w:val="16"/>
                <w:szCs w:val="16"/>
              </w:rPr>
              <w:t xml:space="preserve"> </w:t>
            </w:r>
            <w:r w:rsidRPr="76614F08">
              <w:rPr>
                <w:sz w:val="16"/>
                <w:szCs w:val="16"/>
              </w:rPr>
              <w:t>from</w:t>
            </w:r>
            <w:r w:rsidRPr="76614F08">
              <w:rPr>
                <w:spacing w:val="23"/>
                <w:sz w:val="16"/>
                <w:szCs w:val="16"/>
              </w:rPr>
              <w:t xml:space="preserve"> </w:t>
            </w:r>
            <w:r w:rsidRPr="76614F08">
              <w:rPr>
                <w:sz w:val="16"/>
                <w:szCs w:val="16"/>
              </w:rPr>
              <w:t>school</w:t>
            </w:r>
          </w:p>
        </w:tc>
        <w:tc>
          <w:tcPr>
            <w:tcW w:w="759" w:type="dxa"/>
          </w:tcPr>
          <w:p w14:paraId="0369C854" w14:textId="77777777" w:rsidR="00054221" w:rsidRDefault="00BD4E74">
            <w:pPr>
              <w:pStyle w:val="TableParagraph"/>
              <w:ind w:left="94" w:right="179"/>
              <w:rPr>
                <w:sz w:val="16"/>
              </w:rPr>
            </w:pPr>
            <w:r>
              <w:rPr>
                <w:sz w:val="16"/>
              </w:rPr>
              <w:t>0.03</w:t>
            </w:r>
          </w:p>
        </w:tc>
        <w:tc>
          <w:tcPr>
            <w:tcW w:w="716" w:type="dxa"/>
          </w:tcPr>
          <w:p w14:paraId="0C36F7D7" w14:textId="77777777" w:rsidR="00054221" w:rsidRDefault="00BD4E74">
            <w:pPr>
              <w:pStyle w:val="TableParagraph"/>
              <w:ind w:left="165"/>
              <w:jc w:val="left"/>
              <w:rPr>
                <w:sz w:val="16"/>
              </w:rPr>
            </w:pPr>
            <w:r>
              <w:rPr>
                <w:sz w:val="16"/>
              </w:rPr>
              <w:t>0.05</w:t>
            </w:r>
          </w:p>
        </w:tc>
        <w:tc>
          <w:tcPr>
            <w:tcW w:w="794" w:type="dxa"/>
          </w:tcPr>
          <w:p w14:paraId="33CEA4DC" w14:textId="77777777" w:rsidR="00054221" w:rsidRDefault="00BD4E74">
            <w:pPr>
              <w:pStyle w:val="TableParagraph"/>
              <w:ind w:left="99" w:right="94"/>
              <w:rPr>
                <w:sz w:val="16"/>
              </w:rPr>
            </w:pPr>
            <w:r>
              <w:rPr>
                <w:sz w:val="16"/>
              </w:rPr>
              <w:t>0.02</w:t>
            </w:r>
          </w:p>
        </w:tc>
      </w:tr>
      <w:tr w:rsidR="00054221" w14:paraId="5AE6193E" w14:textId="77777777">
        <w:trPr>
          <w:trHeight w:val="189"/>
        </w:trPr>
        <w:tc>
          <w:tcPr>
            <w:tcW w:w="5046" w:type="dxa"/>
          </w:tcPr>
          <w:p w14:paraId="5DE8D560" w14:textId="77777777" w:rsidR="00054221" w:rsidRDefault="00054221">
            <w:pPr>
              <w:pStyle w:val="TableParagraph"/>
              <w:spacing w:before="0" w:line="240" w:lineRule="auto"/>
              <w:jc w:val="left"/>
              <w:rPr>
                <w:rFonts w:ascii="Times New Roman"/>
                <w:sz w:val="12"/>
              </w:rPr>
            </w:pPr>
          </w:p>
        </w:tc>
        <w:tc>
          <w:tcPr>
            <w:tcW w:w="759" w:type="dxa"/>
          </w:tcPr>
          <w:p w14:paraId="484EAFD9" w14:textId="77777777" w:rsidR="00054221" w:rsidRDefault="00BD4E74">
            <w:pPr>
              <w:pStyle w:val="TableParagraph"/>
              <w:ind w:left="94" w:right="179"/>
              <w:rPr>
                <w:sz w:val="16"/>
              </w:rPr>
            </w:pPr>
            <w:r>
              <w:rPr>
                <w:w w:val="105"/>
                <w:sz w:val="16"/>
              </w:rPr>
              <w:t>(0.17)</w:t>
            </w:r>
          </w:p>
        </w:tc>
        <w:tc>
          <w:tcPr>
            <w:tcW w:w="716" w:type="dxa"/>
          </w:tcPr>
          <w:p w14:paraId="0DBCE7DC" w14:textId="77777777" w:rsidR="00054221" w:rsidRDefault="00BD4E74">
            <w:pPr>
              <w:pStyle w:val="TableParagraph"/>
              <w:ind w:left="99"/>
              <w:jc w:val="left"/>
              <w:rPr>
                <w:sz w:val="16"/>
              </w:rPr>
            </w:pPr>
            <w:r>
              <w:rPr>
                <w:sz w:val="16"/>
              </w:rPr>
              <w:t>(0.22)</w:t>
            </w:r>
          </w:p>
        </w:tc>
        <w:tc>
          <w:tcPr>
            <w:tcW w:w="794" w:type="dxa"/>
          </w:tcPr>
          <w:p w14:paraId="2317961A" w14:textId="77777777" w:rsidR="00054221" w:rsidRDefault="00BD4E74">
            <w:pPr>
              <w:pStyle w:val="TableParagraph"/>
              <w:ind w:left="99" w:right="94"/>
              <w:rPr>
                <w:sz w:val="16"/>
              </w:rPr>
            </w:pPr>
            <w:r>
              <w:rPr>
                <w:sz w:val="16"/>
              </w:rPr>
              <w:t>(0.32)</w:t>
            </w:r>
          </w:p>
        </w:tc>
      </w:tr>
      <w:tr w:rsidR="00054221" w14:paraId="41FE9797" w14:textId="77777777">
        <w:trPr>
          <w:trHeight w:val="189"/>
        </w:trPr>
        <w:tc>
          <w:tcPr>
            <w:tcW w:w="5046" w:type="dxa"/>
          </w:tcPr>
          <w:p w14:paraId="48634966" w14:textId="75457D10" w:rsidR="00054221" w:rsidRDefault="00BD4E74">
            <w:pPr>
              <w:pStyle w:val="TableParagraph"/>
              <w:ind w:left="119"/>
              <w:jc w:val="left"/>
              <w:rPr>
                <w:sz w:val="16"/>
                <w:szCs w:val="16"/>
              </w:rPr>
            </w:pPr>
            <w:r w:rsidRPr="76614F08">
              <w:rPr>
                <w:sz w:val="16"/>
                <w:szCs w:val="16"/>
              </w:rPr>
              <w:t>Emergency</w:t>
            </w:r>
            <w:r w:rsidRPr="76614F08">
              <w:rPr>
                <w:spacing w:val="20"/>
                <w:sz w:val="16"/>
                <w:szCs w:val="16"/>
              </w:rPr>
              <w:t xml:space="preserve"> </w:t>
            </w:r>
            <w:r w:rsidRPr="76614F08">
              <w:rPr>
                <w:sz w:val="16"/>
                <w:szCs w:val="16"/>
              </w:rPr>
              <w:t>coping:</w:t>
            </w:r>
            <w:r w:rsidRPr="76614F08">
              <w:rPr>
                <w:spacing w:val="4"/>
                <w:sz w:val="16"/>
                <w:szCs w:val="16"/>
              </w:rPr>
              <w:t xml:space="preserve"> </w:t>
            </w:r>
            <w:r w:rsidRPr="76614F08">
              <w:rPr>
                <w:sz w:val="16"/>
                <w:szCs w:val="16"/>
              </w:rPr>
              <w:t>Sold</w:t>
            </w:r>
            <w:r w:rsidRPr="76614F08">
              <w:rPr>
                <w:spacing w:val="20"/>
                <w:sz w:val="16"/>
                <w:szCs w:val="16"/>
              </w:rPr>
              <w:t xml:space="preserve"> </w:t>
            </w:r>
            <w:r w:rsidRPr="76614F08">
              <w:rPr>
                <w:sz w:val="16"/>
                <w:szCs w:val="16"/>
              </w:rPr>
              <w:t>houses</w:t>
            </w:r>
          </w:p>
        </w:tc>
        <w:tc>
          <w:tcPr>
            <w:tcW w:w="759" w:type="dxa"/>
          </w:tcPr>
          <w:p w14:paraId="24039AC9" w14:textId="77777777" w:rsidR="00054221" w:rsidRDefault="00BD4E74">
            <w:pPr>
              <w:pStyle w:val="TableParagraph"/>
              <w:ind w:left="93" w:right="179"/>
              <w:rPr>
                <w:sz w:val="16"/>
              </w:rPr>
            </w:pPr>
            <w:r>
              <w:rPr>
                <w:sz w:val="16"/>
              </w:rPr>
              <w:t>0.03</w:t>
            </w:r>
          </w:p>
        </w:tc>
        <w:tc>
          <w:tcPr>
            <w:tcW w:w="716" w:type="dxa"/>
          </w:tcPr>
          <w:p w14:paraId="3955C47F" w14:textId="77777777" w:rsidR="00054221" w:rsidRDefault="00BD4E74">
            <w:pPr>
              <w:pStyle w:val="TableParagraph"/>
              <w:ind w:left="164"/>
              <w:jc w:val="left"/>
              <w:rPr>
                <w:sz w:val="16"/>
              </w:rPr>
            </w:pPr>
            <w:r>
              <w:rPr>
                <w:sz w:val="16"/>
              </w:rPr>
              <w:t>0.14</w:t>
            </w:r>
          </w:p>
        </w:tc>
        <w:tc>
          <w:tcPr>
            <w:tcW w:w="794" w:type="dxa"/>
          </w:tcPr>
          <w:p w14:paraId="2A600DCF" w14:textId="77777777" w:rsidR="00054221" w:rsidRDefault="00BD4E74">
            <w:pPr>
              <w:pStyle w:val="TableParagraph"/>
              <w:ind w:left="98" w:right="94"/>
              <w:rPr>
                <w:sz w:val="16"/>
              </w:rPr>
            </w:pPr>
            <w:r>
              <w:rPr>
                <w:w w:val="110"/>
                <w:sz w:val="16"/>
              </w:rPr>
              <w:t>0.11***</w:t>
            </w:r>
          </w:p>
        </w:tc>
      </w:tr>
      <w:tr w:rsidR="00054221" w14:paraId="1C1C7CD4" w14:textId="77777777">
        <w:trPr>
          <w:trHeight w:val="189"/>
        </w:trPr>
        <w:tc>
          <w:tcPr>
            <w:tcW w:w="5046" w:type="dxa"/>
          </w:tcPr>
          <w:p w14:paraId="5F0A4A14" w14:textId="77777777" w:rsidR="00054221" w:rsidRDefault="00054221">
            <w:pPr>
              <w:pStyle w:val="TableParagraph"/>
              <w:spacing w:before="0" w:line="240" w:lineRule="auto"/>
              <w:jc w:val="left"/>
              <w:rPr>
                <w:rFonts w:ascii="Times New Roman"/>
                <w:sz w:val="12"/>
              </w:rPr>
            </w:pPr>
          </w:p>
        </w:tc>
        <w:tc>
          <w:tcPr>
            <w:tcW w:w="759" w:type="dxa"/>
          </w:tcPr>
          <w:p w14:paraId="28C8D362" w14:textId="77777777" w:rsidR="00054221" w:rsidRDefault="00BD4E74">
            <w:pPr>
              <w:pStyle w:val="TableParagraph"/>
              <w:ind w:left="94" w:right="179"/>
              <w:rPr>
                <w:sz w:val="16"/>
              </w:rPr>
            </w:pPr>
            <w:r>
              <w:rPr>
                <w:w w:val="105"/>
                <w:sz w:val="16"/>
              </w:rPr>
              <w:t>(0.17)</w:t>
            </w:r>
          </w:p>
        </w:tc>
        <w:tc>
          <w:tcPr>
            <w:tcW w:w="716" w:type="dxa"/>
          </w:tcPr>
          <w:p w14:paraId="3B622294" w14:textId="77777777" w:rsidR="00054221" w:rsidRDefault="00BD4E74">
            <w:pPr>
              <w:pStyle w:val="TableParagraph"/>
              <w:ind w:left="99"/>
              <w:jc w:val="left"/>
              <w:rPr>
                <w:sz w:val="16"/>
              </w:rPr>
            </w:pPr>
            <w:r>
              <w:rPr>
                <w:sz w:val="16"/>
              </w:rPr>
              <w:t>(0.35)</w:t>
            </w:r>
          </w:p>
        </w:tc>
        <w:tc>
          <w:tcPr>
            <w:tcW w:w="794" w:type="dxa"/>
          </w:tcPr>
          <w:p w14:paraId="3ED568A6" w14:textId="77777777" w:rsidR="00054221" w:rsidRDefault="00BD4E74">
            <w:pPr>
              <w:pStyle w:val="TableParagraph"/>
              <w:ind w:left="99" w:right="94"/>
              <w:rPr>
                <w:sz w:val="16"/>
              </w:rPr>
            </w:pPr>
            <w:r>
              <w:rPr>
                <w:sz w:val="16"/>
              </w:rPr>
              <w:t>(0.00)</w:t>
            </w:r>
          </w:p>
        </w:tc>
      </w:tr>
      <w:tr w:rsidR="00054221" w14:paraId="191D0EE7" w14:textId="77777777">
        <w:trPr>
          <w:trHeight w:val="189"/>
        </w:trPr>
        <w:tc>
          <w:tcPr>
            <w:tcW w:w="5046" w:type="dxa"/>
          </w:tcPr>
          <w:p w14:paraId="0BED804D" w14:textId="5993C160" w:rsidR="00054221" w:rsidRDefault="00BD4E74">
            <w:pPr>
              <w:pStyle w:val="TableParagraph"/>
              <w:ind w:left="119"/>
              <w:jc w:val="left"/>
              <w:rPr>
                <w:sz w:val="16"/>
                <w:szCs w:val="16"/>
              </w:rPr>
            </w:pPr>
            <w:r w:rsidRPr="76614F08">
              <w:rPr>
                <w:sz w:val="16"/>
                <w:szCs w:val="16"/>
              </w:rPr>
              <w:t>Emergency</w:t>
            </w:r>
            <w:r w:rsidRPr="76614F08">
              <w:rPr>
                <w:spacing w:val="26"/>
                <w:sz w:val="16"/>
                <w:szCs w:val="16"/>
              </w:rPr>
              <w:t xml:space="preserve"> </w:t>
            </w:r>
            <w:r w:rsidRPr="76614F08">
              <w:rPr>
                <w:sz w:val="16"/>
                <w:szCs w:val="16"/>
              </w:rPr>
              <w:t>coping:</w:t>
            </w:r>
            <w:r w:rsidRPr="76614F08">
              <w:rPr>
                <w:spacing w:val="11"/>
                <w:sz w:val="16"/>
                <w:szCs w:val="16"/>
              </w:rPr>
              <w:t xml:space="preserve"> </w:t>
            </w:r>
            <w:r w:rsidRPr="76614F08">
              <w:rPr>
                <w:sz w:val="16"/>
                <w:szCs w:val="16"/>
              </w:rPr>
              <w:t>Begged</w:t>
            </w:r>
            <w:r w:rsidRPr="76614F08">
              <w:rPr>
                <w:spacing w:val="26"/>
                <w:sz w:val="16"/>
                <w:szCs w:val="16"/>
              </w:rPr>
              <w:t xml:space="preserve"> </w:t>
            </w:r>
            <w:r w:rsidRPr="76614F08">
              <w:rPr>
                <w:sz w:val="16"/>
                <w:szCs w:val="16"/>
              </w:rPr>
              <w:t>and/or</w:t>
            </w:r>
            <w:r w:rsidRPr="76614F08">
              <w:rPr>
                <w:spacing w:val="26"/>
                <w:sz w:val="16"/>
                <w:szCs w:val="16"/>
              </w:rPr>
              <w:t xml:space="preserve"> </w:t>
            </w:r>
            <w:r w:rsidRPr="76614F08">
              <w:rPr>
                <w:sz w:val="16"/>
                <w:szCs w:val="16"/>
              </w:rPr>
              <w:t>scavenged</w:t>
            </w:r>
          </w:p>
        </w:tc>
        <w:tc>
          <w:tcPr>
            <w:tcW w:w="759" w:type="dxa"/>
          </w:tcPr>
          <w:p w14:paraId="315FAEB0" w14:textId="77777777" w:rsidR="00054221" w:rsidRDefault="00BD4E74">
            <w:pPr>
              <w:pStyle w:val="TableParagraph"/>
              <w:ind w:left="92" w:right="179"/>
              <w:rPr>
                <w:sz w:val="16"/>
              </w:rPr>
            </w:pPr>
            <w:r>
              <w:rPr>
                <w:sz w:val="16"/>
              </w:rPr>
              <w:t>0.01</w:t>
            </w:r>
          </w:p>
        </w:tc>
        <w:tc>
          <w:tcPr>
            <w:tcW w:w="716" w:type="dxa"/>
          </w:tcPr>
          <w:p w14:paraId="3EBD6FED" w14:textId="77777777" w:rsidR="00054221" w:rsidRDefault="00BD4E74">
            <w:pPr>
              <w:pStyle w:val="TableParagraph"/>
              <w:ind w:left="164"/>
              <w:jc w:val="left"/>
              <w:rPr>
                <w:sz w:val="16"/>
              </w:rPr>
            </w:pPr>
            <w:r>
              <w:rPr>
                <w:sz w:val="16"/>
              </w:rPr>
              <w:t>0.07</w:t>
            </w:r>
          </w:p>
        </w:tc>
        <w:tc>
          <w:tcPr>
            <w:tcW w:w="794" w:type="dxa"/>
          </w:tcPr>
          <w:p w14:paraId="047BB6B6" w14:textId="77777777" w:rsidR="00054221" w:rsidRDefault="00BD4E74">
            <w:pPr>
              <w:pStyle w:val="TableParagraph"/>
              <w:ind w:left="98" w:right="94"/>
              <w:rPr>
                <w:sz w:val="16"/>
              </w:rPr>
            </w:pPr>
            <w:r>
              <w:rPr>
                <w:sz w:val="16"/>
              </w:rPr>
              <w:t>0.06**</w:t>
            </w:r>
          </w:p>
        </w:tc>
      </w:tr>
      <w:tr w:rsidR="00054221" w14:paraId="4D981B93" w14:textId="77777777">
        <w:trPr>
          <w:trHeight w:val="189"/>
        </w:trPr>
        <w:tc>
          <w:tcPr>
            <w:tcW w:w="5046" w:type="dxa"/>
          </w:tcPr>
          <w:p w14:paraId="0AD182E5" w14:textId="77777777" w:rsidR="00054221" w:rsidRDefault="00054221">
            <w:pPr>
              <w:pStyle w:val="TableParagraph"/>
              <w:spacing w:before="0" w:line="240" w:lineRule="auto"/>
              <w:jc w:val="left"/>
              <w:rPr>
                <w:rFonts w:ascii="Times New Roman"/>
                <w:sz w:val="12"/>
              </w:rPr>
            </w:pPr>
          </w:p>
        </w:tc>
        <w:tc>
          <w:tcPr>
            <w:tcW w:w="759" w:type="dxa"/>
          </w:tcPr>
          <w:p w14:paraId="22974FE7" w14:textId="77777777" w:rsidR="00054221" w:rsidRDefault="00BD4E74">
            <w:pPr>
              <w:pStyle w:val="TableParagraph"/>
              <w:ind w:left="94" w:right="179"/>
              <w:rPr>
                <w:sz w:val="16"/>
              </w:rPr>
            </w:pPr>
            <w:r>
              <w:rPr>
                <w:w w:val="105"/>
                <w:sz w:val="16"/>
              </w:rPr>
              <w:t>(0.12)</w:t>
            </w:r>
          </w:p>
        </w:tc>
        <w:tc>
          <w:tcPr>
            <w:tcW w:w="716" w:type="dxa"/>
          </w:tcPr>
          <w:p w14:paraId="21E11A0D" w14:textId="77777777" w:rsidR="00054221" w:rsidRDefault="00BD4E74">
            <w:pPr>
              <w:pStyle w:val="TableParagraph"/>
              <w:ind w:left="99"/>
              <w:jc w:val="left"/>
              <w:rPr>
                <w:sz w:val="16"/>
              </w:rPr>
            </w:pPr>
            <w:r>
              <w:rPr>
                <w:sz w:val="16"/>
              </w:rPr>
              <w:t>(0.26)</w:t>
            </w:r>
          </w:p>
        </w:tc>
        <w:tc>
          <w:tcPr>
            <w:tcW w:w="794" w:type="dxa"/>
          </w:tcPr>
          <w:p w14:paraId="53B122FD" w14:textId="77777777" w:rsidR="00054221" w:rsidRDefault="00BD4E74">
            <w:pPr>
              <w:pStyle w:val="TableParagraph"/>
              <w:ind w:left="99" w:right="94"/>
              <w:rPr>
                <w:sz w:val="16"/>
              </w:rPr>
            </w:pPr>
            <w:r>
              <w:rPr>
                <w:sz w:val="16"/>
              </w:rPr>
              <w:t>(0.01)</w:t>
            </w:r>
          </w:p>
        </w:tc>
      </w:tr>
      <w:tr w:rsidR="00054221" w14:paraId="2DF2EB78" w14:textId="77777777">
        <w:trPr>
          <w:trHeight w:val="189"/>
        </w:trPr>
        <w:tc>
          <w:tcPr>
            <w:tcW w:w="5046" w:type="dxa"/>
          </w:tcPr>
          <w:p w14:paraId="5F66C42C" w14:textId="6AB0996A" w:rsidR="00054221" w:rsidRDefault="00BD4E74">
            <w:pPr>
              <w:pStyle w:val="TableParagraph"/>
              <w:ind w:left="119"/>
              <w:jc w:val="left"/>
              <w:rPr>
                <w:sz w:val="16"/>
                <w:szCs w:val="16"/>
              </w:rPr>
            </w:pPr>
            <w:r w:rsidRPr="76614F08">
              <w:rPr>
                <w:sz w:val="16"/>
                <w:szCs w:val="16"/>
              </w:rPr>
              <w:t>Emergency</w:t>
            </w:r>
            <w:r w:rsidRPr="76614F08">
              <w:rPr>
                <w:spacing w:val="26"/>
                <w:sz w:val="16"/>
                <w:szCs w:val="16"/>
              </w:rPr>
              <w:t xml:space="preserve"> </w:t>
            </w:r>
            <w:r w:rsidRPr="76614F08">
              <w:rPr>
                <w:sz w:val="16"/>
                <w:szCs w:val="16"/>
              </w:rPr>
              <w:t>coping:</w:t>
            </w:r>
            <w:r w:rsidRPr="76614F08">
              <w:rPr>
                <w:spacing w:val="11"/>
                <w:sz w:val="16"/>
                <w:szCs w:val="16"/>
              </w:rPr>
              <w:t xml:space="preserve"> </w:t>
            </w:r>
            <w:r w:rsidRPr="76614F08">
              <w:rPr>
                <w:sz w:val="16"/>
                <w:szCs w:val="16"/>
              </w:rPr>
              <w:t>Engaged</w:t>
            </w:r>
            <w:r w:rsidRPr="76614F08">
              <w:rPr>
                <w:spacing w:val="26"/>
                <w:sz w:val="16"/>
                <w:szCs w:val="16"/>
              </w:rPr>
              <w:t xml:space="preserve"> </w:t>
            </w:r>
            <w:r w:rsidRPr="76614F08">
              <w:rPr>
                <w:sz w:val="16"/>
                <w:szCs w:val="16"/>
              </w:rPr>
              <w:t>in</w:t>
            </w:r>
            <w:r w:rsidRPr="76614F08">
              <w:rPr>
                <w:spacing w:val="25"/>
                <w:sz w:val="16"/>
                <w:szCs w:val="16"/>
              </w:rPr>
              <w:t xml:space="preserve"> </w:t>
            </w:r>
            <w:r w:rsidRPr="76614F08">
              <w:rPr>
                <w:sz w:val="16"/>
                <w:szCs w:val="16"/>
              </w:rPr>
              <w:t>illegal</w:t>
            </w:r>
            <w:r w:rsidRPr="76614F08">
              <w:rPr>
                <w:spacing w:val="26"/>
                <w:sz w:val="16"/>
                <w:szCs w:val="16"/>
              </w:rPr>
              <w:t xml:space="preserve"> </w:t>
            </w:r>
            <w:r w:rsidRPr="76614F08">
              <w:rPr>
                <w:sz w:val="16"/>
                <w:szCs w:val="16"/>
              </w:rPr>
              <w:t>income</w:t>
            </w:r>
            <w:r w:rsidRPr="76614F08">
              <w:rPr>
                <w:spacing w:val="27"/>
                <w:sz w:val="16"/>
                <w:szCs w:val="16"/>
              </w:rPr>
              <w:t xml:space="preserve"> </w:t>
            </w:r>
            <w:r w:rsidRPr="76614F08">
              <w:rPr>
                <w:sz w:val="16"/>
                <w:szCs w:val="16"/>
              </w:rPr>
              <w:t>activities</w:t>
            </w:r>
          </w:p>
        </w:tc>
        <w:tc>
          <w:tcPr>
            <w:tcW w:w="759" w:type="dxa"/>
          </w:tcPr>
          <w:p w14:paraId="0480A9CC" w14:textId="77777777" w:rsidR="00054221" w:rsidRDefault="00BD4E74">
            <w:pPr>
              <w:pStyle w:val="TableParagraph"/>
              <w:ind w:left="91" w:right="179"/>
              <w:rPr>
                <w:sz w:val="16"/>
              </w:rPr>
            </w:pPr>
            <w:r>
              <w:rPr>
                <w:sz w:val="16"/>
              </w:rPr>
              <w:t>0.01</w:t>
            </w:r>
          </w:p>
        </w:tc>
        <w:tc>
          <w:tcPr>
            <w:tcW w:w="716" w:type="dxa"/>
          </w:tcPr>
          <w:p w14:paraId="56FEBA78" w14:textId="77777777" w:rsidR="00054221" w:rsidRDefault="00BD4E74">
            <w:pPr>
              <w:pStyle w:val="TableParagraph"/>
              <w:ind w:left="163"/>
              <w:jc w:val="left"/>
              <w:rPr>
                <w:sz w:val="16"/>
              </w:rPr>
            </w:pPr>
            <w:r>
              <w:rPr>
                <w:sz w:val="16"/>
              </w:rPr>
              <w:t>0.03</w:t>
            </w:r>
          </w:p>
        </w:tc>
        <w:tc>
          <w:tcPr>
            <w:tcW w:w="794" w:type="dxa"/>
          </w:tcPr>
          <w:p w14:paraId="054472C0" w14:textId="77777777" w:rsidR="00054221" w:rsidRDefault="00BD4E74">
            <w:pPr>
              <w:pStyle w:val="TableParagraph"/>
              <w:ind w:left="97" w:right="94"/>
              <w:rPr>
                <w:sz w:val="16"/>
              </w:rPr>
            </w:pPr>
            <w:r>
              <w:rPr>
                <w:sz w:val="16"/>
              </w:rPr>
              <w:t>0.02</w:t>
            </w:r>
          </w:p>
        </w:tc>
      </w:tr>
      <w:tr w:rsidR="00054221" w14:paraId="0D73A969" w14:textId="77777777">
        <w:trPr>
          <w:trHeight w:val="193"/>
        </w:trPr>
        <w:tc>
          <w:tcPr>
            <w:tcW w:w="5046" w:type="dxa"/>
          </w:tcPr>
          <w:p w14:paraId="5B402B84" w14:textId="77777777" w:rsidR="00054221" w:rsidRDefault="00054221">
            <w:pPr>
              <w:pStyle w:val="TableParagraph"/>
              <w:spacing w:before="0" w:line="240" w:lineRule="auto"/>
              <w:jc w:val="left"/>
              <w:rPr>
                <w:rFonts w:ascii="Times New Roman"/>
                <w:sz w:val="12"/>
              </w:rPr>
            </w:pPr>
          </w:p>
        </w:tc>
        <w:tc>
          <w:tcPr>
            <w:tcW w:w="759" w:type="dxa"/>
          </w:tcPr>
          <w:p w14:paraId="47D24763" w14:textId="77777777" w:rsidR="00054221" w:rsidRDefault="00BD4E74">
            <w:pPr>
              <w:pStyle w:val="TableParagraph"/>
              <w:spacing w:line="159" w:lineRule="exact"/>
              <w:ind w:left="94" w:right="179"/>
              <w:rPr>
                <w:sz w:val="16"/>
              </w:rPr>
            </w:pPr>
            <w:r>
              <w:rPr>
                <w:sz w:val="16"/>
              </w:rPr>
              <w:t>(0.10)</w:t>
            </w:r>
          </w:p>
        </w:tc>
        <w:tc>
          <w:tcPr>
            <w:tcW w:w="716" w:type="dxa"/>
          </w:tcPr>
          <w:p w14:paraId="69097209" w14:textId="77777777" w:rsidR="00054221" w:rsidRDefault="00BD4E74">
            <w:pPr>
              <w:pStyle w:val="TableParagraph"/>
              <w:spacing w:line="159" w:lineRule="exact"/>
              <w:ind w:left="99"/>
              <w:jc w:val="left"/>
              <w:rPr>
                <w:sz w:val="16"/>
              </w:rPr>
            </w:pPr>
            <w:r>
              <w:rPr>
                <w:w w:val="105"/>
                <w:sz w:val="16"/>
              </w:rPr>
              <w:t>(0.16)</w:t>
            </w:r>
          </w:p>
        </w:tc>
        <w:tc>
          <w:tcPr>
            <w:tcW w:w="794" w:type="dxa"/>
          </w:tcPr>
          <w:p w14:paraId="2A68B1A4" w14:textId="77777777" w:rsidR="00054221" w:rsidRDefault="00BD4E74">
            <w:pPr>
              <w:pStyle w:val="TableParagraph"/>
              <w:spacing w:line="159" w:lineRule="exact"/>
              <w:ind w:left="99" w:right="94"/>
              <w:rPr>
                <w:sz w:val="16"/>
              </w:rPr>
            </w:pPr>
            <w:r>
              <w:rPr>
                <w:sz w:val="16"/>
              </w:rPr>
              <w:t>(0.27)</w:t>
            </w:r>
          </w:p>
        </w:tc>
      </w:tr>
      <w:tr w:rsidR="00054221" w14:paraId="7B72CA4C" w14:textId="77777777" w:rsidTr="76614F08">
        <w:trPr>
          <w:trHeight w:val="234"/>
        </w:trPr>
        <w:tc>
          <w:tcPr>
            <w:tcW w:w="5046" w:type="dxa"/>
            <w:tcBorders>
              <w:bottom w:val="double" w:sz="1" w:space="0" w:color="000000" w:themeColor="text1"/>
            </w:tcBorders>
          </w:tcPr>
          <w:p w14:paraId="2936E9E7" w14:textId="77777777" w:rsidR="00054221" w:rsidRDefault="00BD4E74">
            <w:pPr>
              <w:pStyle w:val="TableParagraph"/>
              <w:spacing w:before="18" w:line="240" w:lineRule="auto"/>
              <w:ind w:left="119"/>
              <w:jc w:val="left"/>
              <w:rPr>
                <w:sz w:val="16"/>
              </w:rPr>
            </w:pPr>
            <w:r>
              <w:rPr>
                <w:w w:val="105"/>
                <w:sz w:val="16"/>
              </w:rPr>
              <w:t>Observations</w:t>
            </w:r>
          </w:p>
        </w:tc>
        <w:tc>
          <w:tcPr>
            <w:tcW w:w="759" w:type="dxa"/>
            <w:tcBorders>
              <w:bottom w:val="double" w:sz="1" w:space="0" w:color="000000" w:themeColor="text1"/>
            </w:tcBorders>
          </w:tcPr>
          <w:p w14:paraId="3AB804B5" w14:textId="77777777" w:rsidR="00054221" w:rsidRDefault="00BD4E74">
            <w:pPr>
              <w:pStyle w:val="TableParagraph"/>
              <w:spacing w:before="18" w:line="240" w:lineRule="auto"/>
              <w:ind w:left="94" w:right="178"/>
              <w:rPr>
                <w:sz w:val="16"/>
              </w:rPr>
            </w:pPr>
            <w:r>
              <w:rPr>
                <w:sz w:val="16"/>
              </w:rPr>
              <w:t>294</w:t>
            </w:r>
          </w:p>
        </w:tc>
        <w:tc>
          <w:tcPr>
            <w:tcW w:w="716" w:type="dxa"/>
            <w:tcBorders>
              <w:bottom w:val="double" w:sz="1" w:space="0" w:color="000000" w:themeColor="text1"/>
            </w:tcBorders>
          </w:tcPr>
          <w:p w14:paraId="409959AA" w14:textId="77777777" w:rsidR="00054221" w:rsidRDefault="00BD4E74">
            <w:pPr>
              <w:pStyle w:val="TableParagraph"/>
              <w:spacing w:before="18" w:line="240" w:lineRule="auto"/>
              <w:ind w:left="189"/>
              <w:jc w:val="left"/>
              <w:rPr>
                <w:sz w:val="16"/>
              </w:rPr>
            </w:pPr>
            <w:r>
              <w:rPr>
                <w:w w:val="110"/>
                <w:sz w:val="16"/>
              </w:rPr>
              <w:t>157</w:t>
            </w:r>
          </w:p>
        </w:tc>
        <w:tc>
          <w:tcPr>
            <w:tcW w:w="794" w:type="dxa"/>
            <w:tcBorders>
              <w:bottom w:val="double" w:sz="1" w:space="0" w:color="000000" w:themeColor="text1"/>
            </w:tcBorders>
          </w:tcPr>
          <w:p w14:paraId="5611944A" w14:textId="77777777" w:rsidR="00054221" w:rsidRDefault="00BD4E74">
            <w:pPr>
              <w:pStyle w:val="TableParagraph"/>
              <w:spacing w:before="18" w:line="240" w:lineRule="auto"/>
              <w:ind w:left="100" w:right="94"/>
              <w:rPr>
                <w:sz w:val="16"/>
              </w:rPr>
            </w:pPr>
            <w:r>
              <w:rPr>
                <w:w w:val="105"/>
                <w:sz w:val="16"/>
              </w:rPr>
              <w:t>451</w:t>
            </w:r>
          </w:p>
        </w:tc>
      </w:tr>
    </w:tbl>
    <w:p w14:paraId="7DC7C9A1" w14:textId="5856C6CE" w:rsidR="00054221" w:rsidRDefault="00BD4E74">
      <w:pPr>
        <w:spacing w:before="48"/>
        <w:ind w:left="1179"/>
        <w:rPr>
          <w:sz w:val="16"/>
        </w:rPr>
      </w:pPr>
      <w:r>
        <w:rPr>
          <w:noProof/>
          <w:color w:val="2B579A"/>
          <w:shd w:val="clear" w:color="auto" w:fill="E6E6E6"/>
        </w:rPr>
        <mc:AlternateContent>
          <mc:Choice Requires="wps">
            <w:drawing>
              <wp:anchor distT="0" distB="0" distL="114300" distR="114300" simplePos="0" relativeHeight="251658262" behindDoc="1" locked="0" layoutInCell="1" allowOverlap="1" wp14:anchorId="407EC6F2" wp14:editId="69D2D589">
                <wp:simplePos x="0" y="0"/>
                <wp:positionH relativeFrom="page">
                  <wp:posOffset>1562735</wp:posOffset>
                </wp:positionH>
                <wp:positionV relativeFrom="paragraph">
                  <wp:posOffset>-146050</wp:posOffset>
                </wp:positionV>
                <wp:extent cx="4646930" cy="0"/>
                <wp:effectExtent l="0" t="0" r="0" b="0"/>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4693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D5C81E1">
              <v:line id="Line 37" style="position:absolute;z-index:-20172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123.05pt,-11.5pt" to="488.95pt,-11.5pt" w14:anchorId="71487B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">
                <w10:wrap anchorx="page"/>
              </v:line>
            </w:pict>
          </mc:Fallback>
        </mc:AlternateContent>
      </w:r>
      <w:r>
        <w:rPr>
          <w:sz w:val="16"/>
        </w:rPr>
        <w:t>Note:</w:t>
      </w:r>
      <w:r>
        <w:rPr>
          <w:spacing w:val="6"/>
          <w:sz w:val="16"/>
        </w:rPr>
        <w:t xml:space="preserve"> </w:t>
      </w:r>
      <w:r>
        <w:rPr>
          <w:sz w:val="16"/>
        </w:rPr>
        <w:t>Robust</w:t>
      </w:r>
      <w:r>
        <w:rPr>
          <w:spacing w:val="22"/>
          <w:sz w:val="16"/>
        </w:rPr>
        <w:t xml:space="preserve"> </w:t>
      </w:r>
      <w:r>
        <w:rPr>
          <w:sz w:val="16"/>
        </w:rPr>
        <w:t>standard</w:t>
      </w:r>
      <w:r>
        <w:rPr>
          <w:spacing w:val="22"/>
          <w:sz w:val="16"/>
        </w:rPr>
        <w:t xml:space="preserve"> </w:t>
      </w:r>
      <w:r>
        <w:rPr>
          <w:sz w:val="16"/>
        </w:rPr>
        <w:t>errors</w:t>
      </w:r>
      <w:r>
        <w:rPr>
          <w:spacing w:val="23"/>
          <w:sz w:val="16"/>
        </w:rPr>
        <w:t xml:space="preserve"> </w:t>
      </w:r>
      <w:r>
        <w:rPr>
          <w:sz w:val="16"/>
        </w:rPr>
        <w:t>in</w:t>
      </w:r>
      <w:r>
        <w:rPr>
          <w:spacing w:val="22"/>
          <w:sz w:val="16"/>
        </w:rPr>
        <w:t xml:space="preserve"> </w:t>
      </w:r>
      <w:r>
        <w:rPr>
          <w:sz w:val="16"/>
        </w:rPr>
        <w:t>parentheses;</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0.05,</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0.01,</w:t>
      </w:r>
      <w:r>
        <w:rPr>
          <w:spacing w:val="22"/>
          <w:sz w:val="16"/>
        </w:rPr>
        <w:t xml:space="preserve"> </w:t>
      </w:r>
      <w:r>
        <w:rPr>
          <w:sz w:val="16"/>
        </w:rPr>
        <w:t>***</w:t>
      </w:r>
      <w:r>
        <w:rPr>
          <w:spacing w:val="22"/>
          <w:sz w:val="16"/>
        </w:rPr>
        <w:t xml:space="preserve"> </w:t>
      </w:r>
      <w:r>
        <w:rPr>
          <w:sz w:val="16"/>
        </w:rPr>
        <w:t>p</w:t>
      </w:r>
      <w:r>
        <w:rPr>
          <w:rFonts w:ascii="Verdana"/>
          <w:i/>
          <w:sz w:val="16"/>
        </w:rPr>
        <w:t>&lt;</w:t>
      </w:r>
      <w:r>
        <w:rPr>
          <w:sz w:val="16"/>
        </w:rPr>
        <w:t>0.001.</w:t>
      </w:r>
    </w:p>
    <w:p w14:paraId="748F27C9" w14:textId="77777777" w:rsidR="00054221" w:rsidRDefault="00054221">
      <w:pPr>
        <w:rPr>
          <w:sz w:val="16"/>
        </w:rPr>
        <w:sectPr w:rsidR="00054221">
          <w:pgSz w:w="12240" w:h="15840"/>
          <w:pgMar w:top="1500" w:right="860" w:bottom="1080" w:left="1320" w:header="0" w:footer="888" w:gutter="0"/>
          <w:cols w:space="720"/>
        </w:sectPr>
      </w:pPr>
    </w:p>
    <w:p w14:paraId="32F6456D" w14:textId="77777777" w:rsidR="00054221" w:rsidRDefault="00BD4E74">
      <w:pPr>
        <w:pStyle w:val="Heading2"/>
        <w:numPr>
          <w:ilvl w:val="1"/>
          <w:numId w:val="7"/>
        </w:numPr>
        <w:tabs>
          <w:tab w:val="left" w:pos="732"/>
          <w:tab w:val="left" w:pos="733"/>
        </w:tabs>
        <w:spacing w:before="139"/>
      </w:pPr>
      <w:bookmarkStart w:id="76" w:name="Food_Expenditure_Share_(FES)"/>
      <w:bookmarkStart w:id="77" w:name="_bookmark14"/>
      <w:bookmarkEnd w:id="76"/>
      <w:bookmarkEnd w:id="77"/>
      <w:r>
        <w:rPr>
          <w:w w:val="95"/>
        </w:rPr>
        <w:lastRenderedPageBreak/>
        <w:t>Food</w:t>
      </w:r>
      <w:r>
        <w:rPr>
          <w:spacing w:val="26"/>
          <w:w w:val="95"/>
        </w:rPr>
        <w:t xml:space="preserve"> </w:t>
      </w:r>
      <w:r>
        <w:rPr>
          <w:w w:val="95"/>
        </w:rPr>
        <w:t>Expenditure</w:t>
      </w:r>
      <w:r>
        <w:rPr>
          <w:spacing w:val="26"/>
          <w:w w:val="95"/>
        </w:rPr>
        <w:t xml:space="preserve"> </w:t>
      </w:r>
      <w:r>
        <w:rPr>
          <w:w w:val="95"/>
        </w:rPr>
        <w:t>Share</w:t>
      </w:r>
      <w:r>
        <w:rPr>
          <w:spacing w:val="26"/>
          <w:w w:val="95"/>
        </w:rPr>
        <w:t xml:space="preserve"> </w:t>
      </w:r>
      <w:r>
        <w:rPr>
          <w:w w:val="95"/>
        </w:rPr>
        <w:t>(FES)</w:t>
      </w:r>
    </w:p>
    <w:p w14:paraId="2CD246BB" w14:textId="70B2D9DA" w:rsidR="00054221" w:rsidRDefault="00BD4E74">
      <w:pPr>
        <w:pStyle w:val="BodyText"/>
        <w:spacing w:before="215" w:line="314" w:lineRule="auto"/>
        <w:ind w:left="120" w:right="575"/>
        <w:jc w:val="both"/>
      </w:pPr>
      <w:r>
        <w:t xml:space="preserve">The food expenditure share (FES) is </w:t>
      </w:r>
      <w:r w:rsidR="67BFFCBF">
        <w:t>the share of household’s total consumption expenditures spent on food. It is</w:t>
      </w:r>
      <w:r>
        <w:t xml:space="preserve"> a proxy food security indicator that is used to measure the</w:t>
      </w:r>
      <w:r>
        <w:rPr>
          <w:spacing w:val="1"/>
        </w:rPr>
        <w:t xml:space="preserve"> </w:t>
      </w:r>
      <w:r>
        <w:t>economic vulnerability of a household</w:t>
      </w:r>
      <w:proofErr w:type="gramStart"/>
      <w:r>
        <w:t>. .</w:t>
      </w:r>
      <w:proofErr w:type="gramEnd"/>
      <w:r>
        <w:rPr>
          <w:spacing w:val="1"/>
        </w:rPr>
        <w:t xml:space="preserve"> </w:t>
      </w:r>
      <w:r>
        <w:t xml:space="preserve">The higher the </w:t>
      </w:r>
      <w:r w:rsidR="0DEE44C0">
        <w:t>FES</w:t>
      </w:r>
      <w:r>
        <w:t xml:space="preserve"> of a household, the more</w:t>
      </w:r>
      <w:r>
        <w:rPr>
          <w:spacing w:val="1"/>
        </w:rPr>
        <w:t xml:space="preserve"> </w:t>
      </w:r>
      <w:r>
        <w:t>vulnerable/food</w:t>
      </w:r>
      <w:r>
        <w:rPr>
          <w:spacing w:val="16"/>
        </w:rPr>
        <w:t xml:space="preserve"> </w:t>
      </w:r>
      <w:r>
        <w:t>insecure</w:t>
      </w:r>
      <w:r>
        <w:rPr>
          <w:spacing w:val="16"/>
        </w:rPr>
        <w:t xml:space="preserve"> </w:t>
      </w:r>
      <w:r>
        <w:t>the</w:t>
      </w:r>
      <w:r>
        <w:rPr>
          <w:spacing w:val="17"/>
        </w:rPr>
        <w:t xml:space="preserve"> </w:t>
      </w:r>
      <w:r>
        <w:t>household.</w:t>
      </w:r>
    </w:p>
    <w:p w14:paraId="19F04F80" w14:textId="2D4434EC" w:rsidR="00054221" w:rsidRDefault="00BD4E74">
      <w:pPr>
        <w:pStyle w:val="BodyText"/>
        <w:spacing w:before="164" w:line="314" w:lineRule="auto"/>
        <w:ind w:left="120" w:right="576"/>
        <w:jc w:val="both"/>
      </w:pPr>
      <w:r>
        <w:t>Table 14 presents the FES results as reported from the 3 pilot countries.</w:t>
      </w:r>
      <w:r>
        <w:rPr>
          <w:spacing w:val="1"/>
        </w:rPr>
        <w:t xml:space="preserve"> </w:t>
      </w:r>
      <w:r>
        <w:t>In the first</w:t>
      </w:r>
      <w:r w:rsidR="55949DD7">
        <w:t xml:space="preserve"> </w:t>
      </w:r>
      <w:r>
        <w:t>row, the</w:t>
      </w:r>
      <w:r>
        <w:rPr>
          <w:spacing w:val="1"/>
        </w:rPr>
        <w:t xml:space="preserve"> </w:t>
      </w:r>
      <w:proofErr w:type="gramStart"/>
      <w:r>
        <w:rPr>
          <w:w w:val="95"/>
        </w:rPr>
        <w:t>FES  shows</w:t>
      </w:r>
      <w:proofErr w:type="gramEnd"/>
      <w:r>
        <w:rPr>
          <w:w w:val="95"/>
        </w:rPr>
        <w:t xml:space="preserve"> that respondents </w:t>
      </w:r>
      <w:r w:rsidR="5EA330BE">
        <w:t xml:space="preserve">consistently report higher FES </w:t>
      </w:r>
      <w:r>
        <w:rPr>
          <w:w w:val="95"/>
        </w:rPr>
        <w:t xml:space="preserve">over the phone </w:t>
      </w:r>
      <w:r w:rsidR="6CFDEBA1">
        <w:t xml:space="preserve">compared to F2F </w:t>
      </w:r>
      <w:r>
        <w:rPr>
          <w:w w:val="95"/>
        </w:rPr>
        <w:t>e</w:t>
      </w:r>
      <w:r>
        <w:rPr>
          <w:spacing w:val="1"/>
          <w:w w:val="95"/>
        </w:rPr>
        <w:t xml:space="preserve"> </w:t>
      </w:r>
      <w:r w:rsidR="7AAC3B8F">
        <w:t xml:space="preserve"> (Table 14)</w:t>
      </w:r>
      <w:r>
        <w:t>.</w:t>
      </w:r>
      <w:r>
        <w:rPr>
          <w:spacing w:val="-4"/>
        </w:rPr>
        <w:t xml:space="preserve"> </w:t>
      </w:r>
      <w:r>
        <w:t>The</w:t>
      </w:r>
      <w:r>
        <w:rPr>
          <w:spacing w:val="-4"/>
        </w:rPr>
        <w:t xml:space="preserve"> </w:t>
      </w:r>
      <w:r>
        <w:t>difference</w:t>
      </w:r>
      <w:r w:rsidR="29DBCAEC">
        <w:t>,</w:t>
      </w:r>
      <w:r>
        <w:rPr>
          <w:spacing w:val="-4"/>
        </w:rPr>
        <w:t xml:space="preserve"> </w:t>
      </w:r>
      <w:r>
        <w:t>on</w:t>
      </w:r>
      <w:r>
        <w:rPr>
          <w:spacing w:val="-4"/>
        </w:rPr>
        <w:t xml:space="preserve"> </w:t>
      </w:r>
      <w:r>
        <w:t>average</w:t>
      </w:r>
      <w:r w:rsidR="294ABDA8">
        <w:t>,</w:t>
      </w:r>
      <w:r>
        <w:rPr>
          <w:spacing w:val="-4"/>
        </w:rPr>
        <w:t xml:space="preserve"> </w:t>
      </w:r>
      <w:r>
        <w:t>is</w:t>
      </w:r>
      <w:r>
        <w:rPr>
          <w:spacing w:val="-4"/>
        </w:rPr>
        <w:t xml:space="preserve"> </w:t>
      </w:r>
      <w:r>
        <w:t>between</w:t>
      </w:r>
      <w:r>
        <w:rPr>
          <w:spacing w:val="-4"/>
        </w:rPr>
        <w:t xml:space="preserve"> </w:t>
      </w:r>
      <w:r>
        <w:t>5</w:t>
      </w:r>
      <w:r w:rsidR="58C0CC7C">
        <w:t>-</w:t>
      </w:r>
      <w:r>
        <w:t>8%</w:t>
      </w:r>
      <w:r>
        <w:rPr>
          <w:spacing w:val="-4"/>
        </w:rPr>
        <w:t xml:space="preserve"> </w:t>
      </w:r>
      <w:r>
        <w:t>and</w:t>
      </w:r>
      <w:r>
        <w:rPr>
          <w:spacing w:val="-4"/>
        </w:rPr>
        <w:t xml:space="preserve"> </w:t>
      </w:r>
      <w:r>
        <w:t>is</w:t>
      </w:r>
      <w:r>
        <w:rPr>
          <w:spacing w:val="-4"/>
        </w:rPr>
        <w:t xml:space="preserve"> </w:t>
      </w:r>
      <w:r>
        <w:t>statistically</w:t>
      </w:r>
      <w:r>
        <w:rPr>
          <w:spacing w:val="-51"/>
        </w:rPr>
        <w:t xml:space="preserve"> </w:t>
      </w:r>
      <w:r>
        <w:t>significant</w:t>
      </w:r>
      <w:r>
        <w:rPr>
          <w:spacing w:val="17"/>
        </w:rPr>
        <w:t xml:space="preserve"> </w:t>
      </w:r>
      <w:r>
        <w:t>across</w:t>
      </w:r>
      <w:r>
        <w:rPr>
          <w:spacing w:val="17"/>
        </w:rPr>
        <w:t xml:space="preserve"> </w:t>
      </w:r>
      <w:r>
        <w:t>all</w:t>
      </w:r>
      <w:r>
        <w:rPr>
          <w:spacing w:val="18"/>
        </w:rPr>
        <w:t xml:space="preserve"> </w:t>
      </w:r>
      <w:r>
        <w:t>countries.</w:t>
      </w:r>
    </w:p>
    <w:p w14:paraId="332693A1" w14:textId="10F56FEB" w:rsidR="00054221" w:rsidRDefault="10FF1B4A">
      <w:pPr>
        <w:pStyle w:val="BodyText"/>
        <w:spacing w:before="165" w:line="314" w:lineRule="auto"/>
        <w:ind w:left="120" w:right="576"/>
        <w:jc w:val="both"/>
      </w:pPr>
      <w:r>
        <w:t>A</w:t>
      </w:r>
      <w:r w:rsidR="00BD4E74">
        <w:t>cross all</w:t>
      </w:r>
      <w:r w:rsidR="00BD4E74">
        <w:rPr>
          <w:spacing w:val="1"/>
        </w:rPr>
        <w:t xml:space="preserve"> </w:t>
      </w:r>
      <w:r w:rsidR="00BD4E74">
        <w:rPr>
          <w:w w:val="95"/>
        </w:rPr>
        <w:t>countries</w:t>
      </w:r>
      <w:r w:rsidR="1C6E15DA">
        <w:rPr>
          <w:w w:val="95"/>
        </w:rPr>
        <w:t>,</w:t>
      </w:r>
      <w:r w:rsidR="00BD4E74">
        <w:rPr>
          <w:w w:val="95"/>
        </w:rPr>
        <w:t xml:space="preserve"> </w:t>
      </w:r>
      <w:r w:rsidR="5E262EFA">
        <w:rPr>
          <w:w w:val="95"/>
        </w:rPr>
        <w:t xml:space="preserve">in </w:t>
      </w:r>
      <w:r w:rsidR="00BD4E74">
        <w:rPr>
          <w:w w:val="95"/>
        </w:rPr>
        <w:t>remote interviews</w:t>
      </w:r>
      <w:r w:rsidR="62EF02B6">
        <w:rPr>
          <w:w w:val="95"/>
        </w:rPr>
        <w:t>,</w:t>
      </w:r>
      <w:r w:rsidR="00BD4E74">
        <w:rPr>
          <w:w w:val="95"/>
        </w:rPr>
        <w:t xml:space="preserve"> significantly </w:t>
      </w:r>
      <w:r w:rsidR="1286B5CC">
        <w:t>more households</w:t>
      </w:r>
      <w:r w:rsidR="1286B5CC">
        <w:rPr>
          <w:w w:val="95"/>
        </w:rPr>
        <w:t xml:space="preserve"> are </w:t>
      </w:r>
      <w:proofErr w:type="gramStart"/>
      <w:r w:rsidR="00BD4E74">
        <w:rPr>
          <w:w w:val="95"/>
        </w:rPr>
        <w:t>classif</w:t>
      </w:r>
      <w:r w:rsidR="1765B1AE">
        <w:rPr>
          <w:w w:val="95"/>
        </w:rPr>
        <w:t>ied</w:t>
      </w:r>
      <w:r w:rsidR="00BD4E74">
        <w:rPr>
          <w:w w:val="95"/>
        </w:rPr>
        <w:t xml:space="preserve"> </w:t>
      </w:r>
      <w:r w:rsidR="00BD4E74">
        <w:rPr>
          <w:spacing w:val="1"/>
          <w:w w:val="95"/>
        </w:rPr>
        <w:t xml:space="preserve"> into</w:t>
      </w:r>
      <w:proofErr w:type="gramEnd"/>
      <w:r w:rsidR="00BD4E74">
        <w:rPr>
          <w:spacing w:val="1"/>
          <w:w w:val="95"/>
        </w:rPr>
        <w:t xml:space="preserve"> </w:t>
      </w:r>
      <w:r w:rsidR="00BD4E74">
        <w:rPr>
          <w:spacing w:val="-5"/>
        </w:rPr>
        <w:t>FES</w:t>
      </w:r>
      <w:r w:rsidR="00BD4E74">
        <w:t xml:space="preserve"> </w:t>
      </w:r>
      <w:r w:rsidR="00BD4E74">
        <w:rPr>
          <w:spacing w:val="-5"/>
        </w:rPr>
        <w:t>&gt;=</w:t>
      </w:r>
      <w:r w:rsidR="00BD4E74">
        <w:t xml:space="preserve"> </w:t>
      </w:r>
      <w:r w:rsidR="00BD4E74">
        <w:rPr>
          <w:spacing w:val="-5"/>
        </w:rPr>
        <w:t>75%</w:t>
      </w:r>
      <w:r w:rsidR="5EC1A466">
        <w:rPr>
          <w:spacing w:val="-5"/>
        </w:rPr>
        <w:t>, which corresponds to s</w:t>
      </w:r>
      <w:r w:rsidR="4769F2D6">
        <w:t>everely food insecure – CARI)</w:t>
      </w:r>
      <w:r w:rsidR="00BD4E74">
        <w:t xml:space="preserve"> </w:t>
      </w:r>
      <w:r w:rsidR="00BD4E74">
        <w:rPr>
          <w:spacing w:val="-5"/>
        </w:rPr>
        <w:t>(Myanmar</w:t>
      </w:r>
      <w:r w:rsidR="00BD4E74">
        <w:t xml:space="preserve"> </w:t>
      </w:r>
      <w:r w:rsidR="00BD4E74">
        <w:rPr>
          <w:spacing w:val="-3"/>
        </w:rPr>
        <w:t>48%,</w:t>
      </w:r>
      <w:r w:rsidR="00BD4E74">
        <w:t xml:space="preserve"> </w:t>
      </w:r>
      <w:r w:rsidR="00BD4E74">
        <w:rPr>
          <w:spacing w:val="-6"/>
        </w:rPr>
        <w:t>Ecuador</w:t>
      </w:r>
      <w:r w:rsidR="00BD4E74">
        <w:t xml:space="preserve"> </w:t>
      </w:r>
      <w:r w:rsidR="00BD4E74">
        <w:rPr>
          <w:spacing w:val="-5"/>
        </w:rPr>
        <w:t>68%</w:t>
      </w:r>
      <w:r w:rsidR="00BD4E74">
        <w:t xml:space="preserve"> </w:t>
      </w:r>
      <w:r w:rsidR="00BD4E74">
        <w:rPr>
          <w:spacing w:val="-5"/>
        </w:rPr>
        <w:t>&amp;</w:t>
      </w:r>
      <w:r w:rsidR="00BD4E74">
        <w:t xml:space="preserve"> </w:t>
      </w:r>
      <w:r w:rsidR="00BD4E74">
        <w:rPr>
          <w:spacing w:val="-5"/>
        </w:rPr>
        <w:t>CAR</w:t>
      </w:r>
      <w:r w:rsidR="00BD4E74">
        <w:t xml:space="preserve"> </w:t>
      </w:r>
      <w:r w:rsidR="00BD4E74">
        <w:rPr>
          <w:spacing w:val="19"/>
        </w:rPr>
        <w:t>54%).</w:t>
      </w:r>
      <w:r w:rsidR="00BD4E74">
        <w:t xml:space="preserve"> </w:t>
      </w:r>
      <w:r w:rsidR="00BD4E74">
        <w:rPr>
          <w:spacing w:val="-5"/>
        </w:rPr>
        <w:t>The</w:t>
      </w:r>
      <w:r w:rsidR="00BD4E74">
        <w:t xml:space="preserve"> </w:t>
      </w:r>
      <w:r w:rsidR="00BD4E74">
        <w:rPr>
          <w:spacing w:val="-5"/>
        </w:rPr>
        <w:t>differences</w:t>
      </w:r>
      <w:r w:rsidR="00BD4E74">
        <w:t xml:space="preserve"> </w:t>
      </w:r>
      <w:r w:rsidR="00BD4E74">
        <w:rPr>
          <w:spacing w:val="-5"/>
        </w:rPr>
        <w:t>for</w:t>
      </w:r>
      <w:r w:rsidR="00BD4E74">
        <w:t xml:space="preserve"> </w:t>
      </w:r>
      <w:r w:rsidR="00BD4E74">
        <w:rPr>
          <w:spacing w:val="-5"/>
        </w:rPr>
        <w:t>those</w:t>
      </w:r>
      <w:r w:rsidR="00BD4E74">
        <w:t xml:space="preserve"> </w:t>
      </w:r>
      <w:r w:rsidR="00BD4E74">
        <w:rPr>
          <w:spacing w:val="-51"/>
        </w:rPr>
        <w:t>who</w:t>
      </w:r>
      <w:r w:rsidR="00BD4E74">
        <w:rPr>
          <w:spacing w:val="-1"/>
        </w:rPr>
        <w:t xml:space="preserve"> </w:t>
      </w:r>
      <w:r w:rsidR="00BD4E74">
        <w:rPr>
          <w:spacing w:val="-9"/>
        </w:rPr>
        <w:t>were</w:t>
      </w:r>
      <w:r w:rsidR="00BD4E74">
        <w:rPr>
          <w:spacing w:val="-1"/>
        </w:rPr>
        <w:t xml:space="preserve"> </w:t>
      </w:r>
      <w:r w:rsidR="00BD4E74">
        <w:rPr>
          <w:spacing w:val="-8"/>
        </w:rPr>
        <w:t>classified</w:t>
      </w:r>
      <w:r w:rsidR="00BD4E74">
        <w:t xml:space="preserve"> </w:t>
      </w:r>
      <w:r w:rsidR="2A92A863">
        <w:rPr>
          <w:spacing w:val="-8"/>
        </w:rPr>
        <w:t>as severely food insecure</w:t>
      </w:r>
      <w:r w:rsidR="00BD4E74">
        <w:t xml:space="preserve"> </w:t>
      </w:r>
      <w:r w:rsidR="00BD4E74">
        <w:rPr>
          <w:spacing w:val="-8"/>
        </w:rPr>
        <w:t>over</w:t>
      </w:r>
      <w:r w:rsidR="00BD4E74">
        <w:t xml:space="preserve"> </w:t>
      </w:r>
      <w:r w:rsidR="00BD4E74">
        <w:rPr>
          <w:spacing w:val="-9"/>
        </w:rPr>
        <w:t>the</w:t>
      </w:r>
      <w:r w:rsidR="00BD4E74">
        <w:t xml:space="preserve"> </w:t>
      </w:r>
      <w:r w:rsidR="00BD4E74">
        <w:rPr>
          <w:spacing w:val="-9"/>
        </w:rPr>
        <w:t>two</w:t>
      </w:r>
      <w:r w:rsidR="00BD4E74">
        <w:t xml:space="preserve"> </w:t>
      </w:r>
      <w:r w:rsidR="00BD4E74">
        <w:rPr>
          <w:spacing w:val="-9"/>
        </w:rPr>
        <w:t>modalities</w:t>
      </w:r>
      <w:r w:rsidR="00BD4E74">
        <w:t xml:space="preserve"> </w:t>
      </w:r>
      <w:r w:rsidR="00BD4E74">
        <w:rPr>
          <w:spacing w:val="-8"/>
        </w:rPr>
        <w:t>was</w:t>
      </w:r>
      <w:r w:rsidR="00BD4E74">
        <w:t xml:space="preserve"> </w:t>
      </w:r>
      <w:r w:rsidR="00BD4E74">
        <w:rPr>
          <w:spacing w:val="-9"/>
        </w:rPr>
        <w:t>larger</w:t>
      </w:r>
      <w:r w:rsidR="00BD4E74">
        <w:t xml:space="preserve"> </w:t>
      </w:r>
      <w:r w:rsidR="00BD4E74">
        <w:rPr>
          <w:spacing w:val="-9"/>
        </w:rPr>
        <w:t>(10%</w:t>
      </w:r>
      <w:r w:rsidR="00BD4E74">
        <w:t xml:space="preserve"> </w:t>
      </w:r>
      <w:r w:rsidR="00BD4E74">
        <w:rPr>
          <w:spacing w:val="-8"/>
        </w:rPr>
        <w:t>to</w:t>
      </w:r>
      <w:r w:rsidR="00BD4E74">
        <w:t xml:space="preserve"> </w:t>
      </w:r>
      <w:r w:rsidR="00BD4E74">
        <w:rPr>
          <w:spacing w:val="-8"/>
        </w:rPr>
        <w:t>19</w:t>
      </w:r>
      <w:r w:rsidR="0F27D534">
        <w:rPr>
          <w:spacing w:val="-8"/>
        </w:rPr>
        <w:t xml:space="preserve"> percentage</w:t>
      </w:r>
      <w:r w:rsidR="00BD4E74">
        <w:t xml:space="preserve"> </w:t>
      </w:r>
      <w:r w:rsidR="00BD4E74">
        <w:rPr>
          <w:spacing w:val="-9"/>
        </w:rPr>
        <w:t>points</w:t>
      </w:r>
      <w:r w:rsidR="00BD4E74">
        <w:t xml:space="preserve"> </w:t>
      </w:r>
      <w:r w:rsidR="00BD4E74">
        <w:rPr>
          <w:spacing w:val="-51"/>
        </w:rPr>
        <w:t>across</w:t>
      </w:r>
      <w:r w:rsidR="00BD4E74">
        <w:t xml:space="preserve"> </w:t>
      </w:r>
      <w:r w:rsidR="00BD4E74">
        <w:rPr>
          <w:spacing w:val="18"/>
        </w:rPr>
        <w:t>all</w:t>
      </w:r>
      <w:r w:rsidR="00BD4E74">
        <w:t xml:space="preserve"> </w:t>
      </w:r>
      <w:r w:rsidR="64A5EE4C">
        <w:t>three</w:t>
      </w:r>
      <w:r w:rsidR="00BD4E74">
        <w:rPr>
          <w:spacing w:val="18"/>
        </w:rPr>
        <w:t>-study</w:t>
      </w:r>
      <w:r w:rsidR="00BD4E74">
        <w:t xml:space="preserve"> countries).</w:t>
      </w:r>
    </w:p>
    <w:p w14:paraId="69FA4ED1" w14:textId="295D94AE" w:rsidR="00054221" w:rsidRDefault="00BD4E74">
      <w:pPr>
        <w:pStyle w:val="BodyText"/>
        <w:spacing w:before="161"/>
        <w:ind w:left="830"/>
        <w:jc w:val="both"/>
      </w:pPr>
      <w:r>
        <w:rPr>
          <w:noProof/>
          <w:color w:val="2B579A"/>
          <w:shd w:val="clear" w:color="auto" w:fill="E6E6E6"/>
        </w:rPr>
        <mc:AlternateContent>
          <mc:Choice Requires="wps">
            <w:drawing>
              <wp:anchor distT="0" distB="0" distL="114300" distR="114300" simplePos="0" relativeHeight="251658263" behindDoc="1" locked="0" layoutInCell="1" allowOverlap="1" wp14:anchorId="5AA31BB6" wp14:editId="2EFC8A97">
                <wp:simplePos x="0" y="0"/>
                <wp:positionH relativeFrom="page">
                  <wp:posOffset>1091565</wp:posOffset>
                </wp:positionH>
                <wp:positionV relativeFrom="paragraph">
                  <wp:posOffset>687070</wp:posOffset>
                </wp:positionV>
                <wp:extent cx="5588635" cy="0"/>
                <wp:effectExtent l="0" t="0" r="0" b="0"/>
                <wp:wrapNone/>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8635"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7FEDCD1">
              <v:line id="Line 36" style="position:absolute;z-index:-20172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85.95pt,54.1pt" to="526pt,54.1pt" w14:anchorId="5B8FC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">
                <w10:wrap anchorx="page"/>
              </v:line>
            </w:pict>
          </mc:Fallback>
        </mc:AlternateContent>
      </w:r>
      <w:r>
        <w:t>Table</w:t>
      </w:r>
      <w:r>
        <w:rPr>
          <w:spacing w:val="-1"/>
        </w:rPr>
        <w:t xml:space="preserve"> </w:t>
      </w:r>
      <w:r>
        <w:t>14:</w:t>
      </w:r>
      <w:r>
        <w:rPr>
          <w:spacing w:val="18"/>
        </w:rPr>
        <w:t xml:space="preserve"> </w:t>
      </w:r>
      <w:r>
        <w:t>Impact of Survey Modality on Expenditure and Food Expenditure Share</w:t>
      </w:r>
    </w:p>
    <w:p w14:paraId="42AEA522" w14:textId="77777777" w:rsidR="00054221" w:rsidRDefault="00054221">
      <w:pPr>
        <w:pStyle w:val="BodyText"/>
        <w:spacing w:before="10"/>
      </w:pPr>
    </w:p>
    <w:tbl>
      <w:tblPr>
        <w:tblW w:w="0" w:type="auto"/>
        <w:tblInd w:w="407" w:type="dxa"/>
        <w:tblLayout w:type="fixed"/>
        <w:tblCellMar>
          <w:left w:w="0" w:type="dxa"/>
          <w:right w:w="0" w:type="dxa"/>
        </w:tblCellMar>
        <w:tblLook w:val="01E0" w:firstRow="1" w:lastRow="1" w:firstColumn="1" w:lastColumn="1" w:noHBand="0" w:noVBand="0"/>
      </w:tblPr>
      <w:tblGrid>
        <w:gridCol w:w="2722"/>
        <w:gridCol w:w="805"/>
        <w:gridCol w:w="794"/>
        <w:gridCol w:w="671"/>
        <w:gridCol w:w="805"/>
        <w:gridCol w:w="850"/>
        <w:gridCol w:w="670"/>
        <w:gridCol w:w="804"/>
        <w:gridCol w:w="671"/>
      </w:tblGrid>
      <w:tr w:rsidR="00054221" w14:paraId="5E3CBE11" w14:textId="77777777">
        <w:trPr>
          <w:trHeight w:val="366"/>
        </w:trPr>
        <w:tc>
          <w:tcPr>
            <w:tcW w:w="2722" w:type="dxa"/>
            <w:tcBorders>
              <w:top w:val="double" w:sz="1" w:space="0" w:color="000000"/>
            </w:tcBorders>
          </w:tcPr>
          <w:p w14:paraId="4101D0D5" w14:textId="77777777" w:rsidR="00054221" w:rsidRDefault="00BD4E74">
            <w:pPr>
              <w:pStyle w:val="TableParagraph"/>
              <w:tabs>
                <w:tab w:val="left" w:pos="2233"/>
              </w:tabs>
              <w:spacing w:before="188" w:line="159" w:lineRule="exact"/>
              <w:ind w:left="119"/>
              <w:jc w:val="left"/>
              <w:rPr>
                <w:sz w:val="16"/>
              </w:rPr>
            </w:pPr>
            <w:r>
              <w:rPr>
                <w:w w:val="105"/>
                <w:sz w:val="16"/>
              </w:rPr>
              <w:t>Variable</w:t>
            </w:r>
            <w:r>
              <w:rPr>
                <w:w w:val="105"/>
                <w:sz w:val="16"/>
              </w:rPr>
              <w:tab/>
              <w:t>F2F</w:t>
            </w:r>
          </w:p>
        </w:tc>
        <w:tc>
          <w:tcPr>
            <w:tcW w:w="805" w:type="dxa"/>
            <w:tcBorders>
              <w:top w:val="double" w:sz="1" w:space="0" w:color="000000"/>
            </w:tcBorders>
          </w:tcPr>
          <w:p w14:paraId="7DB56027" w14:textId="77777777" w:rsidR="00054221" w:rsidRDefault="00BD4E74">
            <w:pPr>
              <w:pStyle w:val="TableParagraph"/>
              <w:spacing w:before="0" w:line="180" w:lineRule="exact"/>
              <w:ind w:left="109" w:right="-29"/>
              <w:jc w:val="left"/>
              <w:rPr>
                <w:sz w:val="16"/>
              </w:rPr>
            </w:pPr>
            <w:r>
              <w:rPr>
                <w:spacing w:val="-1"/>
                <w:w w:val="105"/>
                <w:sz w:val="16"/>
              </w:rPr>
              <w:t>Myanmar</w:t>
            </w:r>
          </w:p>
          <w:p w14:paraId="3236C423" w14:textId="77777777" w:rsidR="00054221" w:rsidRDefault="00BD4E74">
            <w:pPr>
              <w:pStyle w:val="TableParagraph"/>
              <w:spacing w:before="7" w:line="159" w:lineRule="exact"/>
              <w:ind w:left="120"/>
              <w:jc w:val="left"/>
              <w:rPr>
                <w:sz w:val="16"/>
              </w:rPr>
            </w:pPr>
            <w:r>
              <w:rPr>
                <w:w w:val="105"/>
                <w:sz w:val="16"/>
              </w:rPr>
              <w:t>Remote</w:t>
            </w:r>
          </w:p>
        </w:tc>
        <w:tc>
          <w:tcPr>
            <w:tcW w:w="794" w:type="dxa"/>
            <w:tcBorders>
              <w:top w:val="double" w:sz="1" w:space="0" w:color="000000"/>
            </w:tcBorders>
          </w:tcPr>
          <w:p w14:paraId="7A0F31E0" w14:textId="77777777" w:rsidR="00054221" w:rsidRDefault="00BD4E74">
            <w:pPr>
              <w:pStyle w:val="TableParagraph"/>
              <w:spacing w:before="188" w:line="159" w:lineRule="exact"/>
              <w:ind w:left="260"/>
              <w:jc w:val="left"/>
              <w:rPr>
                <w:sz w:val="16"/>
              </w:rPr>
            </w:pPr>
            <w:r>
              <w:rPr>
                <w:sz w:val="16"/>
              </w:rPr>
              <w:t>Diff</w:t>
            </w:r>
          </w:p>
        </w:tc>
        <w:tc>
          <w:tcPr>
            <w:tcW w:w="671" w:type="dxa"/>
            <w:tcBorders>
              <w:top w:val="double" w:sz="1" w:space="0" w:color="000000"/>
            </w:tcBorders>
          </w:tcPr>
          <w:p w14:paraId="33F9634D" w14:textId="77777777" w:rsidR="00054221" w:rsidRDefault="00BD4E74">
            <w:pPr>
              <w:pStyle w:val="TableParagraph"/>
              <w:spacing w:before="188" w:line="159" w:lineRule="exact"/>
              <w:ind w:left="85" w:right="82"/>
              <w:rPr>
                <w:sz w:val="16"/>
              </w:rPr>
            </w:pPr>
            <w:r>
              <w:rPr>
                <w:w w:val="110"/>
                <w:sz w:val="16"/>
              </w:rPr>
              <w:t>F2F</w:t>
            </w:r>
          </w:p>
        </w:tc>
        <w:tc>
          <w:tcPr>
            <w:tcW w:w="805" w:type="dxa"/>
            <w:tcBorders>
              <w:top w:val="double" w:sz="1" w:space="0" w:color="000000"/>
            </w:tcBorders>
          </w:tcPr>
          <w:p w14:paraId="01633D72" w14:textId="77777777" w:rsidR="00054221" w:rsidRDefault="00BD4E74">
            <w:pPr>
              <w:pStyle w:val="TableParagraph"/>
              <w:spacing w:before="0" w:line="180" w:lineRule="exact"/>
              <w:ind w:left="187"/>
              <w:jc w:val="left"/>
              <w:rPr>
                <w:sz w:val="16"/>
              </w:rPr>
            </w:pPr>
            <w:r>
              <w:rPr>
                <w:sz w:val="16"/>
              </w:rPr>
              <w:t>Ecuador</w:t>
            </w:r>
          </w:p>
          <w:p w14:paraId="5738E1EE" w14:textId="77777777" w:rsidR="00054221" w:rsidRDefault="00BD4E74">
            <w:pPr>
              <w:pStyle w:val="TableParagraph"/>
              <w:spacing w:before="7" w:line="159" w:lineRule="exact"/>
              <w:ind w:left="121"/>
              <w:jc w:val="left"/>
              <w:rPr>
                <w:sz w:val="16"/>
              </w:rPr>
            </w:pPr>
            <w:r>
              <w:rPr>
                <w:w w:val="105"/>
                <w:sz w:val="16"/>
              </w:rPr>
              <w:t>Remote</w:t>
            </w:r>
          </w:p>
        </w:tc>
        <w:tc>
          <w:tcPr>
            <w:tcW w:w="850" w:type="dxa"/>
            <w:tcBorders>
              <w:top w:val="double" w:sz="1" w:space="0" w:color="000000"/>
            </w:tcBorders>
          </w:tcPr>
          <w:p w14:paraId="3C40450C" w14:textId="77777777" w:rsidR="00054221" w:rsidRDefault="00BD4E74">
            <w:pPr>
              <w:pStyle w:val="TableParagraph"/>
              <w:spacing w:before="188" w:line="159" w:lineRule="exact"/>
              <w:ind w:left="98" w:right="93"/>
              <w:rPr>
                <w:sz w:val="16"/>
              </w:rPr>
            </w:pPr>
            <w:r>
              <w:rPr>
                <w:sz w:val="16"/>
              </w:rPr>
              <w:t>Diff</w:t>
            </w:r>
          </w:p>
        </w:tc>
        <w:tc>
          <w:tcPr>
            <w:tcW w:w="670" w:type="dxa"/>
            <w:tcBorders>
              <w:top w:val="double" w:sz="1" w:space="0" w:color="000000"/>
            </w:tcBorders>
          </w:tcPr>
          <w:p w14:paraId="08A5BDA5" w14:textId="77777777" w:rsidR="00054221" w:rsidRDefault="00BD4E74">
            <w:pPr>
              <w:pStyle w:val="TableParagraph"/>
              <w:spacing w:before="188" w:line="159" w:lineRule="exact"/>
              <w:ind w:left="93" w:right="85"/>
              <w:rPr>
                <w:sz w:val="16"/>
              </w:rPr>
            </w:pPr>
            <w:r>
              <w:rPr>
                <w:w w:val="110"/>
                <w:sz w:val="16"/>
              </w:rPr>
              <w:t>F2F</w:t>
            </w:r>
          </w:p>
        </w:tc>
        <w:tc>
          <w:tcPr>
            <w:tcW w:w="804" w:type="dxa"/>
            <w:tcBorders>
              <w:top w:val="double" w:sz="1" w:space="0" w:color="000000"/>
            </w:tcBorders>
          </w:tcPr>
          <w:p w14:paraId="59692613" w14:textId="77777777" w:rsidR="00054221" w:rsidRDefault="00BD4E74">
            <w:pPr>
              <w:pStyle w:val="TableParagraph"/>
              <w:spacing w:before="0" w:line="180" w:lineRule="exact"/>
              <w:ind w:left="221"/>
              <w:jc w:val="left"/>
              <w:rPr>
                <w:sz w:val="16"/>
              </w:rPr>
            </w:pPr>
            <w:r>
              <w:rPr>
                <w:w w:val="115"/>
                <w:sz w:val="16"/>
              </w:rPr>
              <w:t>CAR</w:t>
            </w:r>
          </w:p>
          <w:p w14:paraId="31E69D84" w14:textId="77777777" w:rsidR="00054221" w:rsidRDefault="00BD4E74">
            <w:pPr>
              <w:pStyle w:val="TableParagraph"/>
              <w:spacing w:before="7" w:line="159" w:lineRule="exact"/>
              <w:ind w:left="124"/>
              <w:jc w:val="left"/>
              <w:rPr>
                <w:sz w:val="16"/>
              </w:rPr>
            </w:pPr>
            <w:r>
              <w:rPr>
                <w:w w:val="105"/>
                <w:sz w:val="16"/>
              </w:rPr>
              <w:t>Remote</w:t>
            </w:r>
          </w:p>
        </w:tc>
        <w:tc>
          <w:tcPr>
            <w:tcW w:w="671" w:type="dxa"/>
            <w:tcBorders>
              <w:top w:val="double" w:sz="1" w:space="0" w:color="000000"/>
            </w:tcBorders>
          </w:tcPr>
          <w:p w14:paraId="77359908" w14:textId="77777777" w:rsidR="00054221" w:rsidRDefault="00BD4E74">
            <w:pPr>
              <w:pStyle w:val="TableParagraph"/>
              <w:spacing w:before="188" w:line="159" w:lineRule="exact"/>
              <w:ind w:left="93" w:right="79"/>
              <w:rPr>
                <w:sz w:val="16"/>
              </w:rPr>
            </w:pPr>
            <w:r>
              <w:rPr>
                <w:sz w:val="16"/>
              </w:rPr>
              <w:t>Diff</w:t>
            </w:r>
          </w:p>
        </w:tc>
      </w:tr>
      <w:tr w:rsidR="00054221" w14:paraId="291F280D" w14:textId="77777777">
        <w:trPr>
          <w:trHeight w:val="193"/>
        </w:trPr>
        <w:tc>
          <w:tcPr>
            <w:tcW w:w="2722" w:type="dxa"/>
          </w:tcPr>
          <w:p w14:paraId="5B547D3F" w14:textId="77777777" w:rsidR="00054221" w:rsidRDefault="00BD4E74">
            <w:pPr>
              <w:pStyle w:val="TableParagraph"/>
              <w:tabs>
                <w:tab w:val="left" w:pos="2235"/>
              </w:tabs>
              <w:spacing w:before="18"/>
              <w:ind w:left="119"/>
              <w:jc w:val="left"/>
              <w:rPr>
                <w:sz w:val="16"/>
              </w:rPr>
            </w:pPr>
            <w:r>
              <w:rPr>
                <w:sz w:val="16"/>
              </w:rPr>
              <w:t>Food</w:t>
            </w:r>
            <w:r>
              <w:rPr>
                <w:spacing w:val="30"/>
                <w:sz w:val="16"/>
              </w:rPr>
              <w:t xml:space="preserve"> </w:t>
            </w:r>
            <w:r>
              <w:rPr>
                <w:sz w:val="16"/>
              </w:rPr>
              <w:t>Expenditure</w:t>
            </w:r>
            <w:r>
              <w:rPr>
                <w:spacing w:val="30"/>
                <w:sz w:val="16"/>
              </w:rPr>
              <w:t xml:space="preserve"> </w:t>
            </w:r>
            <w:r>
              <w:rPr>
                <w:sz w:val="16"/>
              </w:rPr>
              <w:t>Share</w:t>
            </w:r>
            <w:r>
              <w:rPr>
                <w:sz w:val="16"/>
              </w:rPr>
              <w:tab/>
              <w:t>0.66</w:t>
            </w:r>
          </w:p>
        </w:tc>
        <w:tc>
          <w:tcPr>
            <w:tcW w:w="805" w:type="dxa"/>
          </w:tcPr>
          <w:p w14:paraId="5355C961" w14:textId="77777777" w:rsidR="00054221" w:rsidRDefault="00BD4E74">
            <w:pPr>
              <w:pStyle w:val="TableParagraph"/>
              <w:spacing w:before="18"/>
              <w:ind w:left="150" w:right="149"/>
              <w:rPr>
                <w:sz w:val="16"/>
              </w:rPr>
            </w:pPr>
            <w:r>
              <w:rPr>
                <w:w w:val="105"/>
                <w:sz w:val="16"/>
              </w:rPr>
              <w:t>0.71</w:t>
            </w:r>
          </w:p>
        </w:tc>
        <w:tc>
          <w:tcPr>
            <w:tcW w:w="794" w:type="dxa"/>
          </w:tcPr>
          <w:p w14:paraId="1D1B72DF" w14:textId="77777777" w:rsidR="00054221" w:rsidRDefault="00BD4E74">
            <w:pPr>
              <w:pStyle w:val="TableParagraph"/>
              <w:spacing w:before="18"/>
              <w:ind w:left="120"/>
              <w:jc w:val="left"/>
              <w:rPr>
                <w:sz w:val="16"/>
              </w:rPr>
            </w:pPr>
            <w:r>
              <w:rPr>
                <w:w w:val="105"/>
                <w:sz w:val="16"/>
              </w:rPr>
              <w:t>0.05***</w:t>
            </w:r>
          </w:p>
        </w:tc>
        <w:tc>
          <w:tcPr>
            <w:tcW w:w="671" w:type="dxa"/>
          </w:tcPr>
          <w:p w14:paraId="41128651" w14:textId="77777777" w:rsidR="00054221" w:rsidRDefault="00BD4E74">
            <w:pPr>
              <w:pStyle w:val="TableParagraph"/>
              <w:spacing w:before="18"/>
              <w:ind w:left="86" w:right="82"/>
              <w:rPr>
                <w:sz w:val="16"/>
              </w:rPr>
            </w:pPr>
            <w:r>
              <w:rPr>
                <w:w w:val="105"/>
                <w:sz w:val="16"/>
              </w:rPr>
              <w:t>0.71</w:t>
            </w:r>
          </w:p>
        </w:tc>
        <w:tc>
          <w:tcPr>
            <w:tcW w:w="805" w:type="dxa"/>
          </w:tcPr>
          <w:p w14:paraId="7EB798D4" w14:textId="77777777" w:rsidR="00054221" w:rsidRDefault="00BD4E74">
            <w:pPr>
              <w:pStyle w:val="TableParagraph"/>
              <w:spacing w:before="18"/>
              <w:ind w:left="155" w:right="149"/>
              <w:rPr>
                <w:sz w:val="16"/>
              </w:rPr>
            </w:pPr>
            <w:r>
              <w:rPr>
                <w:sz w:val="16"/>
              </w:rPr>
              <w:t>0.79</w:t>
            </w:r>
          </w:p>
        </w:tc>
        <w:tc>
          <w:tcPr>
            <w:tcW w:w="850" w:type="dxa"/>
          </w:tcPr>
          <w:p w14:paraId="646F0130" w14:textId="77777777" w:rsidR="00054221" w:rsidRDefault="00BD4E74">
            <w:pPr>
              <w:pStyle w:val="TableParagraph"/>
              <w:spacing w:before="18"/>
              <w:ind w:left="151"/>
              <w:jc w:val="left"/>
              <w:rPr>
                <w:sz w:val="16"/>
              </w:rPr>
            </w:pPr>
            <w:r>
              <w:rPr>
                <w:sz w:val="16"/>
              </w:rPr>
              <w:t>0.08***</w:t>
            </w:r>
          </w:p>
        </w:tc>
        <w:tc>
          <w:tcPr>
            <w:tcW w:w="670" w:type="dxa"/>
          </w:tcPr>
          <w:p w14:paraId="118D782A" w14:textId="77777777" w:rsidR="00054221" w:rsidRDefault="00BD4E74">
            <w:pPr>
              <w:pStyle w:val="TableParagraph"/>
              <w:spacing w:before="18"/>
              <w:ind w:left="94" w:right="84"/>
              <w:rPr>
                <w:sz w:val="16"/>
              </w:rPr>
            </w:pPr>
            <w:r>
              <w:rPr>
                <w:sz w:val="16"/>
              </w:rPr>
              <w:t>0.67</w:t>
            </w:r>
          </w:p>
        </w:tc>
        <w:tc>
          <w:tcPr>
            <w:tcW w:w="804" w:type="dxa"/>
          </w:tcPr>
          <w:p w14:paraId="7B47A20B" w14:textId="77777777" w:rsidR="00054221" w:rsidRDefault="00BD4E74">
            <w:pPr>
              <w:pStyle w:val="TableParagraph"/>
              <w:spacing w:before="18"/>
              <w:ind w:left="166" w:right="152"/>
              <w:rPr>
                <w:sz w:val="16"/>
              </w:rPr>
            </w:pPr>
            <w:r>
              <w:rPr>
                <w:sz w:val="16"/>
              </w:rPr>
              <w:t>0.73</w:t>
            </w:r>
          </w:p>
        </w:tc>
        <w:tc>
          <w:tcPr>
            <w:tcW w:w="671" w:type="dxa"/>
          </w:tcPr>
          <w:p w14:paraId="06208872" w14:textId="77777777" w:rsidR="00054221" w:rsidRDefault="00BD4E74">
            <w:pPr>
              <w:pStyle w:val="TableParagraph"/>
              <w:spacing w:before="18"/>
              <w:ind w:left="93" w:right="76"/>
              <w:rPr>
                <w:sz w:val="16"/>
              </w:rPr>
            </w:pPr>
            <w:r>
              <w:rPr>
                <w:sz w:val="16"/>
              </w:rPr>
              <w:t>0.06*</w:t>
            </w:r>
          </w:p>
        </w:tc>
      </w:tr>
      <w:tr w:rsidR="00054221" w14:paraId="0FF2009D" w14:textId="77777777">
        <w:trPr>
          <w:trHeight w:val="189"/>
        </w:trPr>
        <w:tc>
          <w:tcPr>
            <w:tcW w:w="2722" w:type="dxa"/>
          </w:tcPr>
          <w:p w14:paraId="2B503BC3" w14:textId="77777777" w:rsidR="00054221" w:rsidRDefault="00BD4E74">
            <w:pPr>
              <w:pStyle w:val="TableParagraph"/>
              <w:ind w:right="117"/>
              <w:jc w:val="right"/>
              <w:rPr>
                <w:sz w:val="16"/>
              </w:rPr>
            </w:pPr>
            <w:r>
              <w:rPr>
                <w:w w:val="105"/>
                <w:sz w:val="16"/>
              </w:rPr>
              <w:t>(0.15)</w:t>
            </w:r>
          </w:p>
        </w:tc>
        <w:tc>
          <w:tcPr>
            <w:tcW w:w="805" w:type="dxa"/>
          </w:tcPr>
          <w:p w14:paraId="401174CB" w14:textId="77777777" w:rsidR="00054221" w:rsidRDefault="00BD4E74">
            <w:pPr>
              <w:pStyle w:val="TableParagraph"/>
              <w:ind w:left="150" w:right="149"/>
              <w:rPr>
                <w:sz w:val="16"/>
              </w:rPr>
            </w:pPr>
            <w:r>
              <w:rPr>
                <w:w w:val="105"/>
                <w:sz w:val="16"/>
              </w:rPr>
              <w:t>(0.14)</w:t>
            </w:r>
          </w:p>
        </w:tc>
        <w:tc>
          <w:tcPr>
            <w:tcW w:w="794" w:type="dxa"/>
          </w:tcPr>
          <w:p w14:paraId="78BA5820" w14:textId="77777777" w:rsidR="00054221" w:rsidRDefault="00BD4E74">
            <w:pPr>
              <w:pStyle w:val="TableParagraph"/>
              <w:ind w:left="181"/>
              <w:jc w:val="left"/>
              <w:rPr>
                <w:sz w:val="16"/>
              </w:rPr>
            </w:pPr>
            <w:r>
              <w:rPr>
                <w:sz w:val="16"/>
              </w:rPr>
              <w:t>(0.00)</w:t>
            </w:r>
          </w:p>
        </w:tc>
        <w:tc>
          <w:tcPr>
            <w:tcW w:w="671" w:type="dxa"/>
          </w:tcPr>
          <w:p w14:paraId="1FD3AF4D" w14:textId="77777777" w:rsidR="00054221" w:rsidRDefault="00BD4E74">
            <w:pPr>
              <w:pStyle w:val="TableParagraph"/>
              <w:ind w:left="86" w:right="82"/>
              <w:rPr>
                <w:sz w:val="16"/>
              </w:rPr>
            </w:pPr>
            <w:r>
              <w:rPr>
                <w:w w:val="105"/>
                <w:sz w:val="16"/>
              </w:rPr>
              <w:t>(0.19)</w:t>
            </w:r>
          </w:p>
        </w:tc>
        <w:tc>
          <w:tcPr>
            <w:tcW w:w="805" w:type="dxa"/>
          </w:tcPr>
          <w:p w14:paraId="16F8D133" w14:textId="77777777" w:rsidR="00054221" w:rsidRDefault="00BD4E74">
            <w:pPr>
              <w:pStyle w:val="TableParagraph"/>
              <w:ind w:left="154" w:right="149"/>
              <w:rPr>
                <w:sz w:val="16"/>
              </w:rPr>
            </w:pPr>
            <w:r>
              <w:rPr>
                <w:w w:val="105"/>
                <w:sz w:val="16"/>
              </w:rPr>
              <w:t>(0.16)</w:t>
            </w:r>
          </w:p>
        </w:tc>
        <w:tc>
          <w:tcPr>
            <w:tcW w:w="850" w:type="dxa"/>
          </w:tcPr>
          <w:p w14:paraId="627E5C27" w14:textId="77777777" w:rsidR="00054221" w:rsidRDefault="00BD4E74">
            <w:pPr>
              <w:pStyle w:val="TableParagraph"/>
              <w:ind w:left="212"/>
              <w:jc w:val="left"/>
              <w:rPr>
                <w:sz w:val="16"/>
              </w:rPr>
            </w:pPr>
            <w:r>
              <w:rPr>
                <w:sz w:val="16"/>
              </w:rPr>
              <w:t>(0.00)</w:t>
            </w:r>
          </w:p>
        </w:tc>
        <w:tc>
          <w:tcPr>
            <w:tcW w:w="670" w:type="dxa"/>
          </w:tcPr>
          <w:p w14:paraId="24A24113" w14:textId="77777777" w:rsidR="00054221" w:rsidRDefault="00BD4E74">
            <w:pPr>
              <w:pStyle w:val="TableParagraph"/>
              <w:ind w:left="94" w:right="85"/>
              <w:rPr>
                <w:sz w:val="16"/>
              </w:rPr>
            </w:pPr>
            <w:r>
              <w:rPr>
                <w:sz w:val="16"/>
              </w:rPr>
              <w:t>(0.20)</w:t>
            </w:r>
          </w:p>
        </w:tc>
        <w:tc>
          <w:tcPr>
            <w:tcW w:w="804" w:type="dxa"/>
          </w:tcPr>
          <w:p w14:paraId="7FA747DF" w14:textId="77777777" w:rsidR="00054221" w:rsidRDefault="00BD4E74">
            <w:pPr>
              <w:pStyle w:val="TableParagraph"/>
              <w:ind w:left="166" w:right="153"/>
              <w:rPr>
                <w:sz w:val="16"/>
              </w:rPr>
            </w:pPr>
            <w:r>
              <w:rPr>
                <w:sz w:val="16"/>
              </w:rPr>
              <w:t>(0.24)</w:t>
            </w:r>
          </w:p>
        </w:tc>
        <w:tc>
          <w:tcPr>
            <w:tcW w:w="671" w:type="dxa"/>
          </w:tcPr>
          <w:p w14:paraId="4F7D2B46" w14:textId="77777777" w:rsidR="00054221" w:rsidRDefault="00BD4E74">
            <w:pPr>
              <w:pStyle w:val="TableParagraph"/>
              <w:ind w:left="93" w:right="77"/>
              <w:rPr>
                <w:sz w:val="16"/>
              </w:rPr>
            </w:pPr>
            <w:r>
              <w:rPr>
                <w:sz w:val="16"/>
              </w:rPr>
              <w:t>(0.01)</w:t>
            </w:r>
          </w:p>
        </w:tc>
      </w:tr>
      <w:tr w:rsidR="00054221" w14:paraId="414DA6DB" w14:textId="77777777">
        <w:trPr>
          <w:trHeight w:val="189"/>
        </w:trPr>
        <w:tc>
          <w:tcPr>
            <w:tcW w:w="2722" w:type="dxa"/>
          </w:tcPr>
          <w:p w14:paraId="520E34E4" w14:textId="77777777" w:rsidR="00054221" w:rsidRDefault="00BD4E74">
            <w:pPr>
              <w:pStyle w:val="TableParagraph"/>
              <w:tabs>
                <w:tab w:val="right" w:pos="2536"/>
              </w:tabs>
              <w:ind w:left="119"/>
              <w:jc w:val="left"/>
              <w:rPr>
                <w:sz w:val="16"/>
              </w:rPr>
            </w:pPr>
            <w:r>
              <w:rPr>
                <w:w w:val="105"/>
                <w:sz w:val="16"/>
              </w:rPr>
              <w:t>FES</w:t>
            </w:r>
            <w:r>
              <w:rPr>
                <w:spacing w:val="14"/>
                <w:w w:val="105"/>
                <w:sz w:val="16"/>
              </w:rPr>
              <w:t xml:space="preserve"> </w:t>
            </w:r>
            <w:r>
              <w:rPr>
                <w:w w:val="105"/>
                <w:sz w:val="16"/>
              </w:rPr>
              <w:t>&lt;</w:t>
            </w:r>
            <w:r>
              <w:rPr>
                <w:spacing w:val="14"/>
                <w:w w:val="105"/>
                <w:sz w:val="16"/>
              </w:rPr>
              <w:t xml:space="preserve"> </w:t>
            </w:r>
            <w:r>
              <w:rPr>
                <w:w w:val="105"/>
                <w:sz w:val="16"/>
              </w:rPr>
              <w:t>50</w:t>
            </w:r>
            <w:r>
              <w:rPr>
                <w:spacing w:val="15"/>
                <w:w w:val="105"/>
                <w:sz w:val="16"/>
              </w:rPr>
              <w:t xml:space="preserve"> </w:t>
            </w:r>
            <w:r>
              <w:rPr>
                <w:w w:val="105"/>
                <w:sz w:val="16"/>
              </w:rPr>
              <w:t>percent</w:t>
            </w:r>
            <w:r>
              <w:rPr>
                <w:rFonts w:ascii="Times New Roman"/>
                <w:w w:val="105"/>
                <w:sz w:val="16"/>
              </w:rPr>
              <w:tab/>
            </w:r>
            <w:r>
              <w:rPr>
                <w:w w:val="105"/>
                <w:sz w:val="16"/>
              </w:rPr>
              <w:t>0.13</w:t>
            </w:r>
          </w:p>
        </w:tc>
        <w:tc>
          <w:tcPr>
            <w:tcW w:w="805" w:type="dxa"/>
          </w:tcPr>
          <w:p w14:paraId="060FEEF7" w14:textId="77777777" w:rsidR="00054221" w:rsidRDefault="00BD4E74">
            <w:pPr>
              <w:pStyle w:val="TableParagraph"/>
              <w:ind w:left="150" w:right="149"/>
              <w:rPr>
                <w:sz w:val="16"/>
              </w:rPr>
            </w:pPr>
            <w:r>
              <w:rPr>
                <w:sz w:val="16"/>
              </w:rPr>
              <w:t>0.08</w:t>
            </w:r>
          </w:p>
        </w:tc>
        <w:tc>
          <w:tcPr>
            <w:tcW w:w="794" w:type="dxa"/>
          </w:tcPr>
          <w:p w14:paraId="2C4F2EEE" w14:textId="77777777" w:rsidR="00054221" w:rsidRDefault="00BD4E74">
            <w:pPr>
              <w:pStyle w:val="TableParagraph"/>
              <w:ind w:left="177"/>
              <w:jc w:val="left"/>
              <w:rPr>
                <w:sz w:val="16"/>
              </w:rPr>
            </w:pPr>
            <w:r>
              <w:rPr>
                <w:sz w:val="16"/>
              </w:rPr>
              <w:t>-0.06*</w:t>
            </w:r>
          </w:p>
        </w:tc>
        <w:tc>
          <w:tcPr>
            <w:tcW w:w="671" w:type="dxa"/>
          </w:tcPr>
          <w:p w14:paraId="74C838F3" w14:textId="77777777" w:rsidR="00054221" w:rsidRDefault="00BD4E74">
            <w:pPr>
              <w:pStyle w:val="TableParagraph"/>
              <w:ind w:left="86" w:right="82"/>
              <w:rPr>
                <w:sz w:val="16"/>
              </w:rPr>
            </w:pPr>
            <w:r>
              <w:rPr>
                <w:sz w:val="16"/>
              </w:rPr>
              <w:t>0.15</w:t>
            </w:r>
          </w:p>
        </w:tc>
        <w:tc>
          <w:tcPr>
            <w:tcW w:w="805" w:type="dxa"/>
          </w:tcPr>
          <w:p w14:paraId="403DAFF9" w14:textId="77777777" w:rsidR="00054221" w:rsidRDefault="00BD4E74">
            <w:pPr>
              <w:pStyle w:val="TableParagraph"/>
              <w:ind w:left="155" w:right="149"/>
              <w:rPr>
                <w:sz w:val="16"/>
              </w:rPr>
            </w:pPr>
            <w:r>
              <w:rPr>
                <w:sz w:val="16"/>
              </w:rPr>
              <w:t>0.05</w:t>
            </w:r>
          </w:p>
        </w:tc>
        <w:tc>
          <w:tcPr>
            <w:tcW w:w="850" w:type="dxa"/>
          </w:tcPr>
          <w:p w14:paraId="1994BA4D" w14:textId="77777777" w:rsidR="00054221" w:rsidRDefault="00BD4E74">
            <w:pPr>
              <w:pStyle w:val="TableParagraph"/>
              <w:ind w:left="123"/>
              <w:jc w:val="left"/>
              <w:rPr>
                <w:sz w:val="16"/>
              </w:rPr>
            </w:pPr>
            <w:r>
              <w:rPr>
                <w:w w:val="105"/>
                <w:sz w:val="16"/>
              </w:rPr>
              <w:t>-0.10***</w:t>
            </w:r>
          </w:p>
        </w:tc>
        <w:tc>
          <w:tcPr>
            <w:tcW w:w="670" w:type="dxa"/>
          </w:tcPr>
          <w:p w14:paraId="79BBE373" w14:textId="77777777" w:rsidR="00054221" w:rsidRDefault="00BD4E74">
            <w:pPr>
              <w:pStyle w:val="TableParagraph"/>
              <w:ind w:left="94" w:right="84"/>
              <w:rPr>
                <w:sz w:val="16"/>
              </w:rPr>
            </w:pPr>
            <w:r>
              <w:rPr>
                <w:sz w:val="16"/>
              </w:rPr>
              <w:t>0.20</w:t>
            </w:r>
          </w:p>
        </w:tc>
        <w:tc>
          <w:tcPr>
            <w:tcW w:w="804" w:type="dxa"/>
          </w:tcPr>
          <w:p w14:paraId="3811BDEC" w14:textId="77777777" w:rsidR="00054221" w:rsidRDefault="00BD4E74">
            <w:pPr>
              <w:pStyle w:val="TableParagraph"/>
              <w:ind w:left="166" w:right="152"/>
              <w:rPr>
                <w:sz w:val="16"/>
              </w:rPr>
            </w:pPr>
            <w:r>
              <w:rPr>
                <w:sz w:val="16"/>
              </w:rPr>
              <w:t>0.16</w:t>
            </w:r>
          </w:p>
        </w:tc>
        <w:tc>
          <w:tcPr>
            <w:tcW w:w="671" w:type="dxa"/>
          </w:tcPr>
          <w:p w14:paraId="1BAFC60D" w14:textId="77777777" w:rsidR="00054221" w:rsidRDefault="00BD4E74">
            <w:pPr>
              <w:pStyle w:val="TableParagraph"/>
              <w:ind w:left="93" w:right="76"/>
              <w:rPr>
                <w:sz w:val="16"/>
              </w:rPr>
            </w:pPr>
            <w:r>
              <w:rPr>
                <w:sz w:val="16"/>
              </w:rPr>
              <w:t>-0.04</w:t>
            </w:r>
          </w:p>
        </w:tc>
      </w:tr>
      <w:tr w:rsidR="00054221" w14:paraId="3286B1F6" w14:textId="77777777">
        <w:trPr>
          <w:trHeight w:val="189"/>
        </w:trPr>
        <w:tc>
          <w:tcPr>
            <w:tcW w:w="2722" w:type="dxa"/>
          </w:tcPr>
          <w:p w14:paraId="5B06F9FF" w14:textId="77777777" w:rsidR="00054221" w:rsidRDefault="00BD4E74">
            <w:pPr>
              <w:pStyle w:val="TableParagraph"/>
              <w:ind w:right="117"/>
              <w:jc w:val="right"/>
              <w:rPr>
                <w:sz w:val="16"/>
              </w:rPr>
            </w:pPr>
            <w:r>
              <w:rPr>
                <w:sz w:val="16"/>
              </w:rPr>
              <w:t>(0.34)</w:t>
            </w:r>
          </w:p>
        </w:tc>
        <w:tc>
          <w:tcPr>
            <w:tcW w:w="805" w:type="dxa"/>
          </w:tcPr>
          <w:p w14:paraId="35B18EB1" w14:textId="77777777" w:rsidR="00054221" w:rsidRDefault="00BD4E74">
            <w:pPr>
              <w:pStyle w:val="TableParagraph"/>
              <w:ind w:left="150" w:right="149"/>
              <w:rPr>
                <w:sz w:val="16"/>
              </w:rPr>
            </w:pPr>
            <w:r>
              <w:rPr>
                <w:sz w:val="16"/>
              </w:rPr>
              <w:t>(0.27)</w:t>
            </w:r>
          </w:p>
        </w:tc>
        <w:tc>
          <w:tcPr>
            <w:tcW w:w="794" w:type="dxa"/>
          </w:tcPr>
          <w:p w14:paraId="77BBFB15" w14:textId="77777777" w:rsidR="00054221" w:rsidRDefault="00BD4E74">
            <w:pPr>
              <w:pStyle w:val="TableParagraph"/>
              <w:ind w:left="181"/>
              <w:jc w:val="left"/>
              <w:rPr>
                <w:sz w:val="16"/>
              </w:rPr>
            </w:pPr>
            <w:r>
              <w:rPr>
                <w:sz w:val="16"/>
              </w:rPr>
              <w:t>(0.01)</w:t>
            </w:r>
          </w:p>
        </w:tc>
        <w:tc>
          <w:tcPr>
            <w:tcW w:w="671" w:type="dxa"/>
          </w:tcPr>
          <w:p w14:paraId="019C4C38" w14:textId="77777777" w:rsidR="00054221" w:rsidRDefault="00BD4E74">
            <w:pPr>
              <w:pStyle w:val="TableParagraph"/>
              <w:ind w:left="86" w:right="82"/>
              <w:rPr>
                <w:sz w:val="16"/>
              </w:rPr>
            </w:pPr>
            <w:r>
              <w:rPr>
                <w:sz w:val="16"/>
              </w:rPr>
              <w:t>(0.36)</w:t>
            </w:r>
          </w:p>
        </w:tc>
        <w:tc>
          <w:tcPr>
            <w:tcW w:w="805" w:type="dxa"/>
          </w:tcPr>
          <w:p w14:paraId="6424AFEC" w14:textId="77777777" w:rsidR="00054221" w:rsidRDefault="00BD4E74">
            <w:pPr>
              <w:pStyle w:val="TableParagraph"/>
              <w:ind w:left="154" w:right="149"/>
              <w:rPr>
                <w:sz w:val="16"/>
              </w:rPr>
            </w:pPr>
            <w:r>
              <w:rPr>
                <w:sz w:val="16"/>
              </w:rPr>
              <w:t>(0.22)</w:t>
            </w:r>
          </w:p>
        </w:tc>
        <w:tc>
          <w:tcPr>
            <w:tcW w:w="850" w:type="dxa"/>
          </w:tcPr>
          <w:p w14:paraId="6E7DD7AF" w14:textId="77777777" w:rsidR="00054221" w:rsidRDefault="00BD4E74">
            <w:pPr>
              <w:pStyle w:val="TableParagraph"/>
              <w:ind w:left="212"/>
              <w:jc w:val="left"/>
              <w:rPr>
                <w:sz w:val="16"/>
              </w:rPr>
            </w:pPr>
            <w:r>
              <w:rPr>
                <w:sz w:val="16"/>
              </w:rPr>
              <w:t>(0.00)</w:t>
            </w:r>
          </w:p>
        </w:tc>
        <w:tc>
          <w:tcPr>
            <w:tcW w:w="670" w:type="dxa"/>
          </w:tcPr>
          <w:p w14:paraId="6CC84FE7" w14:textId="77777777" w:rsidR="00054221" w:rsidRDefault="00BD4E74">
            <w:pPr>
              <w:pStyle w:val="TableParagraph"/>
              <w:ind w:left="94" w:right="85"/>
              <w:rPr>
                <w:sz w:val="16"/>
              </w:rPr>
            </w:pPr>
            <w:r>
              <w:rPr>
                <w:sz w:val="16"/>
              </w:rPr>
              <w:t>(0.40)</w:t>
            </w:r>
          </w:p>
        </w:tc>
        <w:tc>
          <w:tcPr>
            <w:tcW w:w="804" w:type="dxa"/>
          </w:tcPr>
          <w:p w14:paraId="5BAE5085" w14:textId="77777777" w:rsidR="00054221" w:rsidRDefault="00BD4E74">
            <w:pPr>
              <w:pStyle w:val="TableParagraph"/>
              <w:ind w:left="166" w:right="153"/>
              <w:rPr>
                <w:sz w:val="16"/>
              </w:rPr>
            </w:pPr>
            <w:r>
              <w:rPr>
                <w:sz w:val="16"/>
              </w:rPr>
              <w:t>(0.37)</w:t>
            </w:r>
          </w:p>
        </w:tc>
        <w:tc>
          <w:tcPr>
            <w:tcW w:w="671" w:type="dxa"/>
          </w:tcPr>
          <w:p w14:paraId="4953E50B" w14:textId="77777777" w:rsidR="00054221" w:rsidRDefault="00BD4E74">
            <w:pPr>
              <w:pStyle w:val="TableParagraph"/>
              <w:ind w:left="93" w:right="77"/>
              <w:rPr>
                <w:sz w:val="16"/>
              </w:rPr>
            </w:pPr>
            <w:r>
              <w:rPr>
                <w:sz w:val="16"/>
              </w:rPr>
              <w:t>(0.27)</w:t>
            </w:r>
          </w:p>
        </w:tc>
      </w:tr>
      <w:tr w:rsidR="00054221" w14:paraId="34CF2BB4" w14:textId="77777777">
        <w:trPr>
          <w:trHeight w:val="189"/>
        </w:trPr>
        <w:tc>
          <w:tcPr>
            <w:tcW w:w="2722" w:type="dxa"/>
          </w:tcPr>
          <w:p w14:paraId="7465F179" w14:textId="77777777" w:rsidR="00054221" w:rsidRDefault="00BD4E74">
            <w:pPr>
              <w:pStyle w:val="TableParagraph"/>
              <w:tabs>
                <w:tab w:val="right" w:pos="2537"/>
              </w:tabs>
              <w:ind w:left="119"/>
              <w:jc w:val="left"/>
              <w:rPr>
                <w:sz w:val="16"/>
              </w:rPr>
            </w:pPr>
            <w:r>
              <w:rPr>
                <w:sz w:val="16"/>
              </w:rPr>
              <w:t>FES:</w:t>
            </w:r>
            <w:r>
              <w:rPr>
                <w:spacing w:val="16"/>
                <w:sz w:val="16"/>
              </w:rPr>
              <w:t xml:space="preserve"> </w:t>
            </w:r>
            <w:r>
              <w:rPr>
                <w:sz w:val="16"/>
              </w:rPr>
              <w:t>50-65</w:t>
            </w:r>
            <w:r>
              <w:rPr>
                <w:spacing w:val="16"/>
                <w:sz w:val="16"/>
              </w:rPr>
              <w:t xml:space="preserve"> </w:t>
            </w:r>
            <w:r>
              <w:rPr>
                <w:sz w:val="16"/>
              </w:rPr>
              <w:t>percent</w:t>
            </w:r>
            <w:r>
              <w:rPr>
                <w:rFonts w:ascii="Times New Roman"/>
                <w:sz w:val="16"/>
              </w:rPr>
              <w:tab/>
            </w:r>
            <w:r>
              <w:rPr>
                <w:sz w:val="16"/>
              </w:rPr>
              <w:t>0.30</w:t>
            </w:r>
          </w:p>
        </w:tc>
        <w:tc>
          <w:tcPr>
            <w:tcW w:w="805" w:type="dxa"/>
          </w:tcPr>
          <w:p w14:paraId="05ED9743" w14:textId="77777777" w:rsidR="00054221" w:rsidRDefault="00BD4E74">
            <w:pPr>
              <w:pStyle w:val="TableParagraph"/>
              <w:ind w:left="151" w:right="149"/>
              <w:rPr>
                <w:sz w:val="16"/>
              </w:rPr>
            </w:pPr>
            <w:r>
              <w:rPr>
                <w:sz w:val="16"/>
              </w:rPr>
              <w:t>0.22</w:t>
            </w:r>
          </w:p>
        </w:tc>
        <w:tc>
          <w:tcPr>
            <w:tcW w:w="794" w:type="dxa"/>
          </w:tcPr>
          <w:p w14:paraId="06D092D3" w14:textId="77777777" w:rsidR="00054221" w:rsidRDefault="00BD4E74">
            <w:pPr>
              <w:pStyle w:val="TableParagraph"/>
              <w:ind w:left="177"/>
              <w:jc w:val="left"/>
              <w:rPr>
                <w:sz w:val="16"/>
              </w:rPr>
            </w:pPr>
            <w:r>
              <w:rPr>
                <w:sz w:val="16"/>
              </w:rPr>
              <w:t>-0.08*</w:t>
            </w:r>
          </w:p>
        </w:tc>
        <w:tc>
          <w:tcPr>
            <w:tcW w:w="671" w:type="dxa"/>
          </w:tcPr>
          <w:p w14:paraId="0A9D65F3" w14:textId="77777777" w:rsidR="00054221" w:rsidRDefault="00BD4E74">
            <w:pPr>
              <w:pStyle w:val="TableParagraph"/>
              <w:ind w:left="86" w:right="82"/>
              <w:rPr>
                <w:sz w:val="16"/>
              </w:rPr>
            </w:pPr>
            <w:r>
              <w:rPr>
                <w:w w:val="105"/>
                <w:sz w:val="16"/>
              </w:rPr>
              <w:t>0.17</w:t>
            </w:r>
          </w:p>
        </w:tc>
        <w:tc>
          <w:tcPr>
            <w:tcW w:w="805" w:type="dxa"/>
          </w:tcPr>
          <w:p w14:paraId="535CBEB8" w14:textId="77777777" w:rsidR="00054221" w:rsidRDefault="00BD4E74">
            <w:pPr>
              <w:pStyle w:val="TableParagraph"/>
              <w:ind w:left="155" w:right="149"/>
              <w:rPr>
                <w:sz w:val="16"/>
              </w:rPr>
            </w:pPr>
            <w:r>
              <w:rPr>
                <w:sz w:val="16"/>
              </w:rPr>
              <w:t>0.09</w:t>
            </w:r>
          </w:p>
        </w:tc>
        <w:tc>
          <w:tcPr>
            <w:tcW w:w="850" w:type="dxa"/>
          </w:tcPr>
          <w:p w14:paraId="280D6F76" w14:textId="77777777" w:rsidR="00054221" w:rsidRDefault="00BD4E74">
            <w:pPr>
              <w:pStyle w:val="TableParagraph"/>
              <w:ind w:left="123"/>
              <w:jc w:val="left"/>
              <w:rPr>
                <w:sz w:val="16"/>
              </w:rPr>
            </w:pPr>
            <w:r>
              <w:rPr>
                <w:sz w:val="16"/>
              </w:rPr>
              <w:t>-0.08***</w:t>
            </w:r>
          </w:p>
        </w:tc>
        <w:tc>
          <w:tcPr>
            <w:tcW w:w="670" w:type="dxa"/>
          </w:tcPr>
          <w:p w14:paraId="2679DACF" w14:textId="77777777" w:rsidR="00054221" w:rsidRDefault="00BD4E74">
            <w:pPr>
              <w:pStyle w:val="TableParagraph"/>
              <w:ind w:left="94" w:right="84"/>
              <w:rPr>
                <w:sz w:val="16"/>
              </w:rPr>
            </w:pPr>
            <w:r>
              <w:rPr>
                <w:sz w:val="16"/>
              </w:rPr>
              <w:t>0.23</w:t>
            </w:r>
          </w:p>
        </w:tc>
        <w:tc>
          <w:tcPr>
            <w:tcW w:w="804" w:type="dxa"/>
          </w:tcPr>
          <w:p w14:paraId="2BCC01FB" w14:textId="77777777" w:rsidR="00054221" w:rsidRDefault="00BD4E74">
            <w:pPr>
              <w:pStyle w:val="TableParagraph"/>
              <w:ind w:left="166" w:right="152"/>
              <w:rPr>
                <w:sz w:val="16"/>
              </w:rPr>
            </w:pPr>
            <w:r>
              <w:rPr>
                <w:w w:val="105"/>
                <w:sz w:val="16"/>
              </w:rPr>
              <w:t>0.17</w:t>
            </w:r>
          </w:p>
        </w:tc>
        <w:tc>
          <w:tcPr>
            <w:tcW w:w="671" w:type="dxa"/>
          </w:tcPr>
          <w:p w14:paraId="4C74B84C" w14:textId="77777777" w:rsidR="00054221" w:rsidRDefault="00BD4E74">
            <w:pPr>
              <w:pStyle w:val="TableParagraph"/>
              <w:ind w:left="93" w:right="76"/>
              <w:rPr>
                <w:sz w:val="16"/>
              </w:rPr>
            </w:pPr>
            <w:r>
              <w:rPr>
                <w:sz w:val="16"/>
              </w:rPr>
              <w:t>-0.06</w:t>
            </w:r>
          </w:p>
        </w:tc>
      </w:tr>
      <w:tr w:rsidR="00054221" w14:paraId="096A5A34" w14:textId="77777777">
        <w:trPr>
          <w:trHeight w:val="189"/>
        </w:trPr>
        <w:tc>
          <w:tcPr>
            <w:tcW w:w="2722" w:type="dxa"/>
          </w:tcPr>
          <w:p w14:paraId="0ACC680B" w14:textId="77777777" w:rsidR="00054221" w:rsidRDefault="00BD4E74">
            <w:pPr>
              <w:pStyle w:val="TableParagraph"/>
              <w:ind w:right="117"/>
              <w:jc w:val="right"/>
              <w:rPr>
                <w:sz w:val="16"/>
              </w:rPr>
            </w:pPr>
            <w:r>
              <w:rPr>
                <w:sz w:val="16"/>
              </w:rPr>
              <w:t>(0.46)</w:t>
            </w:r>
          </w:p>
        </w:tc>
        <w:tc>
          <w:tcPr>
            <w:tcW w:w="805" w:type="dxa"/>
          </w:tcPr>
          <w:p w14:paraId="5EC024B1" w14:textId="77777777" w:rsidR="00054221" w:rsidRDefault="00BD4E74">
            <w:pPr>
              <w:pStyle w:val="TableParagraph"/>
              <w:ind w:left="150" w:right="149"/>
              <w:rPr>
                <w:sz w:val="16"/>
              </w:rPr>
            </w:pPr>
            <w:r>
              <w:rPr>
                <w:w w:val="105"/>
                <w:sz w:val="16"/>
              </w:rPr>
              <w:t>(0.41)</w:t>
            </w:r>
          </w:p>
        </w:tc>
        <w:tc>
          <w:tcPr>
            <w:tcW w:w="794" w:type="dxa"/>
          </w:tcPr>
          <w:p w14:paraId="0C4C8B12" w14:textId="77777777" w:rsidR="00054221" w:rsidRDefault="00BD4E74">
            <w:pPr>
              <w:pStyle w:val="TableParagraph"/>
              <w:ind w:left="181"/>
              <w:jc w:val="left"/>
              <w:rPr>
                <w:sz w:val="16"/>
              </w:rPr>
            </w:pPr>
            <w:r>
              <w:rPr>
                <w:sz w:val="16"/>
              </w:rPr>
              <w:t>(0.01)</w:t>
            </w:r>
          </w:p>
        </w:tc>
        <w:tc>
          <w:tcPr>
            <w:tcW w:w="671" w:type="dxa"/>
          </w:tcPr>
          <w:p w14:paraId="6F7FF32C" w14:textId="77777777" w:rsidR="00054221" w:rsidRDefault="00BD4E74">
            <w:pPr>
              <w:pStyle w:val="TableParagraph"/>
              <w:ind w:left="86" w:right="82"/>
              <w:rPr>
                <w:sz w:val="16"/>
              </w:rPr>
            </w:pPr>
            <w:r>
              <w:rPr>
                <w:sz w:val="16"/>
              </w:rPr>
              <w:t>(0.38)</w:t>
            </w:r>
          </w:p>
        </w:tc>
        <w:tc>
          <w:tcPr>
            <w:tcW w:w="805" w:type="dxa"/>
          </w:tcPr>
          <w:p w14:paraId="1AA0E3AF" w14:textId="77777777" w:rsidR="00054221" w:rsidRDefault="00BD4E74">
            <w:pPr>
              <w:pStyle w:val="TableParagraph"/>
              <w:ind w:left="154" w:right="149"/>
              <w:rPr>
                <w:sz w:val="16"/>
              </w:rPr>
            </w:pPr>
            <w:r>
              <w:rPr>
                <w:sz w:val="16"/>
              </w:rPr>
              <w:t>(0.29)</w:t>
            </w:r>
          </w:p>
        </w:tc>
        <w:tc>
          <w:tcPr>
            <w:tcW w:w="850" w:type="dxa"/>
          </w:tcPr>
          <w:p w14:paraId="294B7E6D" w14:textId="77777777" w:rsidR="00054221" w:rsidRDefault="00BD4E74">
            <w:pPr>
              <w:pStyle w:val="TableParagraph"/>
              <w:ind w:left="212"/>
              <w:jc w:val="left"/>
              <w:rPr>
                <w:sz w:val="16"/>
              </w:rPr>
            </w:pPr>
            <w:r>
              <w:rPr>
                <w:sz w:val="16"/>
              </w:rPr>
              <w:t>(0.00)</w:t>
            </w:r>
          </w:p>
        </w:tc>
        <w:tc>
          <w:tcPr>
            <w:tcW w:w="670" w:type="dxa"/>
          </w:tcPr>
          <w:p w14:paraId="503DEADF" w14:textId="77777777" w:rsidR="00054221" w:rsidRDefault="00BD4E74">
            <w:pPr>
              <w:pStyle w:val="TableParagraph"/>
              <w:ind w:left="94" w:right="85"/>
              <w:rPr>
                <w:sz w:val="16"/>
              </w:rPr>
            </w:pPr>
            <w:r>
              <w:rPr>
                <w:sz w:val="16"/>
              </w:rPr>
              <w:t>(0.42)</w:t>
            </w:r>
          </w:p>
        </w:tc>
        <w:tc>
          <w:tcPr>
            <w:tcW w:w="804" w:type="dxa"/>
          </w:tcPr>
          <w:p w14:paraId="72684D97" w14:textId="77777777" w:rsidR="00054221" w:rsidRDefault="00BD4E74">
            <w:pPr>
              <w:pStyle w:val="TableParagraph"/>
              <w:ind w:left="166" w:right="153"/>
              <w:rPr>
                <w:sz w:val="16"/>
              </w:rPr>
            </w:pPr>
            <w:r>
              <w:rPr>
                <w:sz w:val="16"/>
              </w:rPr>
              <w:t>(0.38)</w:t>
            </w:r>
          </w:p>
        </w:tc>
        <w:tc>
          <w:tcPr>
            <w:tcW w:w="671" w:type="dxa"/>
          </w:tcPr>
          <w:p w14:paraId="26759F3B" w14:textId="77777777" w:rsidR="00054221" w:rsidRDefault="00BD4E74">
            <w:pPr>
              <w:pStyle w:val="TableParagraph"/>
              <w:ind w:left="93" w:right="77"/>
              <w:rPr>
                <w:sz w:val="16"/>
              </w:rPr>
            </w:pPr>
            <w:r>
              <w:rPr>
                <w:w w:val="105"/>
                <w:sz w:val="16"/>
              </w:rPr>
              <w:t>(0.15)</w:t>
            </w:r>
          </w:p>
        </w:tc>
      </w:tr>
      <w:tr w:rsidR="00054221" w14:paraId="0F6E6F90" w14:textId="77777777">
        <w:trPr>
          <w:trHeight w:val="189"/>
        </w:trPr>
        <w:tc>
          <w:tcPr>
            <w:tcW w:w="2722" w:type="dxa"/>
          </w:tcPr>
          <w:p w14:paraId="5013201B" w14:textId="77777777" w:rsidR="00054221" w:rsidRDefault="00BD4E74">
            <w:pPr>
              <w:pStyle w:val="TableParagraph"/>
              <w:tabs>
                <w:tab w:val="right" w:pos="2537"/>
              </w:tabs>
              <w:ind w:left="119"/>
              <w:jc w:val="left"/>
              <w:rPr>
                <w:sz w:val="16"/>
              </w:rPr>
            </w:pPr>
            <w:r>
              <w:rPr>
                <w:sz w:val="16"/>
              </w:rPr>
              <w:t>FES:</w:t>
            </w:r>
            <w:r>
              <w:rPr>
                <w:spacing w:val="18"/>
                <w:sz w:val="16"/>
              </w:rPr>
              <w:t xml:space="preserve"> </w:t>
            </w:r>
            <w:r>
              <w:rPr>
                <w:sz w:val="16"/>
              </w:rPr>
              <w:t>65-75</w:t>
            </w:r>
            <w:r>
              <w:rPr>
                <w:spacing w:val="19"/>
                <w:sz w:val="16"/>
              </w:rPr>
              <w:t xml:space="preserve"> </w:t>
            </w:r>
            <w:r>
              <w:rPr>
                <w:sz w:val="16"/>
              </w:rPr>
              <w:t>percent</w:t>
            </w:r>
            <w:r>
              <w:rPr>
                <w:rFonts w:ascii="Times New Roman"/>
                <w:sz w:val="16"/>
              </w:rPr>
              <w:tab/>
            </w:r>
            <w:r>
              <w:rPr>
                <w:sz w:val="16"/>
              </w:rPr>
              <w:t>0.27</w:t>
            </w:r>
          </w:p>
        </w:tc>
        <w:tc>
          <w:tcPr>
            <w:tcW w:w="805" w:type="dxa"/>
          </w:tcPr>
          <w:p w14:paraId="08C393E3" w14:textId="77777777" w:rsidR="00054221" w:rsidRDefault="00BD4E74">
            <w:pPr>
              <w:pStyle w:val="TableParagraph"/>
              <w:ind w:left="151" w:right="149"/>
              <w:rPr>
                <w:sz w:val="16"/>
              </w:rPr>
            </w:pPr>
            <w:r>
              <w:rPr>
                <w:sz w:val="16"/>
              </w:rPr>
              <w:t>0.26</w:t>
            </w:r>
          </w:p>
        </w:tc>
        <w:tc>
          <w:tcPr>
            <w:tcW w:w="794" w:type="dxa"/>
          </w:tcPr>
          <w:p w14:paraId="520D2A67" w14:textId="77777777" w:rsidR="00054221" w:rsidRDefault="00BD4E74">
            <w:pPr>
              <w:pStyle w:val="TableParagraph"/>
              <w:ind w:left="219"/>
              <w:jc w:val="left"/>
              <w:rPr>
                <w:sz w:val="16"/>
              </w:rPr>
            </w:pPr>
            <w:r>
              <w:rPr>
                <w:sz w:val="16"/>
              </w:rPr>
              <w:t>-0.01</w:t>
            </w:r>
          </w:p>
        </w:tc>
        <w:tc>
          <w:tcPr>
            <w:tcW w:w="671" w:type="dxa"/>
          </w:tcPr>
          <w:p w14:paraId="5E20A16F" w14:textId="77777777" w:rsidR="00054221" w:rsidRDefault="00BD4E74">
            <w:pPr>
              <w:pStyle w:val="TableParagraph"/>
              <w:ind w:left="86" w:right="82"/>
              <w:rPr>
                <w:sz w:val="16"/>
              </w:rPr>
            </w:pPr>
            <w:r>
              <w:rPr>
                <w:sz w:val="16"/>
              </w:rPr>
              <w:t>0.19</w:t>
            </w:r>
          </w:p>
        </w:tc>
        <w:tc>
          <w:tcPr>
            <w:tcW w:w="805" w:type="dxa"/>
          </w:tcPr>
          <w:p w14:paraId="24DE0E5F" w14:textId="77777777" w:rsidR="00054221" w:rsidRDefault="00BD4E74">
            <w:pPr>
              <w:pStyle w:val="TableParagraph"/>
              <w:ind w:left="155" w:right="149"/>
              <w:rPr>
                <w:sz w:val="16"/>
              </w:rPr>
            </w:pPr>
            <w:r>
              <w:rPr>
                <w:sz w:val="16"/>
              </w:rPr>
              <w:t>0.18</w:t>
            </w:r>
          </w:p>
        </w:tc>
        <w:tc>
          <w:tcPr>
            <w:tcW w:w="850" w:type="dxa"/>
          </w:tcPr>
          <w:p w14:paraId="75DA0D54" w14:textId="77777777" w:rsidR="00054221" w:rsidRDefault="00BD4E74">
            <w:pPr>
              <w:pStyle w:val="TableParagraph"/>
              <w:ind w:left="250"/>
              <w:jc w:val="left"/>
              <w:rPr>
                <w:sz w:val="16"/>
              </w:rPr>
            </w:pPr>
            <w:r>
              <w:rPr>
                <w:sz w:val="16"/>
              </w:rPr>
              <w:t>-0.01</w:t>
            </w:r>
          </w:p>
        </w:tc>
        <w:tc>
          <w:tcPr>
            <w:tcW w:w="670" w:type="dxa"/>
          </w:tcPr>
          <w:p w14:paraId="493E3FE8" w14:textId="77777777" w:rsidR="00054221" w:rsidRDefault="00BD4E74">
            <w:pPr>
              <w:pStyle w:val="TableParagraph"/>
              <w:ind w:left="94" w:right="84"/>
              <w:rPr>
                <w:sz w:val="16"/>
              </w:rPr>
            </w:pPr>
            <w:r>
              <w:rPr>
                <w:sz w:val="16"/>
              </w:rPr>
              <w:t>0.13</w:t>
            </w:r>
          </w:p>
        </w:tc>
        <w:tc>
          <w:tcPr>
            <w:tcW w:w="804" w:type="dxa"/>
          </w:tcPr>
          <w:p w14:paraId="742692CD" w14:textId="77777777" w:rsidR="00054221" w:rsidRDefault="00BD4E74">
            <w:pPr>
              <w:pStyle w:val="TableParagraph"/>
              <w:ind w:left="166" w:right="152"/>
              <w:rPr>
                <w:sz w:val="16"/>
              </w:rPr>
            </w:pPr>
            <w:r>
              <w:rPr>
                <w:sz w:val="16"/>
              </w:rPr>
              <w:t>0.13</w:t>
            </w:r>
          </w:p>
        </w:tc>
        <w:tc>
          <w:tcPr>
            <w:tcW w:w="671" w:type="dxa"/>
          </w:tcPr>
          <w:p w14:paraId="06DAB56B" w14:textId="77777777" w:rsidR="00054221" w:rsidRDefault="00BD4E74">
            <w:pPr>
              <w:pStyle w:val="TableParagraph"/>
              <w:ind w:left="93" w:right="76"/>
              <w:rPr>
                <w:sz w:val="16"/>
              </w:rPr>
            </w:pPr>
            <w:r>
              <w:rPr>
                <w:sz w:val="16"/>
              </w:rPr>
              <w:t>-0.01</w:t>
            </w:r>
          </w:p>
        </w:tc>
      </w:tr>
      <w:tr w:rsidR="00054221" w14:paraId="70E03635" w14:textId="77777777">
        <w:trPr>
          <w:trHeight w:val="189"/>
        </w:trPr>
        <w:tc>
          <w:tcPr>
            <w:tcW w:w="2722" w:type="dxa"/>
          </w:tcPr>
          <w:p w14:paraId="1ABAA8CD" w14:textId="77777777" w:rsidR="00054221" w:rsidRDefault="00BD4E74">
            <w:pPr>
              <w:pStyle w:val="TableParagraph"/>
              <w:ind w:right="117"/>
              <w:jc w:val="right"/>
              <w:rPr>
                <w:sz w:val="16"/>
              </w:rPr>
            </w:pPr>
            <w:r>
              <w:rPr>
                <w:sz w:val="16"/>
              </w:rPr>
              <w:t>(0.44)</w:t>
            </w:r>
          </w:p>
        </w:tc>
        <w:tc>
          <w:tcPr>
            <w:tcW w:w="805" w:type="dxa"/>
          </w:tcPr>
          <w:p w14:paraId="05EA90E0" w14:textId="77777777" w:rsidR="00054221" w:rsidRDefault="00BD4E74">
            <w:pPr>
              <w:pStyle w:val="TableParagraph"/>
              <w:ind w:left="150" w:right="149"/>
              <w:rPr>
                <w:sz w:val="16"/>
              </w:rPr>
            </w:pPr>
            <w:r>
              <w:rPr>
                <w:sz w:val="16"/>
              </w:rPr>
              <w:t>(0.44)</w:t>
            </w:r>
          </w:p>
        </w:tc>
        <w:tc>
          <w:tcPr>
            <w:tcW w:w="794" w:type="dxa"/>
          </w:tcPr>
          <w:p w14:paraId="12C49108" w14:textId="77777777" w:rsidR="00054221" w:rsidRDefault="00BD4E74">
            <w:pPr>
              <w:pStyle w:val="TableParagraph"/>
              <w:ind w:left="181"/>
              <w:jc w:val="left"/>
              <w:rPr>
                <w:sz w:val="16"/>
              </w:rPr>
            </w:pPr>
            <w:r>
              <w:rPr>
                <w:sz w:val="16"/>
              </w:rPr>
              <w:t>(0.76)</w:t>
            </w:r>
          </w:p>
        </w:tc>
        <w:tc>
          <w:tcPr>
            <w:tcW w:w="671" w:type="dxa"/>
          </w:tcPr>
          <w:p w14:paraId="19FCA777" w14:textId="77777777" w:rsidR="00054221" w:rsidRDefault="00BD4E74">
            <w:pPr>
              <w:pStyle w:val="TableParagraph"/>
              <w:ind w:left="86" w:right="82"/>
              <w:rPr>
                <w:sz w:val="16"/>
              </w:rPr>
            </w:pPr>
            <w:r>
              <w:rPr>
                <w:sz w:val="16"/>
              </w:rPr>
              <w:t>(0.39)</w:t>
            </w:r>
          </w:p>
        </w:tc>
        <w:tc>
          <w:tcPr>
            <w:tcW w:w="805" w:type="dxa"/>
          </w:tcPr>
          <w:p w14:paraId="0CB1459E" w14:textId="77777777" w:rsidR="00054221" w:rsidRDefault="00BD4E74">
            <w:pPr>
              <w:pStyle w:val="TableParagraph"/>
              <w:ind w:left="154" w:right="149"/>
              <w:rPr>
                <w:sz w:val="16"/>
              </w:rPr>
            </w:pPr>
            <w:r>
              <w:rPr>
                <w:sz w:val="16"/>
              </w:rPr>
              <w:t>(0.38)</w:t>
            </w:r>
          </w:p>
        </w:tc>
        <w:tc>
          <w:tcPr>
            <w:tcW w:w="850" w:type="dxa"/>
          </w:tcPr>
          <w:p w14:paraId="07C87985" w14:textId="77777777" w:rsidR="00054221" w:rsidRDefault="00BD4E74">
            <w:pPr>
              <w:pStyle w:val="TableParagraph"/>
              <w:ind w:left="212"/>
              <w:jc w:val="left"/>
              <w:rPr>
                <w:sz w:val="16"/>
              </w:rPr>
            </w:pPr>
            <w:r>
              <w:rPr>
                <w:sz w:val="16"/>
              </w:rPr>
              <w:t>(0.54)</w:t>
            </w:r>
          </w:p>
        </w:tc>
        <w:tc>
          <w:tcPr>
            <w:tcW w:w="670" w:type="dxa"/>
          </w:tcPr>
          <w:p w14:paraId="30EAA2DB" w14:textId="77777777" w:rsidR="00054221" w:rsidRDefault="00BD4E74">
            <w:pPr>
              <w:pStyle w:val="TableParagraph"/>
              <w:ind w:left="94" w:right="85"/>
              <w:rPr>
                <w:sz w:val="16"/>
              </w:rPr>
            </w:pPr>
            <w:r>
              <w:rPr>
                <w:sz w:val="16"/>
              </w:rPr>
              <w:t>(0.34)</w:t>
            </w:r>
          </w:p>
        </w:tc>
        <w:tc>
          <w:tcPr>
            <w:tcW w:w="804" w:type="dxa"/>
          </w:tcPr>
          <w:p w14:paraId="34768699" w14:textId="77777777" w:rsidR="00054221" w:rsidRDefault="00BD4E74">
            <w:pPr>
              <w:pStyle w:val="TableParagraph"/>
              <w:ind w:left="166" w:right="153"/>
              <w:rPr>
                <w:sz w:val="16"/>
              </w:rPr>
            </w:pPr>
            <w:r>
              <w:rPr>
                <w:sz w:val="16"/>
              </w:rPr>
              <w:t>(0.33)</w:t>
            </w:r>
          </w:p>
        </w:tc>
        <w:tc>
          <w:tcPr>
            <w:tcW w:w="671" w:type="dxa"/>
          </w:tcPr>
          <w:p w14:paraId="421669A8" w14:textId="77777777" w:rsidR="00054221" w:rsidRDefault="00BD4E74">
            <w:pPr>
              <w:pStyle w:val="TableParagraph"/>
              <w:ind w:left="93" w:right="77"/>
              <w:rPr>
                <w:sz w:val="16"/>
              </w:rPr>
            </w:pPr>
            <w:r>
              <w:rPr>
                <w:sz w:val="16"/>
              </w:rPr>
              <w:t>(0.87)</w:t>
            </w:r>
          </w:p>
        </w:tc>
      </w:tr>
      <w:tr w:rsidR="00054221" w14:paraId="02C5C1AA" w14:textId="77777777">
        <w:trPr>
          <w:trHeight w:val="189"/>
        </w:trPr>
        <w:tc>
          <w:tcPr>
            <w:tcW w:w="2722" w:type="dxa"/>
          </w:tcPr>
          <w:p w14:paraId="648C89D6" w14:textId="77777777" w:rsidR="00054221" w:rsidRDefault="00BD4E74">
            <w:pPr>
              <w:pStyle w:val="TableParagraph"/>
              <w:tabs>
                <w:tab w:val="right" w:pos="2537"/>
              </w:tabs>
              <w:ind w:left="119"/>
              <w:jc w:val="left"/>
              <w:rPr>
                <w:sz w:val="16"/>
              </w:rPr>
            </w:pPr>
            <w:r>
              <w:rPr>
                <w:w w:val="105"/>
                <w:sz w:val="16"/>
              </w:rPr>
              <w:t>FES:</w:t>
            </w:r>
            <w:r>
              <w:rPr>
                <w:spacing w:val="14"/>
                <w:w w:val="105"/>
                <w:sz w:val="16"/>
              </w:rPr>
              <w:t xml:space="preserve"> </w:t>
            </w:r>
            <w:r>
              <w:rPr>
                <w:w w:val="105"/>
                <w:sz w:val="16"/>
              </w:rPr>
              <w:t>&gt;=</w:t>
            </w:r>
            <w:r>
              <w:rPr>
                <w:spacing w:val="15"/>
                <w:w w:val="105"/>
                <w:sz w:val="16"/>
              </w:rPr>
              <w:t xml:space="preserve"> </w:t>
            </w:r>
            <w:r>
              <w:rPr>
                <w:w w:val="105"/>
                <w:sz w:val="16"/>
              </w:rPr>
              <w:t>75</w:t>
            </w:r>
            <w:r>
              <w:rPr>
                <w:spacing w:val="14"/>
                <w:w w:val="105"/>
                <w:sz w:val="16"/>
              </w:rPr>
              <w:t xml:space="preserve"> </w:t>
            </w:r>
            <w:r>
              <w:rPr>
                <w:w w:val="105"/>
                <w:sz w:val="16"/>
              </w:rPr>
              <w:t>percent</w:t>
            </w:r>
            <w:r>
              <w:rPr>
                <w:rFonts w:ascii="Times New Roman"/>
                <w:w w:val="105"/>
                <w:sz w:val="16"/>
              </w:rPr>
              <w:tab/>
            </w:r>
            <w:r>
              <w:rPr>
                <w:w w:val="105"/>
                <w:sz w:val="16"/>
              </w:rPr>
              <w:t>0.30</w:t>
            </w:r>
          </w:p>
        </w:tc>
        <w:tc>
          <w:tcPr>
            <w:tcW w:w="805" w:type="dxa"/>
          </w:tcPr>
          <w:p w14:paraId="7E90B6DF" w14:textId="77777777" w:rsidR="00054221" w:rsidRDefault="00BD4E74">
            <w:pPr>
              <w:pStyle w:val="TableParagraph"/>
              <w:ind w:left="151" w:right="149"/>
              <w:rPr>
                <w:sz w:val="16"/>
              </w:rPr>
            </w:pPr>
            <w:r>
              <w:rPr>
                <w:sz w:val="16"/>
              </w:rPr>
              <w:t>0.45</w:t>
            </w:r>
          </w:p>
        </w:tc>
        <w:tc>
          <w:tcPr>
            <w:tcW w:w="794" w:type="dxa"/>
          </w:tcPr>
          <w:p w14:paraId="10C48AF1" w14:textId="77777777" w:rsidR="00054221" w:rsidRDefault="00BD4E74">
            <w:pPr>
              <w:pStyle w:val="TableParagraph"/>
              <w:ind w:left="121"/>
              <w:jc w:val="left"/>
              <w:rPr>
                <w:sz w:val="16"/>
              </w:rPr>
            </w:pPr>
            <w:r>
              <w:rPr>
                <w:w w:val="105"/>
                <w:sz w:val="16"/>
              </w:rPr>
              <w:t>0.15***</w:t>
            </w:r>
          </w:p>
        </w:tc>
        <w:tc>
          <w:tcPr>
            <w:tcW w:w="671" w:type="dxa"/>
          </w:tcPr>
          <w:p w14:paraId="5F12F1D3" w14:textId="77777777" w:rsidR="00054221" w:rsidRDefault="00BD4E74">
            <w:pPr>
              <w:pStyle w:val="TableParagraph"/>
              <w:ind w:left="86" w:right="82"/>
              <w:rPr>
                <w:sz w:val="16"/>
              </w:rPr>
            </w:pPr>
            <w:r>
              <w:rPr>
                <w:sz w:val="16"/>
              </w:rPr>
              <w:t>0.49</w:t>
            </w:r>
          </w:p>
        </w:tc>
        <w:tc>
          <w:tcPr>
            <w:tcW w:w="805" w:type="dxa"/>
          </w:tcPr>
          <w:p w14:paraId="74D42748" w14:textId="77777777" w:rsidR="00054221" w:rsidRDefault="00BD4E74">
            <w:pPr>
              <w:pStyle w:val="TableParagraph"/>
              <w:ind w:left="155" w:right="149"/>
              <w:rPr>
                <w:sz w:val="16"/>
              </w:rPr>
            </w:pPr>
            <w:r>
              <w:rPr>
                <w:sz w:val="16"/>
              </w:rPr>
              <w:t>0.68</w:t>
            </w:r>
          </w:p>
        </w:tc>
        <w:tc>
          <w:tcPr>
            <w:tcW w:w="850" w:type="dxa"/>
          </w:tcPr>
          <w:p w14:paraId="09F3EA1F" w14:textId="77777777" w:rsidR="00054221" w:rsidRDefault="00BD4E74">
            <w:pPr>
              <w:pStyle w:val="TableParagraph"/>
              <w:ind w:left="151"/>
              <w:jc w:val="left"/>
              <w:rPr>
                <w:sz w:val="16"/>
              </w:rPr>
            </w:pPr>
            <w:r>
              <w:rPr>
                <w:w w:val="105"/>
                <w:sz w:val="16"/>
              </w:rPr>
              <w:t>0.19***</w:t>
            </w:r>
          </w:p>
        </w:tc>
        <w:tc>
          <w:tcPr>
            <w:tcW w:w="670" w:type="dxa"/>
          </w:tcPr>
          <w:p w14:paraId="6D696F91" w14:textId="77777777" w:rsidR="00054221" w:rsidRDefault="00BD4E74">
            <w:pPr>
              <w:pStyle w:val="TableParagraph"/>
              <w:ind w:left="94" w:right="84"/>
              <w:rPr>
                <w:sz w:val="16"/>
              </w:rPr>
            </w:pPr>
            <w:r>
              <w:rPr>
                <w:sz w:val="16"/>
              </w:rPr>
              <w:t>0.44</w:t>
            </w:r>
          </w:p>
        </w:tc>
        <w:tc>
          <w:tcPr>
            <w:tcW w:w="804" w:type="dxa"/>
          </w:tcPr>
          <w:p w14:paraId="00E9F262" w14:textId="77777777" w:rsidR="00054221" w:rsidRDefault="00BD4E74">
            <w:pPr>
              <w:pStyle w:val="TableParagraph"/>
              <w:ind w:left="166" w:right="152"/>
              <w:rPr>
                <w:sz w:val="16"/>
              </w:rPr>
            </w:pPr>
            <w:r>
              <w:rPr>
                <w:sz w:val="16"/>
              </w:rPr>
              <w:t>0.54</w:t>
            </w:r>
          </w:p>
        </w:tc>
        <w:tc>
          <w:tcPr>
            <w:tcW w:w="671" w:type="dxa"/>
          </w:tcPr>
          <w:p w14:paraId="2A0451E0" w14:textId="77777777" w:rsidR="00054221" w:rsidRDefault="00BD4E74">
            <w:pPr>
              <w:pStyle w:val="TableParagraph"/>
              <w:ind w:left="93" w:right="76"/>
              <w:rPr>
                <w:sz w:val="16"/>
              </w:rPr>
            </w:pPr>
            <w:r>
              <w:rPr>
                <w:sz w:val="16"/>
              </w:rPr>
              <w:t>0.10*</w:t>
            </w:r>
          </w:p>
        </w:tc>
      </w:tr>
      <w:tr w:rsidR="00054221" w14:paraId="5AFC854C" w14:textId="77777777">
        <w:trPr>
          <w:trHeight w:val="193"/>
        </w:trPr>
        <w:tc>
          <w:tcPr>
            <w:tcW w:w="2722" w:type="dxa"/>
          </w:tcPr>
          <w:p w14:paraId="77A35A14" w14:textId="77777777" w:rsidR="00054221" w:rsidRDefault="00BD4E74">
            <w:pPr>
              <w:pStyle w:val="TableParagraph"/>
              <w:spacing w:line="159" w:lineRule="exact"/>
              <w:ind w:right="117"/>
              <w:jc w:val="right"/>
              <w:rPr>
                <w:sz w:val="16"/>
              </w:rPr>
            </w:pPr>
            <w:r>
              <w:rPr>
                <w:sz w:val="16"/>
              </w:rPr>
              <w:t>(0.46)</w:t>
            </w:r>
          </w:p>
        </w:tc>
        <w:tc>
          <w:tcPr>
            <w:tcW w:w="805" w:type="dxa"/>
          </w:tcPr>
          <w:p w14:paraId="50C3A61E" w14:textId="77777777" w:rsidR="00054221" w:rsidRDefault="00BD4E74">
            <w:pPr>
              <w:pStyle w:val="TableParagraph"/>
              <w:spacing w:line="159" w:lineRule="exact"/>
              <w:ind w:left="150" w:right="149"/>
              <w:rPr>
                <w:sz w:val="16"/>
              </w:rPr>
            </w:pPr>
            <w:r>
              <w:rPr>
                <w:sz w:val="16"/>
              </w:rPr>
              <w:t>(0.50)</w:t>
            </w:r>
          </w:p>
        </w:tc>
        <w:tc>
          <w:tcPr>
            <w:tcW w:w="794" w:type="dxa"/>
          </w:tcPr>
          <w:p w14:paraId="7CC8B4F8" w14:textId="77777777" w:rsidR="00054221" w:rsidRDefault="00BD4E74">
            <w:pPr>
              <w:pStyle w:val="TableParagraph"/>
              <w:spacing w:line="159" w:lineRule="exact"/>
              <w:ind w:left="181"/>
              <w:jc w:val="left"/>
              <w:rPr>
                <w:sz w:val="16"/>
              </w:rPr>
            </w:pPr>
            <w:r>
              <w:rPr>
                <w:sz w:val="16"/>
              </w:rPr>
              <w:t>(0.00)</w:t>
            </w:r>
          </w:p>
        </w:tc>
        <w:tc>
          <w:tcPr>
            <w:tcW w:w="671" w:type="dxa"/>
          </w:tcPr>
          <w:p w14:paraId="3AD399C3" w14:textId="77777777" w:rsidR="00054221" w:rsidRDefault="00BD4E74">
            <w:pPr>
              <w:pStyle w:val="TableParagraph"/>
              <w:spacing w:line="159" w:lineRule="exact"/>
              <w:ind w:left="86" w:right="82"/>
              <w:rPr>
                <w:sz w:val="16"/>
              </w:rPr>
            </w:pPr>
            <w:r>
              <w:rPr>
                <w:sz w:val="16"/>
              </w:rPr>
              <w:t>(0.50)</w:t>
            </w:r>
          </w:p>
        </w:tc>
        <w:tc>
          <w:tcPr>
            <w:tcW w:w="805" w:type="dxa"/>
          </w:tcPr>
          <w:p w14:paraId="62BE977E" w14:textId="77777777" w:rsidR="00054221" w:rsidRDefault="00BD4E74">
            <w:pPr>
              <w:pStyle w:val="TableParagraph"/>
              <w:spacing w:line="159" w:lineRule="exact"/>
              <w:ind w:left="154" w:right="149"/>
              <w:rPr>
                <w:sz w:val="16"/>
              </w:rPr>
            </w:pPr>
            <w:r>
              <w:rPr>
                <w:sz w:val="16"/>
              </w:rPr>
              <w:t>(0.47)</w:t>
            </w:r>
          </w:p>
        </w:tc>
        <w:tc>
          <w:tcPr>
            <w:tcW w:w="850" w:type="dxa"/>
          </w:tcPr>
          <w:p w14:paraId="44C6ABD1" w14:textId="77777777" w:rsidR="00054221" w:rsidRDefault="00BD4E74">
            <w:pPr>
              <w:pStyle w:val="TableParagraph"/>
              <w:spacing w:line="159" w:lineRule="exact"/>
              <w:ind w:left="212"/>
              <w:jc w:val="left"/>
              <w:rPr>
                <w:sz w:val="16"/>
              </w:rPr>
            </w:pPr>
            <w:r>
              <w:rPr>
                <w:sz w:val="16"/>
              </w:rPr>
              <w:t>(0.00)</w:t>
            </w:r>
          </w:p>
        </w:tc>
        <w:tc>
          <w:tcPr>
            <w:tcW w:w="670" w:type="dxa"/>
          </w:tcPr>
          <w:p w14:paraId="14BA521C" w14:textId="77777777" w:rsidR="00054221" w:rsidRDefault="00BD4E74">
            <w:pPr>
              <w:pStyle w:val="TableParagraph"/>
              <w:spacing w:line="159" w:lineRule="exact"/>
              <w:ind w:left="94" w:right="85"/>
              <w:rPr>
                <w:sz w:val="16"/>
              </w:rPr>
            </w:pPr>
            <w:r>
              <w:rPr>
                <w:sz w:val="16"/>
              </w:rPr>
              <w:t>(0.50)</w:t>
            </w:r>
          </w:p>
        </w:tc>
        <w:tc>
          <w:tcPr>
            <w:tcW w:w="804" w:type="dxa"/>
          </w:tcPr>
          <w:p w14:paraId="4AECC633" w14:textId="77777777" w:rsidR="00054221" w:rsidRDefault="00BD4E74">
            <w:pPr>
              <w:pStyle w:val="TableParagraph"/>
              <w:spacing w:line="159" w:lineRule="exact"/>
              <w:ind w:left="166" w:right="153"/>
              <w:rPr>
                <w:sz w:val="16"/>
              </w:rPr>
            </w:pPr>
            <w:r>
              <w:rPr>
                <w:sz w:val="16"/>
              </w:rPr>
              <w:t>(0.50)</w:t>
            </w:r>
          </w:p>
        </w:tc>
        <w:tc>
          <w:tcPr>
            <w:tcW w:w="671" w:type="dxa"/>
          </w:tcPr>
          <w:p w14:paraId="787C7E0C" w14:textId="77777777" w:rsidR="00054221" w:rsidRDefault="00BD4E74">
            <w:pPr>
              <w:pStyle w:val="TableParagraph"/>
              <w:spacing w:line="159" w:lineRule="exact"/>
              <w:ind w:left="93" w:right="77"/>
              <w:rPr>
                <w:sz w:val="16"/>
              </w:rPr>
            </w:pPr>
            <w:r>
              <w:rPr>
                <w:sz w:val="16"/>
              </w:rPr>
              <w:t>(0.04)</w:t>
            </w:r>
          </w:p>
        </w:tc>
      </w:tr>
      <w:tr w:rsidR="00054221" w14:paraId="101126C4" w14:textId="77777777">
        <w:trPr>
          <w:trHeight w:val="234"/>
        </w:trPr>
        <w:tc>
          <w:tcPr>
            <w:tcW w:w="2722" w:type="dxa"/>
            <w:tcBorders>
              <w:bottom w:val="double" w:sz="1" w:space="0" w:color="000000"/>
            </w:tcBorders>
          </w:tcPr>
          <w:p w14:paraId="2492A707" w14:textId="77777777" w:rsidR="00054221" w:rsidRDefault="00BD4E74">
            <w:pPr>
              <w:pStyle w:val="TableParagraph"/>
              <w:tabs>
                <w:tab w:val="right" w:pos="2513"/>
              </w:tabs>
              <w:spacing w:before="18" w:line="240" w:lineRule="auto"/>
              <w:ind w:left="119"/>
              <w:jc w:val="left"/>
              <w:rPr>
                <w:sz w:val="16"/>
              </w:rPr>
            </w:pPr>
            <w:r>
              <w:rPr>
                <w:sz w:val="16"/>
              </w:rPr>
              <w:t>Observations</w:t>
            </w:r>
            <w:r>
              <w:rPr>
                <w:rFonts w:ascii="Times New Roman"/>
                <w:sz w:val="16"/>
              </w:rPr>
              <w:tab/>
            </w:r>
            <w:r>
              <w:rPr>
                <w:sz w:val="16"/>
              </w:rPr>
              <w:t>610</w:t>
            </w:r>
          </w:p>
        </w:tc>
        <w:tc>
          <w:tcPr>
            <w:tcW w:w="805" w:type="dxa"/>
            <w:tcBorders>
              <w:bottom w:val="double" w:sz="1" w:space="0" w:color="000000"/>
            </w:tcBorders>
          </w:tcPr>
          <w:p w14:paraId="291E7908" w14:textId="77777777" w:rsidR="00054221" w:rsidRDefault="00BD4E74">
            <w:pPr>
              <w:pStyle w:val="TableParagraph"/>
              <w:spacing w:before="18" w:line="240" w:lineRule="auto"/>
              <w:ind w:left="151" w:right="149"/>
              <w:rPr>
                <w:sz w:val="16"/>
              </w:rPr>
            </w:pPr>
            <w:r>
              <w:rPr>
                <w:sz w:val="16"/>
              </w:rPr>
              <w:t>232</w:t>
            </w:r>
          </w:p>
        </w:tc>
        <w:tc>
          <w:tcPr>
            <w:tcW w:w="794" w:type="dxa"/>
            <w:tcBorders>
              <w:bottom w:val="double" w:sz="1" w:space="0" w:color="000000"/>
            </w:tcBorders>
          </w:tcPr>
          <w:p w14:paraId="1115F84F" w14:textId="77777777" w:rsidR="00054221" w:rsidRDefault="00BD4E74">
            <w:pPr>
              <w:pStyle w:val="TableParagraph"/>
              <w:spacing w:before="18" w:line="240" w:lineRule="auto"/>
              <w:ind w:left="97" w:right="94"/>
              <w:rPr>
                <w:sz w:val="16"/>
              </w:rPr>
            </w:pPr>
            <w:r>
              <w:rPr>
                <w:sz w:val="16"/>
              </w:rPr>
              <w:t>842</w:t>
            </w:r>
          </w:p>
        </w:tc>
        <w:tc>
          <w:tcPr>
            <w:tcW w:w="671" w:type="dxa"/>
            <w:tcBorders>
              <w:bottom w:val="double" w:sz="1" w:space="0" w:color="000000"/>
            </w:tcBorders>
          </w:tcPr>
          <w:p w14:paraId="12E39E5B" w14:textId="77777777" w:rsidR="00054221" w:rsidRDefault="00BD4E74">
            <w:pPr>
              <w:pStyle w:val="TableParagraph"/>
              <w:spacing w:before="18" w:line="240" w:lineRule="auto"/>
              <w:ind w:left="86" w:right="82"/>
              <w:rPr>
                <w:sz w:val="16"/>
              </w:rPr>
            </w:pPr>
            <w:r>
              <w:rPr>
                <w:sz w:val="16"/>
              </w:rPr>
              <w:t>760</w:t>
            </w:r>
          </w:p>
        </w:tc>
        <w:tc>
          <w:tcPr>
            <w:tcW w:w="805" w:type="dxa"/>
            <w:tcBorders>
              <w:bottom w:val="double" w:sz="1" w:space="0" w:color="000000"/>
            </w:tcBorders>
          </w:tcPr>
          <w:p w14:paraId="413ED09E" w14:textId="77777777" w:rsidR="00054221" w:rsidRDefault="00BD4E74">
            <w:pPr>
              <w:pStyle w:val="TableParagraph"/>
              <w:spacing w:before="18" w:line="240" w:lineRule="auto"/>
              <w:ind w:left="155" w:right="149"/>
              <w:rPr>
                <w:sz w:val="16"/>
              </w:rPr>
            </w:pPr>
            <w:r>
              <w:rPr>
                <w:sz w:val="16"/>
              </w:rPr>
              <w:t>656</w:t>
            </w:r>
          </w:p>
        </w:tc>
        <w:tc>
          <w:tcPr>
            <w:tcW w:w="850" w:type="dxa"/>
            <w:tcBorders>
              <w:bottom w:val="double" w:sz="1" w:space="0" w:color="000000"/>
            </w:tcBorders>
          </w:tcPr>
          <w:p w14:paraId="21D602C9" w14:textId="77777777" w:rsidR="00054221" w:rsidRDefault="00BD4E74">
            <w:pPr>
              <w:pStyle w:val="TableParagraph"/>
              <w:spacing w:before="18" w:line="240" w:lineRule="auto"/>
              <w:ind w:left="236"/>
              <w:jc w:val="left"/>
              <w:rPr>
                <w:sz w:val="16"/>
              </w:rPr>
            </w:pPr>
            <w:r>
              <w:rPr>
                <w:w w:val="105"/>
                <w:sz w:val="16"/>
              </w:rPr>
              <w:t>1,416</w:t>
            </w:r>
          </w:p>
        </w:tc>
        <w:tc>
          <w:tcPr>
            <w:tcW w:w="670" w:type="dxa"/>
            <w:tcBorders>
              <w:bottom w:val="double" w:sz="1" w:space="0" w:color="000000"/>
            </w:tcBorders>
          </w:tcPr>
          <w:p w14:paraId="2A359424" w14:textId="77777777" w:rsidR="00054221" w:rsidRDefault="00BD4E74">
            <w:pPr>
              <w:pStyle w:val="TableParagraph"/>
              <w:spacing w:before="18" w:line="240" w:lineRule="auto"/>
              <w:ind w:left="94" w:right="83"/>
              <w:rPr>
                <w:sz w:val="16"/>
              </w:rPr>
            </w:pPr>
            <w:r>
              <w:rPr>
                <w:sz w:val="16"/>
              </w:rPr>
              <w:t>294</w:t>
            </w:r>
          </w:p>
        </w:tc>
        <w:tc>
          <w:tcPr>
            <w:tcW w:w="804" w:type="dxa"/>
            <w:tcBorders>
              <w:bottom w:val="double" w:sz="1" w:space="0" w:color="000000"/>
            </w:tcBorders>
          </w:tcPr>
          <w:p w14:paraId="6480E89E" w14:textId="77777777" w:rsidR="00054221" w:rsidRDefault="00BD4E74">
            <w:pPr>
              <w:pStyle w:val="TableParagraph"/>
              <w:spacing w:before="18" w:line="240" w:lineRule="auto"/>
              <w:ind w:left="166" w:right="152"/>
              <w:rPr>
                <w:sz w:val="16"/>
              </w:rPr>
            </w:pPr>
            <w:r>
              <w:rPr>
                <w:w w:val="110"/>
                <w:sz w:val="16"/>
              </w:rPr>
              <w:t>157</w:t>
            </w:r>
          </w:p>
        </w:tc>
        <w:tc>
          <w:tcPr>
            <w:tcW w:w="671" w:type="dxa"/>
            <w:tcBorders>
              <w:bottom w:val="double" w:sz="1" w:space="0" w:color="000000"/>
            </w:tcBorders>
          </w:tcPr>
          <w:p w14:paraId="4068D070" w14:textId="77777777" w:rsidR="00054221" w:rsidRDefault="00BD4E74">
            <w:pPr>
              <w:pStyle w:val="TableParagraph"/>
              <w:spacing w:before="18" w:line="240" w:lineRule="auto"/>
              <w:ind w:left="93" w:right="76"/>
              <w:rPr>
                <w:sz w:val="16"/>
              </w:rPr>
            </w:pPr>
            <w:r>
              <w:rPr>
                <w:w w:val="105"/>
                <w:sz w:val="16"/>
              </w:rPr>
              <w:t>451</w:t>
            </w:r>
          </w:p>
        </w:tc>
      </w:tr>
    </w:tbl>
    <w:p w14:paraId="7D08EB04" w14:textId="2FFA1C03" w:rsidR="00054221" w:rsidRDefault="00BD4E74">
      <w:pPr>
        <w:spacing w:before="48"/>
        <w:ind w:left="437"/>
        <w:rPr>
          <w:sz w:val="16"/>
        </w:rPr>
      </w:pPr>
      <w:r>
        <w:rPr>
          <w:noProof/>
          <w:color w:val="2B579A"/>
          <w:shd w:val="clear" w:color="auto" w:fill="E6E6E6"/>
        </w:rPr>
        <mc:AlternateContent>
          <mc:Choice Requires="wps">
            <w:drawing>
              <wp:anchor distT="0" distB="0" distL="114300" distR="114300" simplePos="0" relativeHeight="251658264" behindDoc="1" locked="0" layoutInCell="1" allowOverlap="1" wp14:anchorId="3E6B013D" wp14:editId="22F87054">
                <wp:simplePos x="0" y="0"/>
                <wp:positionH relativeFrom="page">
                  <wp:posOffset>1091565</wp:posOffset>
                </wp:positionH>
                <wp:positionV relativeFrom="paragraph">
                  <wp:posOffset>-145415</wp:posOffset>
                </wp:positionV>
                <wp:extent cx="5588635" cy="0"/>
                <wp:effectExtent l="0" t="0" r="0" b="0"/>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8635"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C8C38CC">
              <v:line id="Line 35" style="position:absolute;z-index:-20171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85.95pt,-11.45pt" to="526pt,-11.45pt" w14:anchorId="3815B9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">
                <w10:wrap anchorx="page"/>
              </v:line>
            </w:pict>
          </mc:Fallback>
        </mc:AlternateContent>
      </w:r>
      <w:r>
        <w:rPr>
          <w:sz w:val="16"/>
        </w:rPr>
        <w:t>Note:</w:t>
      </w:r>
      <w:r>
        <w:rPr>
          <w:spacing w:val="6"/>
          <w:sz w:val="16"/>
        </w:rPr>
        <w:t xml:space="preserve"> </w:t>
      </w:r>
      <w:r>
        <w:rPr>
          <w:sz w:val="16"/>
        </w:rPr>
        <w:t>Robust</w:t>
      </w:r>
      <w:r>
        <w:rPr>
          <w:spacing w:val="22"/>
          <w:sz w:val="16"/>
        </w:rPr>
        <w:t xml:space="preserve"> </w:t>
      </w:r>
      <w:r>
        <w:rPr>
          <w:sz w:val="16"/>
        </w:rPr>
        <w:t>standard</w:t>
      </w:r>
      <w:r>
        <w:rPr>
          <w:spacing w:val="22"/>
          <w:sz w:val="16"/>
        </w:rPr>
        <w:t xml:space="preserve"> </w:t>
      </w:r>
      <w:r>
        <w:rPr>
          <w:sz w:val="16"/>
        </w:rPr>
        <w:t>errors</w:t>
      </w:r>
      <w:r>
        <w:rPr>
          <w:spacing w:val="23"/>
          <w:sz w:val="16"/>
        </w:rPr>
        <w:t xml:space="preserve"> </w:t>
      </w:r>
      <w:r>
        <w:rPr>
          <w:sz w:val="16"/>
        </w:rPr>
        <w:t>in</w:t>
      </w:r>
      <w:r>
        <w:rPr>
          <w:spacing w:val="22"/>
          <w:sz w:val="16"/>
        </w:rPr>
        <w:t xml:space="preserve"> </w:t>
      </w:r>
      <w:r>
        <w:rPr>
          <w:sz w:val="16"/>
        </w:rPr>
        <w:t>parentheses;</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0.05,</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0.01,</w:t>
      </w:r>
      <w:r>
        <w:rPr>
          <w:spacing w:val="22"/>
          <w:sz w:val="16"/>
        </w:rPr>
        <w:t xml:space="preserve"> </w:t>
      </w:r>
      <w:r>
        <w:rPr>
          <w:sz w:val="16"/>
        </w:rPr>
        <w:t>***</w:t>
      </w:r>
      <w:r>
        <w:rPr>
          <w:spacing w:val="22"/>
          <w:sz w:val="16"/>
        </w:rPr>
        <w:t xml:space="preserve"> </w:t>
      </w:r>
      <w:r>
        <w:rPr>
          <w:sz w:val="16"/>
        </w:rPr>
        <w:t>p</w:t>
      </w:r>
      <w:r>
        <w:rPr>
          <w:rFonts w:ascii="Verdana"/>
          <w:i/>
          <w:sz w:val="16"/>
        </w:rPr>
        <w:t>&lt;</w:t>
      </w:r>
      <w:r>
        <w:rPr>
          <w:sz w:val="16"/>
        </w:rPr>
        <w:t>0.001.</w:t>
      </w:r>
    </w:p>
    <w:p w14:paraId="5A2CF309" w14:textId="32D33681" w:rsidR="00054221" w:rsidRDefault="00BD4E74">
      <w:pPr>
        <w:spacing w:before="8"/>
        <w:ind w:left="399"/>
        <w:rPr>
          <w:sz w:val="16"/>
          <w:szCs w:val="16"/>
        </w:rPr>
      </w:pPr>
      <w:r w:rsidRPr="76614F08">
        <w:rPr>
          <w:w w:val="105"/>
          <w:sz w:val="16"/>
          <w:szCs w:val="16"/>
        </w:rPr>
        <w:t>In</w:t>
      </w:r>
      <w:r w:rsidRPr="76614F08">
        <w:rPr>
          <w:spacing w:val="3"/>
          <w:w w:val="105"/>
          <w:sz w:val="16"/>
          <w:szCs w:val="16"/>
        </w:rPr>
        <w:t xml:space="preserve"> </w:t>
      </w:r>
      <w:r w:rsidRPr="76614F08">
        <w:rPr>
          <w:w w:val="105"/>
          <w:sz w:val="16"/>
          <w:szCs w:val="16"/>
        </w:rPr>
        <w:t>Myanmar,</w:t>
      </w:r>
      <w:r w:rsidRPr="76614F08">
        <w:rPr>
          <w:spacing w:val="4"/>
          <w:w w:val="105"/>
          <w:sz w:val="16"/>
          <w:szCs w:val="16"/>
        </w:rPr>
        <w:t xml:space="preserve"> </w:t>
      </w:r>
      <w:r w:rsidRPr="76614F08">
        <w:rPr>
          <w:w w:val="105"/>
          <w:sz w:val="16"/>
          <w:szCs w:val="16"/>
        </w:rPr>
        <w:t>the</w:t>
      </w:r>
      <w:r w:rsidRPr="76614F08">
        <w:rPr>
          <w:spacing w:val="3"/>
          <w:w w:val="105"/>
          <w:sz w:val="16"/>
          <w:szCs w:val="16"/>
        </w:rPr>
        <w:t xml:space="preserve"> </w:t>
      </w:r>
      <w:r w:rsidRPr="76614F08">
        <w:rPr>
          <w:w w:val="105"/>
          <w:sz w:val="16"/>
          <w:szCs w:val="16"/>
        </w:rPr>
        <w:t>Short</w:t>
      </w:r>
      <w:r w:rsidRPr="76614F08">
        <w:rPr>
          <w:spacing w:val="4"/>
          <w:w w:val="105"/>
          <w:sz w:val="16"/>
          <w:szCs w:val="16"/>
        </w:rPr>
        <w:t xml:space="preserve"> </w:t>
      </w:r>
      <w:r w:rsidRPr="76614F08">
        <w:rPr>
          <w:w w:val="105"/>
          <w:sz w:val="16"/>
          <w:szCs w:val="16"/>
        </w:rPr>
        <w:t xml:space="preserve">Form </w:t>
      </w:r>
      <w:r w:rsidR="79431F72" w:rsidRPr="76614F08">
        <w:rPr>
          <w:w w:val="105"/>
          <w:sz w:val="16"/>
          <w:szCs w:val="16"/>
        </w:rPr>
        <w:t>version</w:t>
      </w:r>
      <w:r w:rsidRPr="76614F08">
        <w:rPr>
          <w:spacing w:val="3"/>
          <w:w w:val="105"/>
          <w:sz w:val="16"/>
          <w:szCs w:val="16"/>
        </w:rPr>
        <w:t xml:space="preserve"> </w:t>
      </w:r>
      <w:r w:rsidR="0622FF25" w:rsidRPr="76614F08">
        <w:rPr>
          <w:spacing w:val="3"/>
          <w:w w:val="105"/>
          <w:sz w:val="16"/>
          <w:szCs w:val="16"/>
        </w:rPr>
        <w:t>of the</w:t>
      </w:r>
      <w:r w:rsidRPr="76614F08">
        <w:rPr>
          <w:spacing w:val="4"/>
          <w:w w:val="105"/>
          <w:sz w:val="16"/>
          <w:szCs w:val="16"/>
        </w:rPr>
        <w:t xml:space="preserve"> </w:t>
      </w:r>
      <w:r w:rsidRPr="76614F08">
        <w:rPr>
          <w:w w:val="105"/>
          <w:sz w:val="16"/>
          <w:szCs w:val="16"/>
        </w:rPr>
        <w:t>Remote</w:t>
      </w:r>
      <w:r w:rsidRPr="76614F08">
        <w:rPr>
          <w:spacing w:val="3"/>
          <w:w w:val="105"/>
          <w:sz w:val="16"/>
          <w:szCs w:val="16"/>
        </w:rPr>
        <w:t xml:space="preserve"> </w:t>
      </w:r>
      <w:r w:rsidRPr="76614F08">
        <w:rPr>
          <w:w w:val="105"/>
          <w:sz w:val="16"/>
          <w:szCs w:val="16"/>
        </w:rPr>
        <w:t>Survey</w:t>
      </w:r>
      <w:r w:rsidRPr="76614F08">
        <w:rPr>
          <w:spacing w:val="4"/>
          <w:w w:val="105"/>
          <w:sz w:val="16"/>
          <w:szCs w:val="16"/>
        </w:rPr>
        <w:t xml:space="preserve"> </w:t>
      </w:r>
      <w:r w:rsidRPr="76614F08">
        <w:rPr>
          <w:w w:val="105"/>
          <w:sz w:val="16"/>
          <w:szCs w:val="16"/>
        </w:rPr>
        <w:t>was</w:t>
      </w:r>
      <w:r w:rsidRPr="76614F08">
        <w:rPr>
          <w:spacing w:val="4"/>
          <w:w w:val="105"/>
          <w:sz w:val="16"/>
          <w:szCs w:val="16"/>
        </w:rPr>
        <w:t xml:space="preserve"> </w:t>
      </w:r>
      <w:r w:rsidRPr="76614F08">
        <w:rPr>
          <w:w w:val="105"/>
          <w:sz w:val="16"/>
          <w:szCs w:val="16"/>
        </w:rPr>
        <w:t>dropped</w:t>
      </w:r>
      <w:r w:rsidRPr="76614F08">
        <w:rPr>
          <w:spacing w:val="4"/>
          <w:w w:val="105"/>
          <w:sz w:val="16"/>
          <w:szCs w:val="16"/>
        </w:rPr>
        <w:t xml:space="preserve"> </w:t>
      </w:r>
      <w:r w:rsidRPr="76614F08">
        <w:rPr>
          <w:w w:val="105"/>
          <w:sz w:val="16"/>
          <w:szCs w:val="16"/>
        </w:rPr>
        <w:t>due</w:t>
      </w:r>
      <w:r w:rsidRPr="76614F08">
        <w:rPr>
          <w:spacing w:val="3"/>
          <w:w w:val="105"/>
          <w:sz w:val="16"/>
          <w:szCs w:val="16"/>
        </w:rPr>
        <w:t xml:space="preserve"> </w:t>
      </w:r>
      <w:r w:rsidRPr="76614F08">
        <w:rPr>
          <w:w w:val="105"/>
          <w:sz w:val="16"/>
          <w:szCs w:val="16"/>
        </w:rPr>
        <w:t>to</w:t>
      </w:r>
      <w:r w:rsidRPr="76614F08">
        <w:rPr>
          <w:spacing w:val="4"/>
          <w:w w:val="105"/>
          <w:sz w:val="16"/>
          <w:szCs w:val="16"/>
        </w:rPr>
        <w:t xml:space="preserve"> </w:t>
      </w:r>
      <w:r w:rsidRPr="76614F08">
        <w:rPr>
          <w:w w:val="105"/>
          <w:sz w:val="16"/>
          <w:szCs w:val="16"/>
        </w:rPr>
        <w:t>translation</w:t>
      </w:r>
      <w:r w:rsidRPr="76614F08">
        <w:rPr>
          <w:spacing w:val="5"/>
          <w:w w:val="105"/>
          <w:sz w:val="16"/>
          <w:szCs w:val="16"/>
        </w:rPr>
        <w:t xml:space="preserve"> </w:t>
      </w:r>
      <w:r w:rsidRPr="76614F08">
        <w:rPr>
          <w:w w:val="105"/>
          <w:sz w:val="16"/>
          <w:szCs w:val="16"/>
        </w:rPr>
        <w:t>issues.</w:t>
      </w:r>
    </w:p>
    <w:p w14:paraId="09748068" w14:textId="77777777" w:rsidR="00054221" w:rsidRDefault="00054221">
      <w:pPr>
        <w:rPr>
          <w:sz w:val="16"/>
        </w:rPr>
        <w:sectPr w:rsidR="00054221">
          <w:pgSz w:w="12240" w:h="15840"/>
          <w:pgMar w:top="1300" w:right="860" w:bottom="1080" w:left="1320" w:header="0" w:footer="888" w:gutter="0"/>
          <w:cols w:space="720"/>
        </w:sectPr>
      </w:pPr>
    </w:p>
    <w:p w14:paraId="556ECAFB" w14:textId="693E74DB" w:rsidR="00054221" w:rsidRDefault="00BD4E74">
      <w:pPr>
        <w:pStyle w:val="Heading2"/>
        <w:numPr>
          <w:ilvl w:val="1"/>
          <w:numId w:val="7"/>
        </w:numPr>
        <w:tabs>
          <w:tab w:val="left" w:pos="732"/>
          <w:tab w:val="left" w:pos="733"/>
        </w:tabs>
        <w:spacing w:before="139"/>
      </w:pPr>
      <w:bookmarkStart w:id="78" w:name="Income_Source_and_Income_Change"/>
      <w:bookmarkStart w:id="79" w:name="_bookmark15"/>
      <w:bookmarkEnd w:id="78"/>
      <w:bookmarkEnd w:id="79"/>
      <w:commentRangeStart w:id="80"/>
      <w:r>
        <w:rPr>
          <w:w w:val="95"/>
        </w:rPr>
        <w:lastRenderedPageBreak/>
        <w:t>Income</w:t>
      </w:r>
      <w:r>
        <w:rPr>
          <w:spacing w:val="1"/>
          <w:w w:val="95"/>
        </w:rPr>
        <w:t xml:space="preserve"> </w:t>
      </w:r>
      <w:r>
        <w:rPr>
          <w:w w:val="95"/>
        </w:rPr>
        <w:t>Source</w:t>
      </w:r>
      <w:r>
        <w:rPr>
          <w:spacing w:val="1"/>
          <w:w w:val="95"/>
        </w:rPr>
        <w:t xml:space="preserve"> </w:t>
      </w:r>
      <w:r>
        <w:rPr>
          <w:w w:val="95"/>
        </w:rPr>
        <w:t>and</w:t>
      </w:r>
      <w:r>
        <w:rPr>
          <w:spacing w:val="2"/>
          <w:w w:val="95"/>
        </w:rPr>
        <w:t xml:space="preserve"> </w:t>
      </w:r>
      <w:r>
        <w:rPr>
          <w:w w:val="95"/>
        </w:rPr>
        <w:t>Income</w:t>
      </w:r>
      <w:r>
        <w:rPr>
          <w:spacing w:val="1"/>
          <w:w w:val="95"/>
        </w:rPr>
        <w:t xml:space="preserve"> </w:t>
      </w:r>
      <w:r>
        <w:rPr>
          <w:w w:val="95"/>
        </w:rPr>
        <w:t>Change</w:t>
      </w:r>
      <w:commentRangeEnd w:id="80"/>
      <w:r>
        <w:rPr>
          <w:rStyle w:val="CommentReference"/>
        </w:rPr>
        <w:commentReference w:id="80"/>
      </w:r>
    </w:p>
    <w:p w14:paraId="166DD7AD" w14:textId="22D97B67" w:rsidR="00054221" w:rsidRDefault="00BD4E74">
      <w:pPr>
        <w:pStyle w:val="BodyText"/>
        <w:spacing w:before="215" w:line="314" w:lineRule="auto"/>
        <w:ind w:left="120" w:right="574"/>
        <w:jc w:val="both"/>
      </w:pPr>
      <w:r>
        <w:rPr>
          <w:w w:val="95"/>
        </w:rPr>
        <w:t>The income indicator captures the household income source and income change expe</w:t>
      </w:r>
      <w:r>
        <w:t>rienced in the last 12 months prior to the interview.</w:t>
      </w:r>
      <w:r>
        <w:rPr>
          <w:spacing w:val="1"/>
        </w:rPr>
        <w:t xml:space="preserve"> </w:t>
      </w:r>
      <w:r w:rsidRPr="00BE7A82">
        <w:rPr>
          <w:color w:val="2B579A"/>
          <w:highlight w:val="yellow"/>
          <w:shd w:val="clear" w:color="auto" w:fill="E6E6E6"/>
        </w:rPr>
        <w:t>This indicator is a recent addition to the</w:t>
      </w:r>
      <w:r w:rsidRPr="00BE7A82">
        <w:rPr>
          <w:color w:val="2B579A"/>
          <w:spacing w:val="1"/>
          <w:highlight w:val="yellow"/>
          <w:shd w:val="clear" w:color="auto" w:fill="E6E6E6"/>
        </w:rPr>
        <w:t xml:space="preserve"> </w:t>
      </w:r>
      <w:r w:rsidRPr="00BE7A82">
        <w:rPr>
          <w:color w:val="2B579A"/>
          <w:spacing w:val="-1"/>
          <w:highlight w:val="yellow"/>
          <w:shd w:val="clear" w:color="auto" w:fill="E6E6E6"/>
        </w:rPr>
        <w:t>CARI</w:t>
      </w:r>
      <w:r w:rsidRPr="00BE7A82">
        <w:rPr>
          <w:color w:val="2B579A"/>
          <w:spacing w:val="-4"/>
          <w:highlight w:val="yellow"/>
          <w:shd w:val="clear" w:color="auto" w:fill="E6E6E6"/>
        </w:rPr>
        <w:t xml:space="preserve"> </w:t>
      </w:r>
      <w:r w:rsidRPr="00BE7A82">
        <w:rPr>
          <w:color w:val="2B579A"/>
          <w:spacing w:val="-1"/>
          <w:highlight w:val="yellow"/>
          <w:shd w:val="clear" w:color="auto" w:fill="E6E6E6"/>
        </w:rPr>
        <w:t>console</w:t>
      </w:r>
      <w:r w:rsidRPr="00BE7A82">
        <w:rPr>
          <w:color w:val="2B579A"/>
          <w:spacing w:val="-4"/>
          <w:highlight w:val="yellow"/>
          <w:shd w:val="clear" w:color="auto" w:fill="E6E6E6"/>
        </w:rPr>
        <w:t xml:space="preserve"> </w:t>
      </w:r>
      <w:r w:rsidRPr="00BE7A82">
        <w:rPr>
          <w:color w:val="2B579A"/>
          <w:spacing w:val="-1"/>
          <w:highlight w:val="yellow"/>
          <w:shd w:val="clear" w:color="auto" w:fill="E6E6E6"/>
        </w:rPr>
        <w:t>to</w:t>
      </w:r>
      <w:r w:rsidRPr="00BE7A82">
        <w:rPr>
          <w:color w:val="2B579A"/>
          <w:spacing w:val="-4"/>
          <w:highlight w:val="yellow"/>
          <w:shd w:val="clear" w:color="auto" w:fill="E6E6E6"/>
        </w:rPr>
        <w:t xml:space="preserve"> </w:t>
      </w:r>
      <w:r w:rsidRPr="00BE7A82">
        <w:rPr>
          <w:color w:val="2B579A"/>
          <w:spacing w:val="-1"/>
          <w:highlight w:val="yellow"/>
          <w:shd w:val="clear" w:color="auto" w:fill="E6E6E6"/>
        </w:rPr>
        <w:t>reflect</w:t>
      </w:r>
      <w:r w:rsidRPr="00BE7A82">
        <w:rPr>
          <w:color w:val="2B579A"/>
          <w:spacing w:val="-4"/>
          <w:highlight w:val="yellow"/>
          <w:shd w:val="clear" w:color="auto" w:fill="E6E6E6"/>
        </w:rPr>
        <w:t xml:space="preserve"> </w:t>
      </w:r>
      <w:r w:rsidRPr="00BE7A82">
        <w:rPr>
          <w:color w:val="2B579A"/>
          <w:highlight w:val="yellow"/>
          <w:shd w:val="clear" w:color="auto" w:fill="E6E6E6"/>
        </w:rPr>
        <w:t>the</w:t>
      </w:r>
      <w:r w:rsidRPr="00BE7A82">
        <w:rPr>
          <w:color w:val="2B579A"/>
          <w:spacing w:val="-4"/>
          <w:highlight w:val="yellow"/>
          <w:shd w:val="clear" w:color="auto" w:fill="E6E6E6"/>
        </w:rPr>
        <w:t xml:space="preserve"> </w:t>
      </w:r>
      <w:r w:rsidRPr="00BE7A82">
        <w:rPr>
          <w:color w:val="2B579A"/>
          <w:highlight w:val="yellow"/>
          <w:shd w:val="clear" w:color="auto" w:fill="E6E6E6"/>
        </w:rPr>
        <w:t>economic</w:t>
      </w:r>
      <w:r w:rsidRPr="00BE7A82">
        <w:rPr>
          <w:color w:val="2B579A"/>
          <w:spacing w:val="-4"/>
          <w:highlight w:val="yellow"/>
          <w:shd w:val="clear" w:color="auto" w:fill="E6E6E6"/>
        </w:rPr>
        <w:t xml:space="preserve"> </w:t>
      </w:r>
      <w:r w:rsidRPr="00BE7A82">
        <w:rPr>
          <w:color w:val="2B579A"/>
          <w:highlight w:val="yellow"/>
          <w:shd w:val="clear" w:color="auto" w:fill="E6E6E6"/>
        </w:rPr>
        <w:t>situation</w:t>
      </w:r>
      <w:r w:rsidRPr="00BE7A82">
        <w:rPr>
          <w:color w:val="2B579A"/>
          <w:spacing w:val="-4"/>
          <w:highlight w:val="yellow"/>
          <w:shd w:val="clear" w:color="auto" w:fill="E6E6E6"/>
        </w:rPr>
        <w:t xml:space="preserve"> </w:t>
      </w:r>
      <w:r w:rsidRPr="00BE7A82">
        <w:rPr>
          <w:color w:val="2B579A"/>
          <w:highlight w:val="yellow"/>
          <w:shd w:val="clear" w:color="auto" w:fill="E6E6E6"/>
        </w:rPr>
        <w:t>of</w:t>
      </w:r>
      <w:r w:rsidRPr="00BE7A82">
        <w:rPr>
          <w:color w:val="2B579A"/>
          <w:spacing w:val="-4"/>
          <w:highlight w:val="yellow"/>
          <w:shd w:val="clear" w:color="auto" w:fill="E6E6E6"/>
        </w:rPr>
        <w:t xml:space="preserve"> </w:t>
      </w:r>
      <w:r w:rsidRPr="00BE7A82">
        <w:rPr>
          <w:color w:val="2B579A"/>
          <w:highlight w:val="yellow"/>
          <w:shd w:val="clear" w:color="auto" w:fill="E6E6E6"/>
        </w:rPr>
        <w:t>the</w:t>
      </w:r>
      <w:r w:rsidRPr="00BE7A82">
        <w:rPr>
          <w:color w:val="2B579A"/>
          <w:spacing w:val="-4"/>
          <w:highlight w:val="yellow"/>
          <w:shd w:val="clear" w:color="auto" w:fill="E6E6E6"/>
        </w:rPr>
        <w:t xml:space="preserve"> </w:t>
      </w:r>
      <w:r w:rsidRPr="00BE7A82">
        <w:rPr>
          <w:color w:val="2B579A"/>
          <w:highlight w:val="yellow"/>
          <w:shd w:val="clear" w:color="auto" w:fill="E6E6E6"/>
        </w:rPr>
        <w:t>household</w:t>
      </w:r>
      <w:r w:rsidRPr="00BE7A82">
        <w:rPr>
          <w:color w:val="2B579A"/>
          <w:spacing w:val="-4"/>
          <w:highlight w:val="yellow"/>
          <w:shd w:val="clear" w:color="auto" w:fill="E6E6E6"/>
        </w:rPr>
        <w:t xml:space="preserve"> </w:t>
      </w:r>
      <w:r w:rsidRPr="00BE7A82">
        <w:rPr>
          <w:color w:val="2B579A"/>
          <w:highlight w:val="yellow"/>
          <w:shd w:val="clear" w:color="auto" w:fill="E6E6E6"/>
        </w:rPr>
        <w:t>in</w:t>
      </w:r>
      <w:r w:rsidRPr="00BE7A82">
        <w:rPr>
          <w:color w:val="2B579A"/>
          <w:spacing w:val="-4"/>
          <w:highlight w:val="yellow"/>
          <w:shd w:val="clear" w:color="auto" w:fill="E6E6E6"/>
        </w:rPr>
        <w:t xml:space="preserve"> </w:t>
      </w:r>
      <w:r w:rsidRPr="00BE7A82">
        <w:rPr>
          <w:color w:val="2B579A"/>
          <w:highlight w:val="yellow"/>
          <w:shd w:val="clear" w:color="auto" w:fill="E6E6E6"/>
        </w:rPr>
        <w:t>the</w:t>
      </w:r>
      <w:r w:rsidRPr="00BE7A82">
        <w:rPr>
          <w:color w:val="2B579A"/>
          <w:spacing w:val="-4"/>
          <w:highlight w:val="yellow"/>
          <w:shd w:val="clear" w:color="auto" w:fill="E6E6E6"/>
        </w:rPr>
        <w:t xml:space="preserve"> </w:t>
      </w:r>
      <w:r w:rsidRPr="00BE7A82">
        <w:rPr>
          <w:color w:val="2B579A"/>
          <w:highlight w:val="yellow"/>
          <w:shd w:val="clear" w:color="auto" w:fill="E6E6E6"/>
        </w:rPr>
        <w:t>absence</w:t>
      </w:r>
      <w:r w:rsidRPr="00BE7A82">
        <w:rPr>
          <w:color w:val="2B579A"/>
          <w:spacing w:val="-4"/>
          <w:highlight w:val="yellow"/>
          <w:shd w:val="clear" w:color="auto" w:fill="E6E6E6"/>
        </w:rPr>
        <w:t xml:space="preserve"> </w:t>
      </w:r>
      <w:r w:rsidRPr="00BE7A82">
        <w:rPr>
          <w:color w:val="2B579A"/>
          <w:highlight w:val="yellow"/>
          <w:shd w:val="clear" w:color="auto" w:fill="E6E6E6"/>
        </w:rPr>
        <w:t>of</w:t>
      </w:r>
      <w:r w:rsidRPr="00BE7A82">
        <w:rPr>
          <w:color w:val="2B579A"/>
          <w:spacing w:val="-4"/>
          <w:highlight w:val="yellow"/>
          <w:shd w:val="clear" w:color="auto" w:fill="E6E6E6"/>
        </w:rPr>
        <w:t xml:space="preserve"> </w:t>
      </w:r>
      <w:r w:rsidR="16AC2C2C" w:rsidRPr="76614F08">
        <w:rPr>
          <w:spacing w:val="-4"/>
          <w:highlight w:val="yellow"/>
        </w:rPr>
        <w:t xml:space="preserve">ECMEN (recommended) or </w:t>
      </w:r>
      <w:r w:rsidRPr="00BE7A82">
        <w:rPr>
          <w:color w:val="2B579A"/>
          <w:highlight w:val="yellow"/>
          <w:shd w:val="clear" w:color="auto" w:fill="E6E6E6"/>
        </w:rPr>
        <w:t>the</w:t>
      </w:r>
      <w:r w:rsidRPr="00BE7A82">
        <w:rPr>
          <w:color w:val="2B579A"/>
          <w:spacing w:val="-51"/>
          <w:highlight w:val="yellow"/>
          <w:shd w:val="clear" w:color="auto" w:fill="E6E6E6"/>
        </w:rPr>
        <w:t xml:space="preserve"> </w:t>
      </w:r>
      <w:r w:rsidRPr="00BE7A82">
        <w:rPr>
          <w:color w:val="2B579A"/>
          <w:highlight w:val="yellow"/>
          <w:shd w:val="clear" w:color="auto" w:fill="E6E6E6"/>
        </w:rPr>
        <w:t>FES.</w:t>
      </w:r>
      <w:r>
        <w:t xml:space="preserve"> This was especially important during the COVID-19 </w:t>
      </w:r>
      <w:r w:rsidR="4A41E640">
        <w:t xml:space="preserve">pandemic </w:t>
      </w:r>
      <w:r>
        <w:t>when time</w:t>
      </w:r>
      <w:r>
        <w:rPr>
          <w:spacing w:val="1"/>
        </w:rPr>
        <w:t xml:space="preserve"> </w:t>
      </w:r>
      <w:r>
        <w:t xml:space="preserve">did not allow for the collection of expenditure </w:t>
      </w:r>
      <w:r w:rsidR="44615CA8">
        <w:t>data</w:t>
      </w:r>
      <w:r>
        <w:t xml:space="preserve"> to calculate FES. The </w:t>
      </w:r>
      <w:r w:rsidR="7C0F4D2C">
        <w:t xml:space="preserve">main </w:t>
      </w:r>
      <w:r>
        <w:t xml:space="preserve">type of income </w:t>
      </w:r>
      <w:commentRangeStart w:id="82"/>
      <w:r>
        <w:t>generating</w:t>
      </w:r>
      <w:r>
        <w:rPr>
          <w:spacing w:val="1"/>
        </w:rPr>
        <w:t xml:space="preserve"> </w:t>
      </w:r>
      <w:r>
        <w:t>activity</w:t>
      </w:r>
      <w:commentRangeEnd w:id="82"/>
      <w:r>
        <w:rPr>
          <w:rStyle w:val="CommentReference"/>
        </w:rPr>
        <w:commentReference w:id="82"/>
      </w:r>
      <w:r>
        <w:t xml:space="preserve"> and how </w:t>
      </w:r>
      <w:r w:rsidR="1D2A70EF">
        <w:t>the</w:t>
      </w:r>
      <w:r>
        <w:t xml:space="preserve"> economic situation at the time </w:t>
      </w:r>
      <w:proofErr w:type="gramStart"/>
      <w:r>
        <w:t>impacted  income</w:t>
      </w:r>
      <w:proofErr w:type="gramEnd"/>
      <w:r>
        <w:t xml:space="preserve"> either positive</w:t>
      </w:r>
      <w:r w:rsidR="15D90B32">
        <w:t>ly</w:t>
      </w:r>
      <w:r>
        <w:t xml:space="preserve"> or negative</w:t>
      </w:r>
      <w:r w:rsidR="09F35F64">
        <w:t>ly</w:t>
      </w:r>
      <w:r>
        <w:t xml:space="preserve"> was considered a</w:t>
      </w:r>
      <w:r w:rsidR="0D39782F">
        <w:t>s</w:t>
      </w:r>
      <w:r>
        <w:t xml:space="preserve"> </w:t>
      </w:r>
      <w:r w:rsidR="0EBB59E3">
        <w:t xml:space="preserve">a </w:t>
      </w:r>
      <w:r>
        <w:t xml:space="preserve">proxy for </w:t>
      </w:r>
      <w:r w:rsidR="5BEA27B2">
        <w:t xml:space="preserve">household </w:t>
      </w:r>
      <w:r>
        <w:t>vulnerab</w:t>
      </w:r>
      <w:r w:rsidR="7A394F1D">
        <w:t>i</w:t>
      </w:r>
      <w:r>
        <w:t>l</w:t>
      </w:r>
      <w:r w:rsidR="29C642B1">
        <w:t>ity</w:t>
      </w:r>
      <w:r>
        <w:t>.</w:t>
      </w:r>
      <w:r>
        <w:rPr>
          <w:spacing w:val="1"/>
        </w:rPr>
        <w:t xml:space="preserve"> </w:t>
      </w:r>
      <w:r>
        <w:t xml:space="preserve">Based on the </w:t>
      </w:r>
      <w:r w:rsidR="3D83060C">
        <w:t xml:space="preserve">regularity </w:t>
      </w:r>
      <w:r>
        <w:t>of</w:t>
      </w:r>
      <w:r>
        <w:rPr>
          <w:spacing w:val="1"/>
        </w:rPr>
        <w:t xml:space="preserve"> </w:t>
      </w:r>
      <w:r>
        <w:rPr>
          <w:w w:val="95"/>
        </w:rPr>
        <w:t>income (regular/irregular) and the change to income (no change</w:t>
      </w:r>
      <w:r w:rsidR="68C2A952">
        <w:rPr>
          <w:w w:val="95"/>
        </w:rPr>
        <w:t>/increasing/</w:t>
      </w:r>
      <w:proofErr w:type="gramStart"/>
      <w:r w:rsidR="68C2A952">
        <w:rPr>
          <w:w w:val="95"/>
        </w:rPr>
        <w:t>decreasing</w:t>
      </w:r>
      <w:r>
        <w:rPr>
          <w:w w:val="95"/>
        </w:rPr>
        <w:t>)  the</w:t>
      </w:r>
      <w:proofErr w:type="gramEnd"/>
      <w:r>
        <w:rPr>
          <w:spacing w:val="1"/>
          <w:w w:val="95"/>
        </w:rPr>
        <w:t xml:space="preserve"> </w:t>
      </w:r>
      <w:r>
        <w:rPr>
          <w:spacing w:val="-1"/>
        </w:rPr>
        <w:t>household</w:t>
      </w:r>
      <w:r>
        <w:rPr>
          <w:spacing w:val="-5"/>
        </w:rPr>
        <w:t xml:space="preserve"> </w:t>
      </w:r>
      <w:r>
        <w:rPr>
          <w:spacing w:val="-1"/>
        </w:rPr>
        <w:t>is</w:t>
      </w:r>
      <w:r>
        <w:rPr>
          <w:spacing w:val="-4"/>
        </w:rPr>
        <w:t xml:space="preserve"> </w:t>
      </w:r>
      <w:r>
        <w:rPr>
          <w:spacing w:val="-1"/>
        </w:rPr>
        <w:t>classified</w:t>
      </w:r>
      <w:r>
        <w:rPr>
          <w:spacing w:val="-5"/>
        </w:rPr>
        <w:t xml:space="preserve"> </w:t>
      </w:r>
      <w:r>
        <w:t>into</w:t>
      </w:r>
      <w:r>
        <w:rPr>
          <w:spacing w:val="-5"/>
        </w:rPr>
        <w:t xml:space="preserve"> </w:t>
      </w:r>
      <w:r>
        <w:t>one</w:t>
      </w:r>
      <w:r>
        <w:rPr>
          <w:spacing w:val="-4"/>
        </w:rPr>
        <w:t xml:space="preserve"> </w:t>
      </w:r>
      <w:r>
        <w:t>of</w:t>
      </w:r>
      <w:r>
        <w:rPr>
          <w:spacing w:val="-5"/>
        </w:rPr>
        <w:t xml:space="preserve"> </w:t>
      </w:r>
      <w:commentRangeStart w:id="83"/>
      <w:r>
        <w:t>4</w:t>
      </w:r>
      <w:r>
        <w:rPr>
          <w:spacing w:val="-4"/>
        </w:rPr>
        <w:t xml:space="preserve"> </w:t>
      </w:r>
      <w:r>
        <w:t>CARI</w:t>
      </w:r>
      <w:r>
        <w:rPr>
          <w:spacing w:val="-5"/>
        </w:rPr>
        <w:t xml:space="preserve"> </w:t>
      </w:r>
      <w:r>
        <w:t>categories</w:t>
      </w:r>
      <w:r>
        <w:rPr>
          <w:spacing w:val="-4"/>
        </w:rPr>
        <w:t xml:space="preserve"> </w:t>
      </w:r>
      <w:r>
        <w:t>(see</w:t>
      </w:r>
      <w:r>
        <w:rPr>
          <w:spacing w:val="-5"/>
        </w:rPr>
        <w:t xml:space="preserve"> </w:t>
      </w:r>
      <w:r>
        <w:t>Table</w:t>
      </w:r>
      <w:r>
        <w:rPr>
          <w:spacing w:val="-4"/>
        </w:rPr>
        <w:t xml:space="preserve"> </w:t>
      </w:r>
      <w:r>
        <w:t>15</w:t>
      </w:r>
      <w:commentRangeEnd w:id="83"/>
      <w:r>
        <w:rPr>
          <w:rStyle w:val="CommentReference"/>
        </w:rPr>
        <w:commentReference w:id="83"/>
      </w:r>
      <w:r>
        <w:t>s)</w:t>
      </w:r>
      <w:r w:rsidR="2D49F2C6">
        <w:t xml:space="preserve">, with </w:t>
      </w:r>
      <w:r w:rsidR="020B301F">
        <w:t>t</w:t>
      </w:r>
      <w:r>
        <w:t>he</w:t>
      </w:r>
      <w:r>
        <w:rPr>
          <w:spacing w:val="-11"/>
        </w:rPr>
        <w:t xml:space="preserve"> </w:t>
      </w:r>
      <w:r w:rsidR="5DDDD204">
        <w:rPr>
          <w:spacing w:val="-11"/>
        </w:rPr>
        <w:t>‘</w:t>
      </w:r>
      <w:r>
        <w:t>irregular</w:t>
      </w:r>
      <w:r>
        <w:rPr>
          <w:spacing w:val="-10"/>
        </w:rPr>
        <w:t xml:space="preserve"> </w:t>
      </w:r>
      <w:r>
        <w:t>&amp;</w:t>
      </w:r>
      <w:r>
        <w:rPr>
          <w:spacing w:val="-10"/>
        </w:rPr>
        <w:t xml:space="preserve"> </w:t>
      </w:r>
      <w:r>
        <w:t>reduced</w:t>
      </w:r>
      <w:r w:rsidR="30845A85">
        <w:t xml:space="preserve"> income</w:t>
      </w:r>
      <w:r w:rsidR="1B1E3EC7">
        <w:t>’</w:t>
      </w:r>
      <w:r>
        <w:t>,</w:t>
      </w:r>
      <w:r>
        <w:rPr>
          <w:spacing w:val="-10"/>
        </w:rPr>
        <w:t xml:space="preserve"> </w:t>
      </w:r>
      <w:r>
        <w:t>and</w:t>
      </w:r>
      <w:r>
        <w:rPr>
          <w:spacing w:val="-10"/>
        </w:rPr>
        <w:t xml:space="preserve"> </w:t>
      </w:r>
      <w:r w:rsidR="37E200B1">
        <w:rPr>
          <w:spacing w:val="-10"/>
        </w:rPr>
        <w:t>‘</w:t>
      </w:r>
      <w:r>
        <w:t>no</w:t>
      </w:r>
      <w:r>
        <w:rPr>
          <w:spacing w:val="-10"/>
        </w:rPr>
        <w:t xml:space="preserve"> </w:t>
      </w:r>
      <w:r>
        <w:t>income</w:t>
      </w:r>
      <w:r>
        <w:rPr>
          <w:spacing w:val="-10"/>
        </w:rPr>
        <w:t xml:space="preserve"> </w:t>
      </w:r>
      <w:r>
        <w:t>sources</w:t>
      </w:r>
      <w:r w:rsidR="4AA278D1">
        <w:t>’</w:t>
      </w:r>
      <w:r>
        <w:rPr>
          <w:spacing w:val="-11"/>
        </w:rPr>
        <w:t xml:space="preserve"> </w:t>
      </w:r>
      <w:r w:rsidR="2CB30934">
        <w:rPr>
          <w:spacing w:val="-10"/>
        </w:rPr>
        <w:t xml:space="preserve">categories </w:t>
      </w:r>
      <w:r>
        <w:t>corresponding</w:t>
      </w:r>
      <w:r>
        <w:rPr>
          <w:spacing w:val="-10"/>
        </w:rPr>
        <w:t xml:space="preserve"> </w:t>
      </w:r>
      <w:r>
        <w:t>to</w:t>
      </w:r>
      <w:r>
        <w:rPr>
          <w:spacing w:val="-10"/>
        </w:rPr>
        <w:t xml:space="preserve"> </w:t>
      </w:r>
      <w:r>
        <w:t>FES</w:t>
      </w:r>
      <w:r>
        <w:rPr>
          <w:spacing w:val="-10"/>
        </w:rPr>
        <w:t xml:space="preserve"> </w:t>
      </w:r>
      <w:r>
        <w:t>65-75%</w:t>
      </w:r>
      <w:r>
        <w:rPr>
          <w:spacing w:val="-11"/>
        </w:rPr>
        <w:t xml:space="preserve"> </w:t>
      </w:r>
      <w:r>
        <w:t>and</w:t>
      </w:r>
      <w:r>
        <w:rPr>
          <w:spacing w:val="-10"/>
        </w:rPr>
        <w:t xml:space="preserve"> </w:t>
      </w:r>
      <w:r>
        <w:t>&gt;=75%</w:t>
      </w:r>
      <w:r>
        <w:rPr>
          <w:spacing w:val="-51"/>
        </w:rPr>
        <w:t xml:space="preserve"> </w:t>
      </w:r>
      <w:r>
        <w:t>categories</w:t>
      </w:r>
      <w:r w:rsidR="6B7A5EBE">
        <w:t>,</w:t>
      </w:r>
      <w:r>
        <w:rPr>
          <w:spacing w:val="18"/>
        </w:rPr>
        <w:t xml:space="preserve"> </w:t>
      </w:r>
      <w:r>
        <w:t>respectively.</w:t>
      </w:r>
    </w:p>
    <w:p w14:paraId="0EF7CF2F" w14:textId="35B12CB9" w:rsidR="00054221" w:rsidRDefault="00BD4E74">
      <w:pPr>
        <w:pStyle w:val="BodyText"/>
        <w:spacing w:before="173" w:line="314" w:lineRule="auto"/>
        <w:ind w:left="120" w:right="577"/>
        <w:jc w:val="both"/>
      </w:pPr>
      <w:r>
        <w:rPr>
          <w:spacing w:val="-1"/>
        </w:rPr>
        <w:t xml:space="preserve">The results </w:t>
      </w:r>
      <w:r>
        <w:t xml:space="preserve">of the income and income change indicator compared </w:t>
      </w:r>
      <w:r w:rsidR="7810E74A">
        <w:t xml:space="preserve">by collection </w:t>
      </w:r>
      <w:r>
        <w:t>modality for</w:t>
      </w:r>
      <w:r>
        <w:rPr>
          <w:spacing w:val="1"/>
        </w:rPr>
        <w:t xml:space="preserve"> </w:t>
      </w:r>
      <w:r>
        <w:rPr>
          <w:spacing w:val="-1"/>
        </w:rPr>
        <w:t>the</w:t>
      </w:r>
      <w:r>
        <w:rPr>
          <w:spacing w:val="-8"/>
        </w:rPr>
        <w:t xml:space="preserve"> </w:t>
      </w:r>
      <w:r w:rsidR="60648047">
        <w:rPr>
          <w:spacing w:val="-8"/>
        </w:rPr>
        <w:t>three</w:t>
      </w:r>
      <w:r>
        <w:rPr>
          <w:spacing w:val="-7"/>
        </w:rPr>
        <w:t xml:space="preserve"> </w:t>
      </w:r>
      <w:r>
        <w:rPr>
          <w:spacing w:val="-1"/>
        </w:rPr>
        <w:t>pilot</w:t>
      </w:r>
      <w:r>
        <w:rPr>
          <w:spacing w:val="-7"/>
        </w:rPr>
        <w:t xml:space="preserve"> </w:t>
      </w:r>
      <w:r>
        <w:rPr>
          <w:spacing w:val="-1"/>
        </w:rPr>
        <w:t>countries</w:t>
      </w:r>
      <w:r>
        <w:rPr>
          <w:spacing w:val="-7"/>
        </w:rPr>
        <w:t xml:space="preserve"> </w:t>
      </w:r>
      <w:r w:rsidR="4BB6F098">
        <w:rPr>
          <w:spacing w:val="-7"/>
        </w:rPr>
        <w:t>are</w:t>
      </w:r>
      <w:r>
        <w:rPr>
          <w:spacing w:val="-8"/>
        </w:rPr>
        <w:t xml:space="preserve"> </w:t>
      </w:r>
      <w:r>
        <w:rPr>
          <w:spacing w:val="-1"/>
        </w:rPr>
        <w:t>presented</w:t>
      </w:r>
      <w:r>
        <w:rPr>
          <w:spacing w:val="-7"/>
        </w:rPr>
        <w:t xml:space="preserve"> </w:t>
      </w:r>
      <w:r>
        <w:rPr>
          <w:spacing w:val="-1"/>
        </w:rPr>
        <w:t>in</w:t>
      </w:r>
      <w:r>
        <w:rPr>
          <w:spacing w:val="-7"/>
        </w:rPr>
        <w:t xml:space="preserve"> </w:t>
      </w:r>
      <w:r>
        <w:rPr>
          <w:spacing w:val="-1"/>
        </w:rPr>
        <w:t>Table</w:t>
      </w:r>
      <w:r>
        <w:rPr>
          <w:spacing w:val="-7"/>
        </w:rPr>
        <w:t xml:space="preserve"> </w:t>
      </w:r>
      <w:r>
        <w:rPr>
          <w:spacing w:val="-1"/>
        </w:rPr>
        <w:t>15.</w:t>
      </w:r>
      <w:r>
        <w:rPr>
          <w:spacing w:val="10"/>
        </w:rPr>
        <w:t xml:space="preserve"> </w:t>
      </w:r>
      <w:r>
        <w:rPr>
          <w:spacing w:val="-1"/>
        </w:rPr>
        <w:t>The</w:t>
      </w:r>
      <w:r>
        <w:rPr>
          <w:spacing w:val="-7"/>
        </w:rPr>
        <w:t xml:space="preserve"> </w:t>
      </w:r>
      <w:r>
        <w:rPr>
          <w:spacing w:val="-1"/>
        </w:rPr>
        <w:t>results</w:t>
      </w:r>
      <w:r>
        <w:rPr>
          <w:spacing w:val="-7"/>
        </w:rPr>
        <w:t xml:space="preserve"> </w:t>
      </w:r>
      <w:r>
        <w:rPr>
          <w:spacing w:val="-1"/>
        </w:rPr>
        <w:t>show</w:t>
      </w:r>
      <w:r>
        <w:rPr>
          <w:spacing w:val="-7"/>
        </w:rPr>
        <w:t xml:space="preserve"> </w:t>
      </w:r>
      <w:r>
        <w:rPr>
          <w:spacing w:val="-1"/>
        </w:rPr>
        <w:t>that</w:t>
      </w:r>
      <w:r>
        <w:rPr>
          <w:spacing w:val="-7"/>
        </w:rPr>
        <w:t xml:space="preserve"> </w:t>
      </w:r>
      <w:r>
        <w:rPr>
          <w:spacing w:val="-1"/>
        </w:rPr>
        <w:t>more</w:t>
      </w:r>
      <w:r>
        <w:rPr>
          <w:spacing w:val="-7"/>
        </w:rPr>
        <w:t xml:space="preserve"> </w:t>
      </w:r>
      <w:r>
        <w:rPr>
          <w:spacing w:val="-1"/>
        </w:rPr>
        <w:t>households</w:t>
      </w:r>
      <w:r>
        <w:rPr>
          <w:spacing w:val="-50"/>
        </w:rPr>
        <w:t xml:space="preserve"> </w:t>
      </w:r>
      <w:r>
        <w:rPr>
          <w:spacing w:val="-1"/>
        </w:rPr>
        <w:t xml:space="preserve">in Myanmar and Ecuador underestimated their food insecurity when interviewed </w:t>
      </w:r>
      <w:r>
        <w:t>over the phone</w:t>
      </w:r>
      <w:r>
        <w:rPr>
          <w:spacing w:val="1"/>
        </w:rPr>
        <w:t xml:space="preserve"> </w:t>
      </w:r>
      <w:r>
        <w:t>compared to F2F</w:t>
      </w:r>
      <w:r w:rsidR="42AED1A2">
        <w:t xml:space="preserve">, by 1% </w:t>
      </w:r>
      <w:proofErr w:type="spellStart"/>
      <w:r w:rsidR="42AED1A2">
        <w:t>in</w:t>
      </w:r>
      <w:r>
        <w:t>Myanmar</w:t>
      </w:r>
      <w:proofErr w:type="spellEnd"/>
      <w:r>
        <w:t xml:space="preserve"> and </w:t>
      </w:r>
      <w:r w:rsidR="3F05A139">
        <w:t>7% in</w:t>
      </w:r>
      <w:r>
        <w:t xml:space="preserve"> Ecuador).</w:t>
      </w:r>
      <w:r>
        <w:rPr>
          <w:spacing w:val="1"/>
        </w:rPr>
        <w:t xml:space="preserve"> </w:t>
      </w:r>
      <w:r>
        <w:t xml:space="preserve">The opposite effect </w:t>
      </w:r>
      <w:r w:rsidR="1EA0D8F4">
        <w:t>wa</w:t>
      </w:r>
      <w:r>
        <w:t xml:space="preserve">s found </w:t>
      </w:r>
      <w:r w:rsidR="487B5A0A">
        <w:t xml:space="preserve">in </w:t>
      </w:r>
      <w:r>
        <w:t>CAR</w:t>
      </w:r>
      <w:r w:rsidR="33899DD7">
        <w:t>,</w:t>
      </w:r>
      <w:r>
        <w:t xml:space="preserve"> where</w:t>
      </w:r>
      <w:r>
        <w:rPr>
          <w:spacing w:val="1"/>
        </w:rPr>
        <w:t xml:space="preserve"> </w:t>
      </w:r>
      <w:r>
        <w:t>remote</w:t>
      </w:r>
      <w:r>
        <w:rPr>
          <w:spacing w:val="11"/>
        </w:rPr>
        <w:t xml:space="preserve"> </w:t>
      </w:r>
      <w:r>
        <w:t>interviews</w:t>
      </w:r>
      <w:r>
        <w:rPr>
          <w:spacing w:val="11"/>
        </w:rPr>
        <w:t xml:space="preserve"> </w:t>
      </w:r>
      <w:r>
        <w:t>using</w:t>
      </w:r>
      <w:r>
        <w:rPr>
          <w:spacing w:val="11"/>
        </w:rPr>
        <w:t xml:space="preserve"> </w:t>
      </w:r>
      <w:r>
        <w:t>income</w:t>
      </w:r>
      <w:r>
        <w:rPr>
          <w:spacing w:val="11"/>
        </w:rPr>
        <w:t xml:space="preserve"> </w:t>
      </w:r>
      <w:r w:rsidR="44BD3418">
        <w:rPr>
          <w:spacing w:val="11"/>
        </w:rPr>
        <w:t xml:space="preserve">to calculate CARI </w:t>
      </w:r>
      <w:r>
        <w:t>overestimate</w:t>
      </w:r>
      <w:r w:rsidR="30C5039E">
        <w:t>d</w:t>
      </w:r>
      <w:r>
        <w:rPr>
          <w:spacing w:val="12"/>
        </w:rPr>
        <w:t xml:space="preserve"> </w:t>
      </w:r>
      <w:r>
        <w:t>food</w:t>
      </w:r>
      <w:r>
        <w:rPr>
          <w:spacing w:val="11"/>
        </w:rPr>
        <w:t xml:space="preserve"> </w:t>
      </w:r>
      <w:r>
        <w:t>insecurity</w:t>
      </w:r>
      <w:r>
        <w:rPr>
          <w:spacing w:val="11"/>
        </w:rPr>
        <w:t xml:space="preserve"> </w:t>
      </w:r>
      <w:r>
        <w:t>by</w:t>
      </w:r>
      <w:r>
        <w:rPr>
          <w:spacing w:val="11"/>
        </w:rPr>
        <w:t xml:space="preserve"> </w:t>
      </w:r>
      <w:r>
        <w:t>11</w:t>
      </w:r>
      <w:r w:rsidR="21E74285">
        <w:t xml:space="preserve"> percentage</w:t>
      </w:r>
      <w:r>
        <w:rPr>
          <w:spacing w:val="12"/>
        </w:rPr>
        <w:t xml:space="preserve"> </w:t>
      </w:r>
      <w:r>
        <w:t>points.</w:t>
      </w:r>
    </w:p>
    <w:p w14:paraId="53D3EE8D" w14:textId="49B1B374" w:rsidR="00054221" w:rsidRDefault="00BD4E74">
      <w:pPr>
        <w:spacing w:before="157"/>
        <w:ind w:left="257" w:right="714"/>
        <w:jc w:val="center"/>
        <w:rPr>
          <w:sz w:val="16"/>
        </w:rPr>
      </w:pPr>
      <w:r>
        <w:rPr>
          <w:noProof/>
          <w:color w:val="2B579A"/>
          <w:shd w:val="clear" w:color="auto" w:fill="E6E6E6"/>
        </w:rPr>
        <mc:AlternateContent>
          <mc:Choice Requires="wps">
            <w:drawing>
              <wp:anchor distT="0" distB="0" distL="114300" distR="114300" simplePos="0" relativeHeight="251658265" behindDoc="1" locked="0" layoutInCell="1" allowOverlap="1" wp14:anchorId="2A1B5F1F" wp14:editId="7E56240B">
                <wp:simplePos x="0" y="0"/>
                <wp:positionH relativeFrom="page">
                  <wp:posOffset>914400</wp:posOffset>
                </wp:positionH>
                <wp:positionV relativeFrom="paragraph">
                  <wp:posOffset>536575</wp:posOffset>
                </wp:positionV>
                <wp:extent cx="5943600" cy="0"/>
                <wp:effectExtent l="0" t="0" r="0" b="0"/>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380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923C5B7">
              <v:line id="Line 34" style="position:absolute;z-index:-20171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056mm" from="1in,42.25pt" to="540pt,42.25pt" w14:anchorId="55BE0D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">
                <w10:wrap anchorx="page"/>
              </v:line>
            </w:pict>
          </mc:Fallback>
        </mc:AlternateContent>
      </w:r>
      <w:r>
        <w:rPr>
          <w:sz w:val="16"/>
        </w:rPr>
        <w:t>Table</w:t>
      </w:r>
      <w:r>
        <w:rPr>
          <w:spacing w:val="14"/>
          <w:sz w:val="16"/>
        </w:rPr>
        <w:t xml:space="preserve"> </w:t>
      </w:r>
      <w:r>
        <w:rPr>
          <w:sz w:val="16"/>
        </w:rPr>
        <w:t>15:</w:t>
      </w:r>
      <w:r>
        <w:rPr>
          <w:spacing w:val="33"/>
          <w:sz w:val="16"/>
        </w:rPr>
        <w:t xml:space="preserve"> </w:t>
      </w:r>
      <w:r>
        <w:rPr>
          <w:sz w:val="16"/>
        </w:rPr>
        <w:t>Impact</w:t>
      </w:r>
      <w:r>
        <w:rPr>
          <w:spacing w:val="15"/>
          <w:sz w:val="16"/>
        </w:rPr>
        <w:t xml:space="preserve"> </w:t>
      </w:r>
      <w:r>
        <w:rPr>
          <w:sz w:val="16"/>
        </w:rPr>
        <w:t>of</w:t>
      </w:r>
      <w:r>
        <w:rPr>
          <w:spacing w:val="15"/>
          <w:sz w:val="16"/>
        </w:rPr>
        <w:t xml:space="preserve"> </w:t>
      </w:r>
      <w:r>
        <w:rPr>
          <w:sz w:val="16"/>
        </w:rPr>
        <w:t>Survey</w:t>
      </w:r>
      <w:r>
        <w:rPr>
          <w:spacing w:val="15"/>
          <w:sz w:val="16"/>
        </w:rPr>
        <w:t xml:space="preserve"> </w:t>
      </w:r>
      <w:r>
        <w:rPr>
          <w:sz w:val="16"/>
        </w:rPr>
        <w:t>Modality</w:t>
      </w:r>
      <w:r>
        <w:rPr>
          <w:spacing w:val="15"/>
          <w:sz w:val="16"/>
        </w:rPr>
        <w:t xml:space="preserve"> </w:t>
      </w:r>
      <w:r>
        <w:rPr>
          <w:sz w:val="16"/>
        </w:rPr>
        <w:t>on</w:t>
      </w:r>
      <w:r>
        <w:rPr>
          <w:spacing w:val="15"/>
          <w:sz w:val="16"/>
        </w:rPr>
        <w:t xml:space="preserve"> </w:t>
      </w:r>
      <w:r>
        <w:rPr>
          <w:sz w:val="16"/>
        </w:rPr>
        <w:t>Income</w:t>
      </w:r>
    </w:p>
    <w:p w14:paraId="04738512" w14:textId="77777777" w:rsidR="00054221" w:rsidRDefault="00054221">
      <w:pPr>
        <w:pStyle w:val="BodyText"/>
        <w:spacing w:before="4"/>
        <w:rPr>
          <w:sz w:val="17"/>
        </w:rPr>
      </w:pPr>
    </w:p>
    <w:tbl>
      <w:tblPr>
        <w:tblW w:w="0" w:type="auto"/>
        <w:tblInd w:w="127" w:type="dxa"/>
        <w:tblLayout w:type="fixed"/>
        <w:tblCellMar>
          <w:left w:w="0" w:type="dxa"/>
          <w:right w:w="0" w:type="dxa"/>
        </w:tblCellMar>
        <w:tblLook w:val="01E0" w:firstRow="1" w:lastRow="1" w:firstColumn="1" w:lastColumn="1" w:noHBand="0" w:noVBand="0"/>
      </w:tblPr>
      <w:tblGrid>
        <w:gridCol w:w="4674"/>
        <w:gridCol w:w="624"/>
        <w:gridCol w:w="541"/>
        <w:gridCol w:w="523"/>
        <w:gridCol w:w="632"/>
        <w:gridCol w:w="587"/>
        <w:gridCol w:w="532"/>
        <w:gridCol w:w="606"/>
        <w:gridCol w:w="641"/>
      </w:tblGrid>
      <w:tr w:rsidR="00054221" w14:paraId="2AFBC389" w14:textId="77777777">
        <w:trPr>
          <w:trHeight w:val="272"/>
        </w:trPr>
        <w:tc>
          <w:tcPr>
            <w:tcW w:w="4674" w:type="dxa"/>
            <w:tcBorders>
              <w:top w:val="double" w:sz="1" w:space="0" w:color="000000"/>
            </w:tcBorders>
          </w:tcPr>
          <w:p w14:paraId="5EC4C1F4" w14:textId="77777777" w:rsidR="00054221" w:rsidRDefault="00BD4E74">
            <w:pPr>
              <w:pStyle w:val="TableParagraph"/>
              <w:tabs>
                <w:tab w:val="left" w:pos="4215"/>
              </w:tabs>
              <w:spacing w:before="138" w:line="114" w:lineRule="exact"/>
              <w:ind w:right="136"/>
              <w:jc w:val="right"/>
              <w:rPr>
                <w:sz w:val="12"/>
              </w:rPr>
            </w:pPr>
            <w:r>
              <w:rPr>
                <w:w w:val="105"/>
                <w:sz w:val="12"/>
              </w:rPr>
              <w:t>Variable</w:t>
            </w:r>
            <w:r>
              <w:rPr>
                <w:w w:val="105"/>
                <w:sz w:val="12"/>
              </w:rPr>
              <w:tab/>
              <w:t>F2F</w:t>
            </w:r>
          </w:p>
        </w:tc>
        <w:tc>
          <w:tcPr>
            <w:tcW w:w="624" w:type="dxa"/>
            <w:tcBorders>
              <w:top w:val="double" w:sz="1" w:space="0" w:color="000000"/>
            </w:tcBorders>
          </w:tcPr>
          <w:p w14:paraId="3D51933E" w14:textId="77777777" w:rsidR="00054221" w:rsidRDefault="00BD4E74">
            <w:pPr>
              <w:pStyle w:val="TableParagraph"/>
              <w:spacing w:before="0" w:line="132" w:lineRule="exact"/>
              <w:ind w:left="70"/>
              <w:jc w:val="left"/>
              <w:rPr>
                <w:sz w:val="12"/>
              </w:rPr>
            </w:pPr>
            <w:r>
              <w:rPr>
                <w:w w:val="105"/>
                <w:sz w:val="12"/>
              </w:rPr>
              <w:t>Myanmar</w:t>
            </w:r>
          </w:p>
          <w:p w14:paraId="7D8A970C" w14:textId="77777777" w:rsidR="00054221" w:rsidRDefault="00BD4E74">
            <w:pPr>
              <w:pStyle w:val="TableParagraph"/>
              <w:spacing w:before="6" w:line="114" w:lineRule="exact"/>
              <w:ind w:left="89"/>
              <w:jc w:val="left"/>
              <w:rPr>
                <w:sz w:val="12"/>
              </w:rPr>
            </w:pPr>
            <w:r>
              <w:rPr>
                <w:w w:val="105"/>
                <w:sz w:val="12"/>
              </w:rPr>
              <w:t>Remote</w:t>
            </w:r>
          </w:p>
        </w:tc>
        <w:tc>
          <w:tcPr>
            <w:tcW w:w="541" w:type="dxa"/>
            <w:tcBorders>
              <w:top w:val="double" w:sz="1" w:space="0" w:color="000000"/>
            </w:tcBorders>
          </w:tcPr>
          <w:p w14:paraId="48D1AC48" w14:textId="77777777" w:rsidR="00054221" w:rsidRDefault="00BD4E74">
            <w:pPr>
              <w:pStyle w:val="TableParagraph"/>
              <w:spacing w:before="138" w:line="114" w:lineRule="exact"/>
              <w:ind w:left="81" w:right="82"/>
              <w:rPr>
                <w:sz w:val="12"/>
              </w:rPr>
            </w:pPr>
            <w:r>
              <w:rPr>
                <w:sz w:val="12"/>
              </w:rPr>
              <w:t>Diff</w:t>
            </w:r>
          </w:p>
        </w:tc>
        <w:tc>
          <w:tcPr>
            <w:tcW w:w="523" w:type="dxa"/>
            <w:tcBorders>
              <w:top w:val="double" w:sz="1" w:space="0" w:color="000000"/>
            </w:tcBorders>
          </w:tcPr>
          <w:p w14:paraId="2ECB28FD" w14:textId="77777777" w:rsidR="00054221" w:rsidRDefault="00BD4E74">
            <w:pPr>
              <w:pStyle w:val="TableParagraph"/>
              <w:spacing w:before="138" w:line="114" w:lineRule="exact"/>
              <w:ind w:left="154"/>
              <w:jc w:val="left"/>
              <w:rPr>
                <w:sz w:val="12"/>
              </w:rPr>
            </w:pPr>
            <w:r>
              <w:rPr>
                <w:w w:val="110"/>
                <w:sz w:val="12"/>
              </w:rPr>
              <w:t>F2F</w:t>
            </w:r>
          </w:p>
        </w:tc>
        <w:tc>
          <w:tcPr>
            <w:tcW w:w="632" w:type="dxa"/>
            <w:tcBorders>
              <w:top w:val="double" w:sz="1" w:space="0" w:color="000000"/>
            </w:tcBorders>
          </w:tcPr>
          <w:p w14:paraId="42F03BCA" w14:textId="77777777" w:rsidR="00054221" w:rsidRDefault="00BD4E74">
            <w:pPr>
              <w:pStyle w:val="TableParagraph"/>
              <w:spacing w:before="0" w:line="132" w:lineRule="exact"/>
              <w:ind w:left="139"/>
              <w:jc w:val="left"/>
              <w:rPr>
                <w:sz w:val="12"/>
              </w:rPr>
            </w:pPr>
            <w:r>
              <w:rPr>
                <w:w w:val="105"/>
                <w:sz w:val="12"/>
              </w:rPr>
              <w:t>Ecuador</w:t>
            </w:r>
          </w:p>
          <w:p w14:paraId="153291F9" w14:textId="77777777" w:rsidR="00054221" w:rsidRDefault="00BD4E74">
            <w:pPr>
              <w:pStyle w:val="TableParagraph"/>
              <w:spacing w:before="6" w:line="114" w:lineRule="exact"/>
              <w:ind w:left="89"/>
              <w:jc w:val="left"/>
              <w:rPr>
                <w:sz w:val="12"/>
              </w:rPr>
            </w:pPr>
            <w:r>
              <w:rPr>
                <w:w w:val="105"/>
                <w:sz w:val="12"/>
              </w:rPr>
              <w:t>Remote</w:t>
            </w:r>
          </w:p>
        </w:tc>
        <w:tc>
          <w:tcPr>
            <w:tcW w:w="587" w:type="dxa"/>
            <w:tcBorders>
              <w:top w:val="double" w:sz="1" w:space="0" w:color="000000"/>
            </w:tcBorders>
          </w:tcPr>
          <w:p w14:paraId="5016ABE9" w14:textId="77777777" w:rsidR="00054221" w:rsidRDefault="00BD4E74">
            <w:pPr>
              <w:pStyle w:val="TableParagraph"/>
              <w:spacing w:before="138" w:line="114" w:lineRule="exact"/>
              <w:ind w:left="75" w:right="75"/>
              <w:rPr>
                <w:sz w:val="12"/>
              </w:rPr>
            </w:pPr>
            <w:r>
              <w:rPr>
                <w:sz w:val="12"/>
              </w:rPr>
              <w:t>Diff</w:t>
            </w:r>
          </w:p>
        </w:tc>
        <w:tc>
          <w:tcPr>
            <w:tcW w:w="532" w:type="dxa"/>
            <w:tcBorders>
              <w:top w:val="double" w:sz="1" w:space="0" w:color="000000"/>
            </w:tcBorders>
          </w:tcPr>
          <w:p w14:paraId="10CDFB2A" w14:textId="77777777" w:rsidR="00054221" w:rsidRDefault="00BD4E74">
            <w:pPr>
              <w:pStyle w:val="TableParagraph"/>
              <w:spacing w:before="138" w:line="114" w:lineRule="exact"/>
              <w:ind w:left="91" w:right="65"/>
              <w:rPr>
                <w:sz w:val="12"/>
              </w:rPr>
            </w:pPr>
            <w:r>
              <w:rPr>
                <w:w w:val="110"/>
                <w:sz w:val="12"/>
              </w:rPr>
              <w:t>F2F</w:t>
            </w:r>
          </w:p>
        </w:tc>
        <w:tc>
          <w:tcPr>
            <w:tcW w:w="606" w:type="dxa"/>
            <w:tcBorders>
              <w:top w:val="double" w:sz="1" w:space="0" w:color="000000"/>
            </w:tcBorders>
          </w:tcPr>
          <w:p w14:paraId="492934DA" w14:textId="77777777" w:rsidR="00054221" w:rsidRDefault="00BD4E74">
            <w:pPr>
              <w:pStyle w:val="TableParagraph"/>
              <w:spacing w:before="0" w:line="132" w:lineRule="exact"/>
              <w:ind w:left="230"/>
              <w:jc w:val="left"/>
              <w:rPr>
                <w:sz w:val="12"/>
              </w:rPr>
            </w:pPr>
            <w:r>
              <w:rPr>
                <w:w w:val="115"/>
                <w:sz w:val="12"/>
              </w:rPr>
              <w:t>CAR</w:t>
            </w:r>
          </w:p>
          <w:p w14:paraId="4CDD6AAF" w14:textId="77777777" w:rsidR="00054221" w:rsidRDefault="00BD4E74">
            <w:pPr>
              <w:pStyle w:val="TableParagraph"/>
              <w:spacing w:before="6" w:line="114" w:lineRule="exact"/>
              <w:ind w:left="90"/>
              <w:jc w:val="left"/>
              <w:rPr>
                <w:sz w:val="12"/>
              </w:rPr>
            </w:pPr>
            <w:r>
              <w:rPr>
                <w:w w:val="105"/>
                <w:sz w:val="12"/>
              </w:rPr>
              <w:t>Remote</w:t>
            </w:r>
          </w:p>
        </w:tc>
        <w:tc>
          <w:tcPr>
            <w:tcW w:w="641" w:type="dxa"/>
            <w:tcBorders>
              <w:top w:val="double" w:sz="1" w:space="0" w:color="000000"/>
            </w:tcBorders>
          </w:tcPr>
          <w:p w14:paraId="65528D18" w14:textId="77777777" w:rsidR="00054221" w:rsidRDefault="00BD4E74">
            <w:pPr>
              <w:pStyle w:val="TableParagraph"/>
              <w:spacing w:before="138" w:line="114" w:lineRule="exact"/>
              <w:ind w:left="69" w:right="69"/>
              <w:rPr>
                <w:sz w:val="12"/>
              </w:rPr>
            </w:pPr>
            <w:r>
              <w:rPr>
                <w:sz w:val="12"/>
              </w:rPr>
              <w:t>Diff</w:t>
            </w:r>
          </w:p>
        </w:tc>
      </w:tr>
      <w:tr w:rsidR="00054221" w14:paraId="77CCA773" w14:textId="77777777">
        <w:trPr>
          <w:trHeight w:val="145"/>
        </w:trPr>
        <w:tc>
          <w:tcPr>
            <w:tcW w:w="4674" w:type="dxa"/>
          </w:tcPr>
          <w:p w14:paraId="1789353D" w14:textId="77777777" w:rsidR="00054221" w:rsidRDefault="00BD4E74">
            <w:pPr>
              <w:pStyle w:val="TableParagraph"/>
              <w:tabs>
                <w:tab w:val="right" w:pos="4443"/>
              </w:tabs>
              <w:spacing w:line="111" w:lineRule="exact"/>
              <w:ind w:right="138"/>
              <w:jc w:val="right"/>
              <w:rPr>
                <w:sz w:val="12"/>
              </w:rPr>
            </w:pPr>
            <w:r>
              <w:rPr>
                <w:sz w:val="12"/>
              </w:rPr>
              <w:t>Income:</w:t>
            </w:r>
            <w:r>
              <w:rPr>
                <w:spacing w:val="27"/>
                <w:sz w:val="12"/>
              </w:rPr>
              <w:t xml:space="preserve"> </w:t>
            </w:r>
            <w:r>
              <w:rPr>
                <w:sz w:val="12"/>
              </w:rPr>
              <w:t>Regular</w:t>
            </w:r>
            <w:r>
              <w:rPr>
                <w:spacing w:val="13"/>
                <w:sz w:val="12"/>
              </w:rPr>
              <w:t xml:space="preserve"> </w:t>
            </w:r>
            <w:r>
              <w:rPr>
                <w:sz w:val="12"/>
              </w:rPr>
              <w:t>and</w:t>
            </w:r>
            <w:r>
              <w:rPr>
                <w:spacing w:val="14"/>
                <w:sz w:val="12"/>
              </w:rPr>
              <w:t xml:space="preserve"> </w:t>
            </w:r>
            <w:r>
              <w:rPr>
                <w:sz w:val="12"/>
              </w:rPr>
              <w:t>Unchanged/Increasing</w:t>
            </w:r>
            <w:r>
              <w:rPr>
                <w:rFonts w:ascii="Times New Roman"/>
                <w:sz w:val="12"/>
              </w:rPr>
              <w:tab/>
            </w:r>
            <w:r>
              <w:rPr>
                <w:sz w:val="12"/>
              </w:rPr>
              <w:t>0.22</w:t>
            </w:r>
          </w:p>
        </w:tc>
        <w:tc>
          <w:tcPr>
            <w:tcW w:w="624" w:type="dxa"/>
          </w:tcPr>
          <w:p w14:paraId="05CC302B" w14:textId="77777777" w:rsidR="00054221" w:rsidRDefault="00BD4E74">
            <w:pPr>
              <w:pStyle w:val="TableParagraph"/>
              <w:spacing w:line="111" w:lineRule="exact"/>
              <w:ind w:left="65" w:right="82"/>
              <w:rPr>
                <w:sz w:val="12"/>
              </w:rPr>
            </w:pPr>
            <w:r>
              <w:rPr>
                <w:sz w:val="12"/>
              </w:rPr>
              <w:t>0.19</w:t>
            </w:r>
          </w:p>
        </w:tc>
        <w:tc>
          <w:tcPr>
            <w:tcW w:w="541" w:type="dxa"/>
          </w:tcPr>
          <w:p w14:paraId="05608E48" w14:textId="77777777" w:rsidR="00054221" w:rsidRDefault="00BD4E74">
            <w:pPr>
              <w:pStyle w:val="TableParagraph"/>
              <w:spacing w:line="111" w:lineRule="exact"/>
              <w:ind w:left="82" w:right="82"/>
              <w:rPr>
                <w:sz w:val="12"/>
              </w:rPr>
            </w:pPr>
            <w:r>
              <w:rPr>
                <w:sz w:val="12"/>
              </w:rPr>
              <w:t>-0.03</w:t>
            </w:r>
          </w:p>
        </w:tc>
        <w:tc>
          <w:tcPr>
            <w:tcW w:w="523" w:type="dxa"/>
          </w:tcPr>
          <w:p w14:paraId="643F1D85" w14:textId="77777777" w:rsidR="00054221" w:rsidRDefault="00BD4E74">
            <w:pPr>
              <w:pStyle w:val="TableParagraph"/>
              <w:spacing w:line="111" w:lineRule="exact"/>
              <w:ind w:left="156"/>
              <w:jc w:val="left"/>
              <w:rPr>
                <w:sz w:val="12"/>
              </w:rPr>
            </w:pPr>
            <w:r>
              <w:rPr>
                <w:sz w:val="12"/>
              </w:rPr>
              <w:t>0.19</w:t>
            </w:r>
          </w:p>
        </w:tc>
        <w:tc>
          <w:tcPr>
            <w:tcW w:w="632" w:type="dxa"/>
          </w:tcPr>
          <w:p w14:paraId="645C6E73" w14:textId="77777777" w:rsidR="00054221" w:rsidRDefault="00BD4E74">
            <w:pPr>
              <w:pStyle w:val="TableParagraph"/>
              <w:spacing w:line="111" w:lineRule="exact"/>
              <w:ind w:left="189"/>
              <w:jc w:val="left"/>
              <w:rPr>
                <w:sz w:val="12"/>
              </w:rPr>
            </w:pPr>
            <w:r>
              <w:rPr>
                <w:sz w:val="12"/>
              </w:rPr>
              <w:t>0.25</w:t>
            </w:r>
          </w:p>
        </w:tc>
        <w:tc>
          <w:tcPr>
            <w:tcW w:w="587" w:type="dxa"/>
          </w:tcPr>
          <w:p w14:paraId="49062AA3" w14:textId="77777777" w:rsidR="00054221" w:rsidRDefault="00BD4E74">
            <w:pPr>
              <w:pStyle w:val="TableParagraph"/>
              <w:spacing w:line="111" w:lineRule="exact"/>
              <w:ind w:left="75" w:right="75"/>
              <w:rPr>
                <w:sz w:val="12"/>
              </w:rPr>
            </w:pPr>
            <w:r>
              <w:rPr>
                <w:sz w:val="12"/>
              </w:rPr>
              <w:t>0.06**</w:t>
            </w:r>
          </w:p>
        </w:tc>
        <w:tc>
          <w:tcPr>
            <w:tcW w:w="532" w:type="dxa"/>
          </w:tcPr>
          <w:p w14:paraId="0C9E8888" w14:textId="77777777" w:rsidR="00054221" w:rsidRDefault="00BD4E74">
            <w:pPr>
              <w:pStyle w:val="TableParagraph"/>
              <w:spacing w:line="111" w:lineRule="exact"/>
              <w:ind w:left="91" w:right="65"/>
              <w:rPr>
                <w:sz w:val="12"/>
              </w:rPr>
            </w:pPr>
            <w:r>
              <w:rPr>
                <w:sz w:val="12"/>
              </w:rPr>
              <w:t>0.45</w:t>
            </w:r>
          </w:p>
        </w:tc>
        <w:tc>
          <w:tcPr>
            <w:tcW w:w="606" w:type="dxa"/>
          </w:tcPr>
          <w:p w14:paraId="38E890AA" w14:textId="77777777" w:rsidR="00054221" w:rsidRDefault="00BD4E74">
            <w:pPr>
              <w:pStyle w:val="TableParagraph"/>
              <w:spacing w:line="111" w:lineRule="exact"/>
              <w:ind w:left="115" w:right="115"/>
              <w:rPr>
                <w:sz w:val="12"/>
              </w:rPr>
            </w:pPr>
            <w:r>
              <w:rPr>
                <w:sz w:val="12"/>
              </w:rPr>
              <w:t>0.26</w:t>
            </w:r>
          </w:p>
        </w:tc>
        <w:tc>
          <w:tcPr>
            <w:tcW w:w="641" w:type="dxa"/>
          </w:tcPr>
          <w:p w14:paraId="4D0299A2" w14:textId="77777777" w:rsidR="00054221" w:rsidRDefault="00BD4E74">
            <w:pPr>
              <w:pStyle w:val="TableParagraph"/>
              <w:spacing w:line="111" w:lineRule="exact"/>
              <w:ind w:left="69" w:right="69"/>
              <w:rPr>
                <w:sz w:val="12"/>
              </w:rPr>
            </w:pPr>
            <w:r>
              <w:rPr>
                <w:w w:val="105"/>
                <w:sz w:val="12"/>
              </w:rPr>
              <w:t>-0.19***</w:t>
            </w:r>
          </w:p>
        </w:tc>
      </w:tr>
      <w:tr w:rsidR="00054221" w14:paraId="2EA42414" w14:textId="77777777">
        <w:trPr>
          <w:trHeight w:val="142"/>
        </w:trPr>
        <w:tc>
          <w:tcPr>
            <w:tcW w:w="4674" w:type="dxa"/>
          </w:tcPr>
          <w:p w14:paraId="0140F18C" w14:textId="77777777" w:rsidR="00054221" w:rsidRDefault="00BD4E74">
            <w:pPr>
              <w:pStyle w:val="TableParagraph"/>
              <w:spacing w:before="11" w:line="111" w:lineRule="exact"/>
              <w:ind w:right="88"/>
              <w:jc w:val="right"/>
              <w:rPr>
                <w:sz w:val="12"/>
              </w:rPr>
            </w:pPr>
            <w:r>
              <w:rPr>
                <w:w w:val="105"/>
                <w:sz w:val="12"/>
              </w:rPr>
              <w:t>(0.41)</w:t>
            </w:r>
          </w:p>
        </w:tc>
        <w:tc>
          <w:tcPr>
            <w:tcW w:w="624" w:type="dxa"/>
          </w:tcPr>
          <w:p w14:paraId="337F4A9F" w14:textId="77777777" w:rsidR="00054221" w:rsidRDefault="00BD4E74">
            <w:pPr>
              <w:pStyle w:val="TableParagraph"/>
              <w:spacing w:before="11" w:line="111" w:lineRule="exact"/>
              <w:ind w:left="66" w:right="82"/>
              <w:rPr>
                <w:sz w:val="12"/>
              </w:rPr>
            </w:pPr>
            <w:r>
              <w:rPr>
                <w:sz w:val="12"/>
              </w:rPr>
              <w:t>(0.39)</w:t>
            </w:r>
          </w:p>
        </w:tc>
        <w:tc>
          <w:tcPr>
            <w:tcW w:w="541" w:type="dxa"/>
          </w:tcPr>
          <w:p w14:paraId="355E8989" w14:textId="77777777" w:rsidR="00054221" w:rsidRDefault="00BD4E74">
            <w:pPr>
              <w:pStyle w:val="TableParagraph"/>
              <w:spacing w:before="11" w:line="111" w:lineRule="exact"/>
              <w:ind w:left="82" w:right="82"/>
              <w:rPr>
                <w:sz w:val="12"/>
              </w:rPr>
            </w:pPr>
            <w:r>
              <w:rPr>
                <w:sz w:val="12"/>
              </w:rPr>
              <w:t>(0.30)</w:t>
            </w:r>
          </w:p>
        </w:tc>
        <w:tc>
          <w:tcPr>
            <w:tcW w:w="523" w:type="dxa"/>
          </w:tcPr>
          <w:p w14:paraId="06CF0E99" w14:textId="77777777" w:rsidR="00054221" w:rsidRDefault="00BD4E74">
            <w:pPr>
              <w:pStyle w:val="TableParagraph"/>
              <w:spacing w:before="11" w:line="111" w:lineRule="exact"/>
              <w:ind w:left="107"/>
              <w:jc w:val="left"/>
              <w:rPr>
                <w:sz w:val="12"/>
              </w:rPr>
            </w:pPr>
            <w:r>
              <w:rPr>
                <w:sz w:val="12"/>
              </w:rPr>
              <w:t>(0.40)</w:t>
            </w:r>
          </w:p>
        </w:tc>
        <w:tc>
          <w:tcPr>
            <w:tcW w:w="632" w:type="dxa"/>
          </w:tcPr>
          <w:p w14:paraId="506FB9CB" w14:textId="77777777" w:rsidR="00054221" w:rsidRDefault="00BD4E74">
            <w:pPr>
              <w:pStyle w:val="TableParagraph"/>
              <w:spacing w:before="11" w:line="111" w:lineRule="exact"/>
              <w:ind w:left="140"/>
              <w:jc w:val="left"/>
              <w:rPr>
                <w:sz w:val="12"/>
              </w:rPr>
            </w:pPr>
            <w:r>
              <w:rPr>
                <w:sz w:val="12"/>
              </w:rPr>
              <w:t>(0.44)</w:t>
            </w:r>
          </w:p>
        </w:tc>
        <w:tc>
          <w:tcPr>
            <w:tcW w:w="587" w:type="dxa"/>
          </w:tcPr>
          <w:p w14:paraId="69377766" w14:textId="77777777" w:rsidR="00054221" w:rsidRDefault="00BD4E74">
            <w:pPr>
              <w:pStyle w:val="TableParagraph"/>
              <w:spacing w:before="11" w:line="111" w:lineRule="exact"/>
              <w:ind w:left="75" w:right="74"/>
              <w:rPr>
                <w:sz w:val="12"/>
              </w:rPr>
            </w:pPr>
            <w:r>
              <w:rPr>
                <w:sz w:val="12"/>
              </w:rPr>
              <w:t>(0.01)</w:t>
            </w:r>
          </w:p>
        </w:tc>
        <w:tc>
          <w:tcPr>
            <w:tcW w:w="532" w:type="dxa"/>
          </w:tcPr>
          <w:p w14:paraId="0FEC73B3" w14:textId="77777777" w:rsidR="00054221" w:rsidRDefault="00BD4E74">
            <w:pPr>
              <w:pStyle w:val="TableParagraph"/>
              <w:spacing w:before="11" w:line="111" w:lineRule="exact"/>
              <w:ind w:left="93" w:right="65"/>
              <w:rPr>
                <w:sz w:val="12"/>
              </w:rPr>
            </w:pPr>
            <w:r>
              <w:rPr>
                <w:sz w:val="12"/>
              </w:rPr>
              <w:t>(0.50)</w:t>
            </w:r>
          </w:p>
        </w:tc>
        <w:tc>
          <w:tcPr>
            <w:tcW w:w="606" w:type="dxa"/>
          </w:tcPr>
          <w:p w14:paraId="7D1F663A" w14:textId="77777777" w:rsidR="00054221" w:rsidRDefault="00BD4E74">
            <w:pPr>
              <w:pStyle w:val="TableParagraph"/>
              <w:spacing w:before="11" w:line="111" w:lineRule="exact"/>
              <w:ind w:left="116" w:right="115"/>
              <w:rPr>
                <w:sz w:val="12"/>
              </w:rPr>
            </w:pPr>
            <w:r>
              <w:rPr>
                <w:sz w:val="12"/>
              </w:rPr>
              <w:t>(0.44)</w:t>
            </w:r>
          </w:p>
        </w:tc>
        <w:tc>
          <w:tcPr>
            <w:tcW w:w="641" w:type="dxa"/>
          </w:tcPr>
          <w:p w14:paraId="38A1B4DC" w14:textId="77777777" w:rsidR="00054221" w:rsidRDefault="00BD4E74">
            <w:pPr>
              <w:pStyle w:val="TableParagraph"/>
              <w:spacing w:before="11" w:line="111" w:lineRule="exact"/>
              <w:ind w:left="69" w:right="68"/>
              <w:rPr>
                <w:sz w:val="12"/>
              </w:rPr>
            </w:pPr>
            <w:r>
              <w:rPr>
                <w:sz w:val="12"/>
              </w:rPr>
              <w:t>(0.00)</w:t>
            </w:r>
          </w:p>
        </w:tc>
      </w:tr>
      <w:tr w:rsidR="00054221" w14:paraId="5B2F82D4" w14:textId="77777777">
        <w:trPr>
          <w:trHeight w:val="142"/>
        </w:trPr>
        <w:tc>
          <w:tcPr>
            <w:tcW w:w="4674" w:type="dxa"/>
          </w:tcPr>
          <w:p w14:paraId="6A08EA08" w14:textId="77777777" w:rsidR="00054221" w:rsidRDefault="00BD4E74">
            <w:pPr>
              <w:pStyle w:val="TableParagraph"/>
              <w:tabs>
                <w:tab w:val="left" w:pos="4215"/>
              </w:tabs>
              <w:spacing w:before="11" w:line="111" w:lineRule="exact"/>
              <w:ind w:right="139"/>
              <w:jc w:val="right"/>
              <w:rPr>
                <w:sz w:val="12"/>
              </w:rPr>
            </w:pPr>
            <w:r>
              <w:rPr>
                <w:sz w:val="12"/>
              </w:rPr>
              <w:t>Income:</w:t>
            </w:r>
            <w:r>
              <w:rPr>
                <w:spacing w:val="36"/>
                <w:sz w:val="12"/>
              </w:rPr>
              <w:t xml:space="preserve"> </w:t>
            </w:r>
            <w:r>
              <w:rPr>
                <w:sz w:val="12"/>
              </w:rPr>
              <w:t>Regular</w:t>
            </w:r>
            <w:r>
              <w:rPr>
                <w:spacing w:val="19"/>
                <w:sz w:val="12"/>
              </w:rPr>
              <w:t xml:space="preserve"> </w:t>
            </w:r>
            <w:r>
              <w:rPr>
                <w:sz w:val="12"/>
              </w:rPr>
              <w:t>and</w:t>
            </w:r>
            <w:r>
              <w:rPr>
                <w:spacing w:val="20"/>
                <w:sz w:val="12"/>
              </w:rPr>
              <w:t xml:space="preserve"> </w:t>
            </w:r>
            <w:r>
              <w:rPr>
                <w:sz w:val="12"/>
              </w:rPr>
              <w:t>Reduced</w:t>
            </w:r>
            <w:r>
              <w:rPr>
                <w:spacing w:val="20"/>
                <w:sz w:val="12"/>
              </w:rPr>
              <w:t xml:space="preserve"> </w:t>
            </w:r>
            <w:r>
              <w:rPr>
                <w:sz w:val="12"/>
              </w:rPr>
              <w:t>OR</w:t>
            </w:r>
            <w:r>
              <w:rPr>
                <w:spacing w:val="20"/>
                <w:sz w:val="12"/>
              </w:rPr>
              <w:t xml:space="preserve"> </w:t>
            </w:r>
            <w:r>
              <w:rPr>
                <w:sz w:val="12"/>
              </w:rPr>
              <w:t>Irregular</w:t>
            </w:r>
            <w:r>
              <w:rPr>
                <w:spacing w:val="20"/>
                <w:sz w:val="12"/>
              </w:rPr>
              <w:t xml:space="preserve"> </w:t>
            </w:r>
            <w:r>
              <w:rPr>
                <w:sz w:val="12"/>
              </w:rPr>
              <w:t>and</w:t>
            </w:r>
            <w:r>
              <w:rPr>
                <w:spacing w:val="20"/>
                <w:sz w:val="12"/>
              </w:rPr>
              <w:t xml:space="preserve"> </w:t>
            </w:r>
            <w:r>
              <w:rPr>
                <w:sz w:val="12"/>
              </w:rPr>
              <w:t>Unchanged/Increasing</w:t>
            </w:r>
            <w:r>
              <w:rPr>
                <w:sz w:val="12"/>
              </w:rPr>
              <w:tab/>
              <w:t>0.39</w:t>
            </w:r>
          </w:p>
        </w:tc>
        <w:tc>
          <w:tcPr>
            <w:tcW w:w="624" w:type="dxa"/>
          </w:tcPr>
          <w:p w14:paraId="73071BC8" w14:textId="77777777" w:rsidR="00054221" w:rsidRDefault="00BD4E74">
            <w:pPr>
              <w:pStyle w:val="TableParagraph"/>
              <w:spacing w:before="11" w:line="111" w:lineRule="exact"/>
              <w:ind w:left="63" w:right="82"/>
              <w:rPr>
                <w:sz w:val="12"/>
              </w:rPr>
            </w:pPr>
            <w:r>
              <w:rPr>
                <w:sz w:val="12"/>
              </w:rPr>
              <w:t>0.41</w:t>
            </w:r>
          </w:p>
        </w:tc>
        <w:tc>
          <w:tcPr>
            <w:tcW w:w="541" w:type="dxa"/>
          </w:tcPr>
          <w:p w14:paraId="72C1B08E" w14:textId="77777777" w:rsidR="00054221" w:rsidRDefault="00BD4E74">
            <w:pPr>
              <w:pStyle w:val="TableParagraph"/>
              <w:spacing w:before="11" w:line="111" w:lineRule="exact"/>
              <w:ind w:left="80" w:right="82"/>
              <w:rPr>
                <w:sz w:val="12"/>
              </w:rPr>
            </w:pPr>
            <w:r>
              <w:rPr>
                <w:sz w:val="12"/>
              </w:rPr>
              <w:t>0.03</w:t>
            </w:r>
          </w:p>
        </w:tc>
        <w:tc>
          <w:tcPr>
            <w:tcW w:w="523" w:type="dxa"/>
          </w:tcPr>
          <w:p w14:paraId="0B9F1CD1" w14:textId="77777777" w:rsidR="00054221" w:rsidRDefault="00BD4E74">
            <w:pPr>
              <w:pStyle w:val="TableParagraph"/>
              <w:spacing w:before="11" w:line="111" w:lineRule="exact"/>
              <w:ind w:left="155"/>
              <w:jc w:val="left"/>
              <w:rPr>
                <w:sz w:val="12"/>
              </w:rPr>
            </w:pPr>
            <w:r>
              <w:rPr>
                <w:sz w:val="12"/>
              </w:rPr>
              <w:t>0.38</w:t>
            </w:r>
          </w:p>
        </w:tc>
        <w:tc>
          <w:tcPr>
            <w:tcW w:w="632" w:type="dxa"/>
          </w:tcPr>
          <w:p w14:paraId="722140AF" w14:textId="77777777" w:rsidR="00054221" w:rsidRDefault="00BD4E74">
            <w:pPr>
              <w:pStyle w:val="TableParagraph"/>
              <w:spacing w:before="11" w:line="111" w:lineRule="exact"/>
              <w:ind w:left="188"/>
              <w:jc w:val="left"/>
              <w:rPr>
                <w:sz w:val="12"/>
              </w:rPr>
            </w:pPr>
            <w:r>
              <w:rPr>
                <w:sz w:val="12"/>
              </w:rPr>
              <w:t>0.41</w:t>
            </w:r>
          </w:p>
        </w:tc>
        <w:tc>
          <w:tcPr>
            <w:tcW w:w="587" w:type="dxa"/>
          </w:tcPr>
          <w:p w14:paraId="00BB73B6" w14:textId="77777777" w:rsidR="00054221" w:rsidRDefault="00BD4E74">
            <w:pPr>
              <w:pStyle w:val="TableParagraph"/>
              <w:spacing w:before="11" w:line="111" w:lineRule="exact"/>
              <w:ind w:left="75" w:right="76"/>
              <w:rPr>
                <w:sz w:val="12"/>
              </w:rPr>
            </w:pPr>
            <w:r>
              <w:rPr>
                <w:sz w:val="12"/>
              </w:rPr>
              <w:t>0.03</w:t>
            </w:r>
          </w:p>
        </w:tc>
        <w:tc>
          <w:tcPr>
            <w:tcW w:w="532" w:type="dxa"/>
          </w:tcPr>
          <w:p w14:paraId="3252C397" w14:textId="77777777" w:rsidR="00054221" w:rsidRDefault="00BD4E74">
            <w:pPr>
              <w:pStyle w:val="TableParagraph"/>
              <w:spacing w:before="11" w:line="111" w:lineRule="exact"/>
              <w:ind w:left="90" w:right="65"/>
              <w:rPr>
                <w:sz w:val="12"/>
              </w:rPr>
            </w:pPr>
            <w:r>
              <w:rPr>
                <w:sz w:val="12"/>
              </w:rPr>
              <w:t>0.42</w:t>
            </w:r>
          </w:p>
        </w:tc>
        <w:tc>
          <w:tcPr>
            <w:tcW w:w="606" w:type="dxa"/>
          </w:tcPr>
          <w:p w14:paraId="2C2653B8" w14:textId="77777777" w:rsidR="00054221" w:rsidRDefault="00BD4E74">
            <w:pPr>
              <w:pStyle w:val="TableParagraph"/>
              <w:spacing w:before="11" w:line="111" w:lineRule="exact"/>
              <w:ind w:left="115" w:right="115"/>
              <w:rPr>
                <w:sz w:val="12"/>
              </w:rPr>
            </w:pPr>
            <w:r>
              <w:rPr>
                <w:sz w:val="12"/>
              </w:rPr>
              <w:t>0.50</w:t>
            </w:r>
          </w:p>
        </w:tc>
        <w:tc>
          <w:tcPr>
            <w:tcW w:w="641" w:type="dxa"/>
          </w:tcPr>
          <w:p w14:paraId="55669358" w14:textId="77777777" w:rsidR="00054221" w:rsidRDefault="00BD4E74">
            <w:pPr>
              <w:pStyle w:val="TableParagraph"/>
              <w:spacing w:before="11" w:line="111" w:lineRule="exact"/>
              <w:ind w:left="68" w:right="69"/>
              <w:rPr>
                <w:sz w:val="12"/>
              </w:rPr>
            </w:pPr>
            <w:r>
              <w:rPr>
                <w:sz w:val="12"/>
              </w:rPr>
              <w:t>0.08</w:t>
            </w:r>
          </w:p>
        </w:tc>
      </w:tr>
      <w:tr w:rsidR="00054221" w14:paraId="09504721" w14:textId="77777777">
        <w:trPr>
          <w:trHeight w:val="142"/>
        </w:trPr>
        <w:tc>
          <w:tcPr>
            <w:tcW w:w="4674" w:type="dxa"/>
          </w:tcPr>
          <w:p w14:paraId="48BAD7BB" w14:textId="77777777" w:rsidR="00054221" w:rsidRDefault="00BD4E74">
            <w:pPr>
              <w:pStyle w:val="TableParagraph"/>
              <w:spacing w:before="11" w:line="111" w:lineRule="exact"/>
              <w:ind w:right="88"/>
              <w:jc w:val="right"/>
              <w:rPr>
                <w:sz w:val="12"/>
              </w:rPr>
            </w:pPr>
            <w:r>
              <w:rPr>
                <w:sz w:val="12"/>
              </w:rPr>
              <w:t>(0.49)</w:t>
            </w:r>
          </w:p>
        </w:tc>
        <w:tc>
          <w:tcPr>
            <w:tcW w:w="624" w:type="dxa"/>
          </w:tcPr>
          <w:p w14:paraId="42F2FD2C" w14:textId="77777777" w:rsidR="00054221" w:rsidRDefault="00BD4E74">
            <w:pPr>
              <w:pStyle w:val="TableParagraph"/>
              <w:spacing w:before="11" w:line="111" w:lineRule="exact"/>
              <w:ind w:left="66" w:right="82"/>
              <w:rPr>
                <w:sz w:val="12"/>
              </w:rPr>
            </w:pPr>
            <w:r>
              <w:rPr>
                <w:sz w:val="12"/>
              </w:rPr>
              <w:t>(0.49)</w:t>
            </w:r>
          </w:p>
        </w:tc>
        <w:tc>
          <w:tcPr>
            <w:tcW w:w="541" w:type="dxa"/>
          </w:tcPr>
          <w:p w14:paraId="7EE74B76" w14:textId="77777777" w:rsidR="00054221" w:rsidRDefault="00BD4E74">
            <w:pPr>
              <w:pStyle w:val="TableParagraph"/>
              <w:spacing w:before="11" w:line="111" w:lineRule="exact"/>
              <w:ind w:left="82" w:right="82"/>
              <w:rPr>
                <w:sz w:val="12"/>
              </w:rPr>
            </w:pPr>
            <w:r>
              <w:rPr>
                <w:sz w:val="12"/>
              </w:rPr>
              <w:t>(0.36)</w:t>
            </w:r>
          </w:p>
        </w:tc>
        <w:tc>
          <w:tcPr>
            <w:tcW w:w="523" w:type="dxa"/>
          </w:tcPr>
          <w:p w14:paraId="0A46DCD7" w14:textId="77777777" w:rsidR="00054221" w:rsidRDefault="00BD4E74">
            <w:pPr>
              <w:pStyle w:val="TableParagraph"/>
              <w:spacing w:before="11" w:line="111" w:lineRule="exact"/>
              <w:ind w:left="107"/>
              <w:jc w:val="left"/>
              <w:rPr>
                <w:sz w:val="12"/>
              </w:rPr>
            </w:pPr>
            <w:r>
              <w:rPr>
                <w:sz w:val="12"/>
              </w:rPr>
              <w:t>(0.49)</w:t>
            </w:r>
          </w:p>
        </w:tc>
        <w:tc>
          <w:tcPr>
            <w:tcW w:w="632" w:type="dxa"/>
          </w:tcPr>
          <w:p w14:paraId="5B92D808" w14:textId="77777777" w:rsidR="00054221" w:rsidRDefault="00BD4E74">
            <w:pPr>
              <w:pStyle w:val="TableParagraph"/>
              <w:spacing w:before="11" w:line="111" w:lineRule="exact"/>
              <w:ind w:left="140"/>
              <w:jc w:val="left"/>
              <w:rPr>
                <w:sz w:val="12"/>
              </w:rPr>
            </w:pPr>
            <w:r>
              <w:rPr>
                <w:sz w:val="12"/>
              </w:rPr>
              <w:t>(0.49)</w:t>
            </w:r>
          </w:p>
        </w:tc>
        <w:tc>
          <w:tcPr>
            <w:tcW w:w="587" w:type="dxa"/>
          </w:tcPr>
          <w:p w14:paraId="2B768007" w14:textId="77777777" w:rsidR="00054221" w:rsidRDefault="00BD4E74">
            <w:pPr>
              <w:pStyle w:val="TableParagraph"/>
              <w:spacing w:before="11" w:line="111" w:lineRule="exact"/>
              <w:ind w:left="75" w:right="74"/>
              <w:rPr>
                <w:sz w:val="12"/>
              </w:rPr>
            </w:pPr>
            <w:r>
              <w:rPr>
                <w:sz w:val="12"/>
              </w:rPr>
              <w:t>(0.25)</w:t>
            </w:r>
          </w:p>
        </w:tc>
        <w:tc>
          <w:tcPr>
            <w:tcW w:w="532" w:type="dxa"/>
          </w:tcPr>
          <w:p w14:paraId="7C1A4D34" w14:textId="77777777" w:rsidR="00054221" w:rsidRDefault="00BD4E74">
            <w:pPr>
              <w:pStyle w:val="TableParagraph"/>
              <w:spacing w:before="11" w:line="111" w:lineRule="exact"/>
              <w:ind w:left="93" w:right="65"/>
              <w:rPr>
                <w:sz w:val="12"/>
              </w:rPr>
            </w:pPr>
            <w:r>
              <w:rPr>
                <w:sz w:val="12"/>
              </w:rPr>
              <w:t>(0.49)</w:t>
            </w:r>
          </w:p>
        </w:tc>
        <w:tc>
          <w:tcPr>
            <w:tcW w:w="606" w:type="dxa"/>
          </w:tcPr>
          <w:p w14:paraId="1810BABB" w14:textId="77777777" w:rsidR="00054221" w:rsidRDefault="00BD4E74">
            <w:pPr>
              <w:pStyle w:val="TableParagraph"/>
              <w:spacing w:before="11" w:line="111" w:lineRule="exact"/>
              <w:ind w:left="116" w:right="115"/>
              <w:rPr>
                <w:sz w:val="12"/>
              </w:rPr>
            </w:pPr>
            <w:r>
              <w:rPr>
                <w:sz w:val="12"/>
              </w:rPr>
              <w:t>(0.50)</w:t>
            </w:r>
          </w:p>
        </w:tc>
        <w:tc>
          <w:tcPr>
            <w:tcW w:w="641" w:type="dxa"/>
          </w:tcPr>
          <w:p w14:paraId="54D84EB5" w14:textId="77777777" w:rsidR="00054221" w:rsidRDefault="00BD4E74">
            <w:pPr>
              <w:pStyle w:val="TableParagraph"/>
              <w:spacing w:before="11" w:line="111" w:lineRule="exact"/>
              <w:ind w:left="69" w:right="68"/>
              <w:rPr>
                <w:sz w:val="12"/>
              </w:rPr>
            </w:pPr>
            <w:r>
              <w:rPr>
                <w:w w:val="105"/>
                <w:sz w:val="12"/>
              </w:rPr>
              <w:t>(0.13)</w:t>
            </w:r>
          </w:p>
        </w:tc>
      </w:tr>
      <w:tr w:rsidR="00054221" w14:paraId="74FD5860" w14:textId="77777777">
        <w:trPr>
          <w:trHeight w:val="142"/>
        </w:trPr>
        <w:tc>
          <w:tcPr>
            <w:tcW w:w="4674" w:type="dxa"/>
          </w:tcPr>
          <w:p w14:paraId="67C57A81" w14:textId="77777777" w:rsidR="00054221" w:rsidRDefault="00BD4E74">
            <w:pPr>
              <w:pStyle w:val="TableParagraph"/>
              <w:tabs>
                <w:tab w:val="right" w:pos="4442"/>
              </w:tabs>
              <w:spacing w:before="11" w:line="111" w:lineRule="exact"/>
              <w:ind w:right="139"/>
              <w:jc w:val="right"/>
              <w:rPr>
                <w:sz w:val="12"/>
              </w:rPr>
            </w:pPr>
            <w:r>
              <w:rPr>
                <w:sz w:val="12"/>
              </w:rPr>
              <w:t>Income:</w:t>
            </w:r>
            <w:r>
              <w:rPr>
                <w:spacing w:val="26"/>
                <w:sz w:val="12"/>
              </w:rPr>
              <w:t xml:space="preserve"> </w:t>
            </w:r>
            <w:r>
              <w:rPr>
                <w:sz w:val="12"/>
              </w:rPr>
              <w:t>Irregular</w:t>
            </w:r>
            <w:r>
              <w:rPr>
                <w:spacing w:val="13"/>
                <w:sz w:val="12"/>
              </w:rPr>
              <w:t xml:space="preserve"> </w:t>
            </w:r>
            <w:r>
              <w:rPr>
                <w:sz w:val="12"/>
              </w:rPr>
              <w:t>and</w:t>
            </w:r>
            <w:r>
              <w:rPr>
                <w:spacing w:val="13"/>
                <w:sz w:val="12"/>
              </w:rPr>
              <w:t xml:space="preserve"> </w:t>
            </w:r>
            <w:r>
              <w:rPr>
                <w:sz w:val="12"/>
              </w:rPr>
              <w:t>Reduced</w:t>
            </w:r>
            <w:r>
              <w:rPr>
                <w:rFonts w:ascii="Times New Roman"/>
                <w:sz w:val="12"/>
              </w:rPr>
              <w:tab/>
            </w:r>
            <w:r>
              <w:rPr>
                <w:sz w:val="12"/>
              </w:rPr>
              <w:t>0.28</w:t>
            </w:r>
          </w:p>
        </w:tc>
        <w:tc>
          <w:tcPr>
            <w:tcW w:w="624" w:type="dxa"/>
          </w:tcPr>
          <w:p w14:paraId="1DF98593" w14:textId="77777777" w:rsidR="00054221" w:rsidRDefault="00BD4E74">
            <w:pPr>
              <w:pStyle w:val="TableParagraph"/>
              <w:spacing w:before="11" w:line="111" w:lineRule="exact"/>
              <w:ind w:left="63" w:right="82"/>
              <w:rPr>
                <w:sz w:val="12"/>
              </w:rPr>
            </w:pPr>
            <w:r>
              <w:rPr>
                <w:sz w:val="12"/>
              </w:rPr>
              <w:t>0.33</w:t>
            </w:r>
          </w:p>
        </w:tc>
        <w:tc>
          <w:tcPr>
            <w:tcW w:w="541" w:type="dxa"/>
          </w:tcPr>
          <w:p w14:paraId="088622A9" w14:textId="77777777" w:rsidR="00054221" w:rsidRDefault="00BD4E74">
            <w:pPr>
              <w:pStyle w:val="TableParagraph"/>
              <w:spacing w:before="11" w:line="111" w:lineRule="exact"/>
              <w:ind w:left="81" w:right="82"/>
              <w:rPr>
                <w:sz w:val="12"/>
              </w:rPr>
            </w:pPr>
            <w:r>
              <w:rPr>
                <w:sz w:val="12"/>
              </w:rPr>
              <w:t>0.04</w:t>
            </w:r>
          </w:p>
        </w:tc>
        <w:tc>
          <w:tcPr>
            <w:tcW w:w="523" w:type="dxa"/>
          </w:tcPr>
          <w:p w14:paraId="1CEC6119" w14:textId="77777777" w:rsidR="00054221" w:rsidRDefault="00BD4E74">
            <w:pPr>
              <w:pStyle w:val="TableParagraph"/>
              <w:spacing w:before="11" w:line="111" w:lineRule="exact"/>
              <w:ind w:left="155"/>
              <w:jc w:val="left"/>
              <w:rPr>
                <w:sz w:val="12"/>
              </w:rPr>
            </w:pPr>
            <w:r>
              <w:rPr>
                <w:sz w:val="12"/>
              </w:rPr>
              <w:t>0.26</w:t>
            </w:r>
          </w:p>
        </w:tc>
        <w:tc>
          <w:tcPr>
            <w:tcW w:w="632" w:type="dxa"/>
          </w:tcPr>
          <w:p w14:paraId="3355BC4C" w14:textId="77777777" w:rsidR="00054221" w:rsidRDefault="00BD4E74">
            <w:pPr>
              <w:pStyle w:val="TableParagraph"/>
              <w:spacing w:before="11" w:line="111" w:lineRule="exact"/>
              <w:ind w:left="188"/>
              <w:jc w:val="left"/>
              <w:rPr>
                <w:sz w:val="12"/>
              </w:rPr>
            </w:pPr>
            <w:r>
              <w:rPr>
                <w:sz w:val="12"/>
              </w:rPr>
              <w:t>0.24</w:t>
            </w:r>
          </w:p>
        </w:tc>
        <w:tc>
          <w:tcPr>
            <w:tcW w:w="587" w:type="dxa"/>
          </w:tcPr>
          <w:p w14:paraId="7B257CA2" w14:textId="77777777" w:rsidR="00054221" w:rsidRDefault="00BD4E74">
            <w:pPr>
              <w:pStyle w:val="TableParagraph"/>
              <w:spacing w:before="11" w:line="111" w:lineRule="exact"/>
              <w:ind w:left="75" w:right="76"/>
              <w:rPr>
                <w:sz w:val="12"/>
              </w:rPr>
            </w:pPr>
            <w:r>
              <w:rPr>
                <w:sz w:val="12"/>
              </w:rPr>
              <w:t>-0.01</w:t>
            </w:r>
          </w:p>
        </w:tc>
        <w:tc>
          <w:tcPr>
            <w:tcW w:w="532" w:type="dxa"/>
          </w:tcPr>
          <w:p w14:paraId="682B4890" w14:textId="77777777" w:rsidR="00054221" w:rsidRDefault="00BD4E74">
            <w:pPr>
              <w:pStyle w:val="TableParagraph"/>
              <w:spacing w:before="11" w:line="111" w:lineRule="exact"/>
              <w:ind w:left="90" w:right="65"/>
              <w:rPr>
                <w:sz w:val="12"/>
              </w:rPr>
            </w:pPr>
            <w:r>
              <w:rPr>
                <w:sz w:val="12"/>
              </w:rPr>
              <w:t>0.12</w:t>
            </w:r>
          </w:p>
        </w:tc>
        <w:tc>
          <w:tcPr>
            <w:tcW w:w="606" w:type="dxa"/>
          </w:tcPr>
          <w:p w14:paraId="5F8BA3F0" w14:textId="77777777" w:rsidR="00054221" w:rsidRDefault="00BD4E74">
            <w:pPr>
              <w:pStyle w:val="TableParagraph"/>
              <w:spacing w:before="11" w:line="111" w:lineRule="exact"/>
              <w:ind w:left="115" w:right="115"/>
              <w:rPr>
                <w:sz w:val="12"/>
              </w:rPr>
            </w:pPr>
            <w:r>
              <w:rPr>
                <w:sz w:val="12"/>
              </w:rPr>
              <w:t>0.23</w:t>
            </w:r>
          </w:p>
        </w:tc>
        <w:tc>
          <w:tcPr>
            <w:tcW w:w="641" w:type="dxa"/>
          </w:tcPr>
          <w:p w14:paraId="0B1D100C" w14:textId="77777777" w:rsidR="00054221" w:rsidRDefault="00BD4E74">
            <w:pPr>
              <w:pStyle w:val="TableParagraph"/>
              <w:spacing w:before="11" w:line="111" w:lineRule="exact"/>
              <w:ind w:left="68" w:right="69"/>
              <w:rPr>
                <w:sz w:val="12"/>
              </w:rPr>
            </w:pPr>
            <w:r>
              <w:rPr>
                <w:w w:val="110"/>
                <w:sz w:val="12"/>
              </w:rPr>
              <w:t>0.11**</w:t>
            </w:r>
          </w:p>
        </w:tc>
      </w:tr>
      <w:tr w:rsidR="00054221" w14:paraId="213ECE50" w14:textId="77777777">
        <w:trPr>
          <w:trHeight w:val="156"/>
        </w:trPr>
        <w:tc>
          <w:tcPr>
            <w:tcW w:w="4674" w:type="dxa"/>
          </w:tcPr>
          <w:p w14:paraId="363447AC" w14:textId="77777777" w:rsidR="00054221" w:rsidRDefault="00BD4E74">
            <w:pPr>
              <w:pStyle w:val="TableParagraph"/>
              <w:spacing w:before="11" w:line="125" w:lineRule="exact"/>
              <w:ind w:right="88"/>
              <w:jc w:val="right"/>
              <w:rPr>
                <w:sz w:val="12"/>
              </w:rPr>
            </w:pPr>
            <w:r>
              <w:rPr>
                <w:sz w:val="12"/>
              </w:rPr>
              <w:t>(0.45)</w:t>
            </w:r>
          </w:p>
        </w:tc>
        <w:tc>
          <w:tcPr>
            <w:tcW w:w="624" w:type="dxa"/>
          </w:tcPr>
          <w:p w14:paraId="0EAE6170" w14:textId="77777777" w:rsidR="00054221" w:rsidRDefault="00BD4E74">
            <w:pPr>
              <w:pStyle w:val="TableParagraph"/>
              <w:spacing w:before="11" w:line="125" w:lineRule="exact"/>
              <w:ind w:left="66" w:right="82"/>
              <w:rPr>
                <w:sz w:val="12"/>
              </w:rPr>
            </w:pPr>
            <w:r>
              <w:rPr>
                <w:sz w:val="12"/>
              </w:rPr>
              <w:t>(0.47)</w:t>
            </w:r>
          </w:p>
        </w:tc>
        <w:tc>
          <w:tcPr>
            <w:tcW w:w="541" w:type="dxa"/>
          </w:tcPr>
          <w:p w14:paraId="52DCB1E5" w14:textId="77777777" w:rsidR="00054221" w:rsidRDefault="00BD4E74">
            <w:pPr>
              <w:pStyle w:val="TableParagraph"/>
              <w:spacing w:before="11" w:line="125" w:lineRule="exact"/>
              <w:ind w:left="82" w:right="82"/>
              <w:rPr>
                <w:sz w:val="12"/>
              </w:rPr>
            </w:pPr>
            <w:r>
              <w:rPr>
                <w:w w:val="110"/>
                <w:sz w:val="12"/>
              </w:rPr>
              <w:t>(0.11)</w:t>
            </w:r>
          </w:p>
        </w:tc>
        <w:tc>
          <w:tcPr>
            <w:tcW w:w="523" w:type="dxa"/>
          </w:tcPr>
          <w:p w14:paraId="77A17E79" w14:textId="77777777" w:rsidR="00054221" w:rsidRDefault="00BD4E74">
            <w:pPr>
              <w:pStyle w:val="TableParagraph"/>
              <w:spacing w:before="11" w:line="125" w:lineRule="exact"/>
              <w:ind w:left="107"/>
              <w:jc w:val="left"/>
              <w:rPr>
                <w:sz w:val="12"/>
              </w:rPr>
            </w:pPr>
            <w:r>
              <w:rPr>
                <w:sz w:val="12"/>
              </w:rPr>
              <w:t>(0.44)</w:t>
            </w:r>
          </w:p>
        </w:tc>
        <w:tc>
          <w:tcPr>
            <w:tcW w:w="632" w:type="dxa"/>
          </w:tcPr>
          <w:p w14:paraId="097DD176" w14:textId="77777777" w:rsidR="00054221" w:rsidRDefault="00BD4E74">
            <w:pPr>
              <w:pStyle w:val="TableParagraph"/>
              <w:spacing w:before="11" w:line="125" w:lineRule="exact"/>
              <w:ind w:left="140"/>
              <w:jc w:val="left"/>
              <w:rPr>
                <w:sz w:val="12"/>
              </w:rPr>
            </w:pPr>
            <w:r>
              <w:rPr>
                <w:sz w:val="12"/>
              </w:rPr>
              <w:t>(0.43)</w:t>
            </w:r>
          </w:p>
        </w:tc>
        <w:tc>
          <w:tcPr>
            <w:tcW w:w="587" w:type="dxa"/>
          </w:tcPr>
          <w:p w14:paraId="3AD945C1" w14:textId="77777777" w:rsidR="00054221" w:rsidRDefault="00BD4E74">
            <w:pPr>
              <w:pStyle w:val="TableParagraph"/>
              <w:spacing w:before="11" w:line="125" w:lineRule="exact"/>
              <w:ind w:left="75" w:right="74"/>
              <w:rPr>
                <w:sz w:val="12"/>
              </w:rPr>
            </w:pPr>
            <w:r>
              <w:rPr>
                <w:sz w:val="12"/>
              </w:rPr>
              <w:t>(0.54)</w:t>
            </w:r>
          </w:p>
        </w:tc>
        <w:tc>
          <w:tcPr>
            <w:tcW w:w="532" w:type="dxa"/>
          </w:tcPr>
          <w:p w14:paraId="3C55C532" w14:textId="77777777" w:rsidR="00054221" w:rsidRDefault="00BD4E74">
            <w:pPr>
              <w:pStyle w:val="TableParagraph"/>
              <w:spacing w:before="11" w:line="125" w:lineRule="exact"/>
              <w:ind w:left="93" w:right="65"/>
              <w:rPr>
                <w:sz w:val="12"/>
              </w:rPr>
            </w:pPr>
            <w:r>
              <w:rPr>
                <w:sz w:val="12"/>
              </w:rPr>
              <w:t>(0.32)</w:t>
            </w:r>
          </w:p>
        </w:tc>
        <w:tc>
          <w:tcPr>
            <w:tcW w:w="606" w:type="dxa"/>
          </w:tcPr>
          <w:p w14:paraId="417ADEF7" w14:textId="77777777" w:rsidR="00054221" w:rsidRDefault="00BD4E74">
            <w:pPr>
              <w:pStyle w:val="TableParagraph"/>
              <w:spacing w:before="11" w:line="125" w:lineRule="exact"/>
              <w:ind w:left="116" w:right="115"/>
              <w:rPr>
                <w:sz w:val="12"/>
              </w:rPr>
            </w:pPr>
            <w:r>
              <w:rPr>
                <w:sz w:val="12"/>
              </w:rPr>
              <w:t>(0.42)</w:t>
            </w:r>
          </w:p>
        </w:tc>
        <w:tc>
          <w:tcPr>
            <w:tcW w:w="641" w:type="dxa"/>
          </w:tcPr>
          <w:p w14:paraId="21C86E5E" w14:textId="77777777" w:rsidR="00054221" w:rsidRDefault="00BD4E74">
            <w:pPr>
              <w:pStyle w:val="TableParagraph"/>
              <w:spacing w:before="11" w:line="125" w:lineRule="exact"/>
              <w:ind w:left="69" w:right="68"/>
              <w:rPr>
                <w:sz w:val="12"/>
              </w:rPr>
            </w:pPr>
            <w:r>
              <w:rPr>
                <w:sz w:val="12"/>
              </w:rPr>
              <w:t>(0.00)</w:t>
            </w:r>
          </w:p>
        </w:tc>
      </w:tr>
    </w:tbl>
    <w:p w14:paraId="017D9574" w14:textId="2F961C9A" w:rsidR="00054221" w:rsidRDefault="00BD4E74" w:rsidP="00BE7A82">
      <w:pPr>
        <w:tabs>
          <w:tab w:val="left" w:pos="4426"/>
          <w:tab w:val="left" w:pos="4982"/>
          <w:tab w:val="left" w:pos="6671"/>
          <w:tab w:val="left" w:pos="8423"/>
          <w:tab w:val="left" w:pos="9025"/>
        </w:tabs>
        <w:jc w:val="both"/>
        <w:rPr>
          <w:sz w:val="12"/>
          <w:szCs w:val="12"/>
        </w:rPr>
      </w:pPr>
      <w:r>
        <w:rPr>
          <w:noProof/>
          <w:color w:val="2B579A"/>
          <w:shd w:val="clear" w:color="auto" w:fill="E6E6E6"/>
        </w:rPr>
        <mc:AlternateContent>
          <mc:Choice Requires="wps">
            <w:drawing>
              <wp:anchor distT="0" distB="0" distL="114300" distR="114300" simplePos="0" relativeHeight="251658266" behindDoc="1" locked="0" layoutInCell="1" allowOverlap="1" wp14:anchorId="771CF98E" wp14:editId="57248884">
                <wp:simplePos x="0" y="0"/>
                <wp:positionH relativeFrom="page">
                  <wp:posOffset>914400</wp:posOffset>
                </wp:positionH>
                <wp:positionV relativeFrom="paragraph">
                  <wp:posOffset>189230</wp:posOffset>
                </wp:positionV>
                <wp:extent cx="5943600" cy="0"/>
                <wp:effectExtent l="0" t="0" r="0" b="0"/>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380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3B18A92">
              <v:line id="Line 33" style="position:absolute;z-index:-20170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056mm" from="1in,14.9pt" to="540pt,14.9pt" w14:anchorId="00644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">
                <w10:wrap anchorx="page"/>
              </v:line>
            </w:pict>
          </mc:Fallback>
        </mc:AlternateContent>
      </w:r>
      <w:r w:rsidRPr="76614F08">
        <w:rPr>
          <w:sz w:val="12"/>
          <w:szCs w:val="12"/>
        </w:rPr>
        <w:t>Income:</w:t>
      </w:r>
      <w:r w:rsidRPr="76614F08">
        <w:rPr>
          <w:spacing w:val="24"/>
          <w:sz w:val="12"/>
          <w:szCs w:val="12"/>
        </w:rPr>
        <w:t xml:space="preserve"> </w:t>
      </w:r>
      <w:r w:rsidRPr="76614F08">
        <w:rPr>
          <w:sz w:val="12"/>
          <w:szCs w:val="12"/>
        </w:rPr>
        <w:t>No</w:t>
      </w:r>
      <w:r w:rsidRPr="76614F08">
        <w:rPr>
          <w:spacing w:val="11"/>
          <w:sz w:val="12"/>
          <w:szCs w:val="12"/>
        </w:rPr>
        <w:t xml:space="preserve"> </w:t>
      </w:r>
      <w:r w:rsidRPr="76614F08">
        <w:rPr>
          <w:sz w:val="12"/>
          <w:szCs w:val="12"/>
        </w:rPr>
        <w:t>income</w:t>
      </w:r>
      <w:r w:rsidRPr="76614F08">
        <w:rPr>
          <w:spacing w:val="12"/>
          <w:sz w:val="12"/>
          <w:szCs w:val="12"/>
        </w:rPr>
        <w:t xml:space="preserve"> </w:t>
      </w:r>
      <w:r w:rsidRPr="76614F08">
        <w:rPr>
          <w:sz w:val="12"/>
          <w:szCs w:val="12"/>
        </w:rPr>
        <w:t>sources</w:t>
      </w:r>
      <w:r>
        <w:rPr>
          <w:sz w:val="12"/>
        </w:rPr>
        <w:tab/>
      </w:r>
      <w:r w:rsidRPr="76614F08">
        <w:rPr>
          <w:sz w:val="12"/>
          <w:szCs w:val="12"/>
        </w:rPr>
        <w:t>0.11</w:t>
      </w:r>
      <w:r>
        <w:rPr>
          <w:sz w:val="12"/>
        </w:rPr>
        <w:tab/>
      </w:r>
      <w:r w:rsidRPr="76614F08">
        <w:rPr>
          <w:sz w:val="12"/>
          <w:szCs w:val="12"/>
        </w:rPr>
        <w:t xml:space="preserve">0.07        </w:t>
      </w:r>
      <w:r w:rsidRPr="76614F08">
        <w:rPr>
          <w:spacing w:val="14"/>
          <w:sz w:val="12"/>
          <w:szCs w:val="12"/>
        </w:rPr>
        <w:t xml:space="preserve"> </w:t>
      </w:r>
      <w:r w:rsidRPr="76614F08">
        <w:rPr>
          <w:sz w:val="12"/>
          <w:szCs w:val="12"/>
        </w:rPr>
        <w:t xml:space="preserve">-0.05**      </w:t>
      </w:r>
      <w:r w:rsidRPr="76614F08">
        <w:rPr>
          <w:spacing w:val="22"/>
          <w:sz w:val="12"/>
          <w:szCs w:val="12"/>
        </w:rPr>
        <w:t xml:space="preserve"> </w:t>
      </w:r>
      <w:r w:rsidRPr="76614F08">
        <w:rPr>
          <w:sz w:val="12"/>
          <w:szCs w:val="12"/>
        </w:rPr>
        <w:t>0.17</w:t>
      </w:r>
      <w:r>
        <w:rPr>
          <w:sz w:val="12"/>
        </w:rPr>
        <w:tab/>
      </w:r>
      <w:r w:rsidRPr="76614F08">
        <w:rPr>
          <w:sz w:val="12"/>
          <w:szCs w:val="12"/>
        </w:rPr>
        <w:t xml:space="preserve">0.09        </w:t>
      </w:r>
      <w:r w:rsidRPr="76614F08">
        <w:rPr>
          <w:spacing w:val="4"/>
          <w:sz w:val="12"/>
          <w:szCs w:val="12"/>
        </w:rPr>
        <w:t xml:space="preserve"> </w:t>
      </w:r>
      <w:r w:rsidRPr="76614F08">
        <w:rPr>
          <w:sz w:val="12"/>
          <w:szCs w:val="12"/>
        </w:rPr>
        <w:t xml:space="preserve">-0.08***      </w:t>
      </w:r>
      <w:r w:rsidRPr="76614F08">
        <w:rPr>
          <w:spacing w:val="13"/>
          <w:sz w:val="12"/>
          <w:szCs w:val="12"/>
        </w:rPr>
        <w:t xml:space="preserve"> </w:t>
      </w:r>
      <w:r w:rsidRPr="76614F08">
        <w:rPr>
          <w:sz w:val="12"/>
          <w:szCs w:val="12"/>
        </w:rPr>
        <w:t>0.01</w:t>
      </w:r>
      <w:r>
        <w:rPr>
          <w:sz w:val="12"/>
        </w:rPr>
        <w:tab/>
      </w:r>
      <w:r w:rsidRPr="76614F08">
        <w:rPr>
          <w:sz w:val="12"/>
          <w:szCs w:val="12"/>
        </w:rPr>
        <w:t>0.01</w:t>
      </w:r>
      <w:r>
        <w:rPr>
          <w:sz w:val="12"/>
        </w:rPr>
        <w:tab/>
      </w:r>
      <w:r w:rsidRPr="76614F08">
        <w:rPr>
          <w:sz w:val="12"/>
          <w:szCs w:val="12"/>
        </w:rPr>
        <w:t>-0.00</w:t>
      </w:r>
    </w:p>
    <w:tbl>
      <w:tblPr>
        <w:tblW w:w="0" w:type="auto"/>
        <w:tblInd w:w="127" w:type="dxa"/>
        <w:tblLayout w:type="fixed"/>
        <w:tblCellMar>
          <w:left w:w="0" w:type="dxa"/>
          <w:right w:w="0" w:type="dxa"/>
        </w:tblCellMar>
        <w:tblLook w:val="01E0" w:firstRow="1" w:lastRow="1" w:firstColumn="1" w:lastColumn="1" w:noHBand="0" w:noVBand="0"/>
      </w:tblPr>
      <w:tblGrid>
        <w:gridCol w:w="4699"/>
        <w:gridCol w:w="1140"/>
        <w:gridCol w:w="549"/>
        <w:gridCol w:w="1188"/>
        <w:gridCol w:w="565"/>
        <w:gridCol w:w="590"/>
        <w:gridCol w:w="632"/>
      </w:tblGrid>
      <w:tr w:rsidR="00054221" w14:paraId="78CF6FAA" w14:textId="77777777">
        <w:trPr>
          <w:trHeight w:val="159"/>
        </w:trPr>
        <w:tc>
          <w:tcPr>
            <w:tcW w:w="4699" w:type="dxa"/>
          </w:tcPr>
          <w:p w14:paraId="49DB3412" w14:textId="77777777" w:rsidR="00054221" w:rsidRDefault="00BD4E74">
            <w:pPr>
              <w:pStyle w:val="TableParagraph"/>
              <w:spacing w:before="3" w:line="134" w:lineRule="exact"/>
              <w:ind w:right="113"/>
              <w:jc w:val="right"/>
              <w:rPr>
                <w:sz w:val="12"/>
              </w:rPr>
            </w:pPr>
            <w:r>
              <w:rPr>
                <w:sz w:val="12"/>
              </w:rPr>
              <w:t>(0.32)</w:t>
            </w:r>
          </w:p>
        </w:tc>
        <w:tc>
          <w:tcPr>
            <w:tcW w:w="1140" w:type="dxa"/>
          </w:tcPr>
          <w:p w14:paraId="79696177" w14:textId="77777777" w:rsidR="00054221" w:rsidRDefault="00BD4E74">
            <w:pPr>
              <w:pStyle w:val="TableParagraph"/>
              <w:tabs>
                <w:tab w:val="left" w:pos="591"/>
              </w:tabs>
              <w:spacing w:before="3" w:line="134" w:lineRule="exact"/>
              <w:ind w:right="106"/>
              <w:jc w:val="right"/>
              <w:rPr>
                <w:sz w:val="12"/>
              </w:rPr>
            </w:pPr>
            <w:r>
              <w:rPr>
                <w:sz w:val="12"/>
              </w:rPr>
              <w:t>(0.25)</w:t>
            </w:r>
            <w:r>
              <w:rPr>
                <w:sz w:val="12"/>
              </w:rPr>
              <w:tab/>
              <w:t>(0.01)</w:t>
            </w:r>
          </w:p>
        </w:tc>
        <w:tc>
          <w:tcPr>
            <w:tcW w:w="549" w:type="dxa"/>
          </w:tcPr>
          <w:p w14:paraId="5ACD101C" w14:textId="77777777" w:rsidR="00054221" w:rsidRDefault="00BD4E74">
            <w:pPr>
              <w:pStyle w:val="TableParagraph"/>
              <w:spacing w:before="3" w:line="134" w:lineRule="exact"/>
              <w:ind w:right="114"/>
              <w:jc w:val="right"/>
              <w:rPr>
                <w:sz w:val="12"/>
              </w:rPr>
            </w:pPr>
            <w:r>
              <w:rPr>
                <w:sz w:val="12"/>
              </w:rPr>
              <w:t>(0.37)</w:t>
            </w:r>
          </w:p>
        </w:tc>
        <w:tc>
          <w:tcPr>
            <w:tcW w:w="1188" w:type="dxa"/>
          </w:tcPr>
          <w:p w14:paraId="07EFE202" w14:textId="77777777" w:rsidR="00054221" w:rsidRDefault="00BD4E74">
            <w:pPr>
              <w:pStyle w:val="TableParagraph"/>
              <w:tabs>
                <w:tab w:val="left" w:pos="623"/>
              </w:tabs>
              <w:spacing w:before="3" w:line="134" w:lineRule="exact"/>
              <w:ind w:right="122"/>
              <w:jc w:val="right"/>
              <w:rPr>
                <w:sz w:val="12"/>
              </w:rPr>
            </w:pPr>
            <w:r>
              <w:rPr>
                <w:sz w:val="12"/>
              </w:rPr>
              <w:t>(0.29)</w:t>
            </w:r>
            <w:r>
              <w:rPr>
                <w:sz w:val="12"/>
              </w:rPr>
              <w:tab/>
              <w:t>(0.00)</w:t>
            </w:r>
          </w:p>
        </w:tc>
        <w:tc>
          <w:tcPr>
            <w:tcW w:w="565" w:type="dxa"/>
          </w:tcPr>
          <w:p w14:paraId="18BE266B" w14:textId="77777777" w:rsidR="00054221" w:rsidRDefault="00BD4E74">
            <w:pPr>
              <w:pStyle w:val="TableParagraph"/>
              <w:spacing w:before="3" w:line="134" w:lineRule="exact"/>
              <w:ind w:left="99" w:right="94"/>
              <w:rPr>
                <w:sz w:val="12"/>
              </w:rPr>
            </w:pPr>
            <w:r>
              <w:rPr>
                <w:w w:val="105"/>
                <w:sz w:val="12"/>
              </w:rPr>
              <w:t>(0.12)</w:t>
            </w:r>
          </w:p>
        </w:tc>
        <w:tc>
          <w:tcPr>
            <w:tcW w:w="590" w:type="dxa"/>
          </w:tcPr>
          <w:p w14:paraId="51D4997B" w14:textId="77777777" w:rsidR="00054221" w:rsidRDefault="00BD4E74">
            <w:pPr>
              <w:pStyle w:val="TableParagraph"/>
              <w:spacing w:before="3" w:line="134" w:lineRule="exact"/>
              <w:ind w:left="92" w:right="128"/>
              <w:rPr>
                <w:sz w:val="12"/>
              </w:rPr>
            </w:pPr>
            <w:r>
              <w:rPr>
                <w:w w:val="110"/>
                <w:sz w:val="12"/>
              </w:rPr>
              <w:t>(0.11)</w:t>
            </w:r>
          </w:p>
        </w:tc>
        <w:tc>
          <w:tcPr>
            <w:tcW w:w="632" w:type="dxa"/>
          </w:tcPr>
          <w:p w14:paraId="6410EFE1" w14:textId="77777777" w:rsidR="00054221" w:rsidRDefault="00BD4E74">
            <w:pPr>
              <w:pStyle w:val="TableParagraph"/>
              <w:spacing w:before="3" w:line="134" w:lineRule="exact"/>
              <w:ind w:left="124" w:right="135"/>
              <w:rPr>
                <w:sz w:val="12"/>
              </w:rPr>
            </w:pPr>
            <w:r>
              <w:rPr>
                <w:sz w:val="12"/>
              </w:rPr>
              <w:t>(0.94)</w:t>
            </w:r>
          </w:p>
        </w:tc>
      </w:tr>
      <w:tr w:rsidR="00054221" w14:paraId="65363ED4" w14:textId="77777777">
        <w:trPr>
          <w:trHeight w:val="172"/>
        </w:trPr>
        <w:tc>
          <w:tcPr>
            <w:tcW w:w="4699" w:type="dxa"/>
            <w:tcBorders>
              <w:bottom w:val="double" w:sz="1" w:space="0" w:color="000000"/>
            </w:tcBorders>
          </w:tcPr>
          <w:p w14:paraId="48FBC04C" w14:textId="77777777" w:rsidR="00054221" w:rsidRDefault="00BD4E74">
            <w:pPr>
              <w:pStyle w:val="TableParagraph"/>
              <w:tabs>
                <w:tab w:val="right" w:pos="4516"/>
              </w:tabs>
              <w:spacing w:before="0" w:line="129" w:lineRule="exact"/>
              <w:ind w:left="89"/>
              <w:jc w:val="left"/>
              <w:rPr>
                <w:sz w:val="12"/>
              </w:rPr>
            </w:pPr>
            <w:r>
              <w:rPr>
                <w:sz w:val="12"/>
              </w:rPr>
              <w:t>Observations</w:t>
            </w:r>
            <w:r>
              <w:rPr>
                <w:rFonts w:ascii="Times New Roman"/>
                <w:sz w:val="12"/>
              </w:rPr>
              <w:tab/>
            </w:r>
            <w:r>
              <w:rPr>
                <w:sz w:val="12"/>
              </w:rPr>
              <w:t>610</w:t>
            </w:r>
          </w:p>
        </w:tc>
        <w:tc>
          <w:tcPr>
            <w:tcW w:w="1140" w:type="dxa"/>
            <w:tcBorders>
              <w:bottom w:val="double" w:sz="1" w:space="0" w:color="000000"/>
            </w:tcBorders>
          </w:tcPr>
          <w:p w14:paraId="7D0D010B" w14:textId="77777777" w:rsidR="00054221" w:rsidRDefault="00BD4E74">
            <w:pPr>
              <w:pStyle w:val="TableParagraph"/>
              <w:tabs>
                <w:tab w:val="left" w:pos="541"/>
              </w:tabs>
              <w:spacing w:before="0" w:line="129" w:lineRule="exact"/>
              <w:ind w:right="123"/>
              <w:jc w:val="right"/>
              <w:rPr>
                <w:sz w:val="12"/>
              </w:rPr>
            </w:pPr>
            <w:r>
              <w:rPr>
                <w:sz w:val="12"/>
              </w:rPr>
              <w:t>483</w:t>
            </w:r>
            <w:r>
              <w:rPr>
                <w:sz w:val="12"/>
              </w:rPr>
              <w:tab/>
              <w:t>1,093</w:t>
            </w:r>
          </w:p>
        </w:tc>
        <w:tc>
          <w:tcPr>
            <w:tcW w:w="549" w:type="dxa"/>
            <w:tcBorders>
              <w:bottom w:val="double" w:sz="1" w:space="0" w:color="000000"/>
            </w:tcBorders>
          </w:tcPr>
          <w:p w14:paraId="76EDF03D" w14:textId="77777777" w:rsidR="00054221" w:rsidRDefault="00BD4E74">
            <w:pPr>
              <w:pStyle w:val="TableParagraph"/>
              <w:spacing w:before="0" w:line="129" w:lineRule="exact"/>
              <w:ind w:right="181"/>
              <w:jc w:val="right"/>
              <w:rPr>
                <w:sz w:val="12"/>
              </w:rPr>
            </w:pPr>
            <w:r>
              <w:rPr>
                <w:sz w:val="12"/>
              </w:rPr>
              <w:t>760</w:t>
            </w:r>
          </w:p>
        </w:tc>
        <w:tc>
          <w:tcPr>
            <w:tcW w:w="1188" w:type="dxa"/>
            <w:tcBorders>
              <w:bottom w:val="double" w:sz="1" w:space="0" w:color="000000"/>
            </w:tcBorders>
          </w:tcPr>
          <w:p w14:paraId="21264E12" w14:textId="77777777" w:rsidR="00054221" w:rsidRDefault="00BD4E74">
            <w:pPr>
              <w:pStyle w:val="TableParagraph"/>
              <w:tabs>
                <w:tab w:val="left" w:pos="573"/>
              </w:tabs>
              <w:spacing w:before="0" w:line="129" w:lineRule="exact"/>
              <w:ind w:right="140"/>
              <w:jc w:val="right"/>
              <w:rPr>
                <w:sz w:val="12"/>
              </w:rPr>
            </w:pPr>
            <w:r>
              <w:rPr>
                <w:w w:val="105"/>
                <w:sz w:val="12"/>
              </w:rPr>
              <w:t>656</w:t>
            </w:r>
            <w:r>
              <w:rPr>
                <w:w w:val="105"/>
                <w:sz w:val="12"/>
              </w:rPr>
              <w:tab/>
              <w:t>1,416</w:t>
            </w:r>
          </w:p>
        </w:tc>
        <w:tc>
          <w:tcPr>
            <w:tcW w:w="565" w:type="dxa"/>
            <w:tcBorders>
              <w:bottom w:val="double" w:sz="1" w:space="0" w:color="000000"/>
            </w:tcBorders>
          </w:tcPr>
          <w:p w14:paraId="558DD065" w14:textId="77777777" w:rsidR="00054221" w:rsidRDefault="00BD4E74">
            <w:pPr>
              <w:pStyle w:val="TableParagraph"/>
              <w:spacing w:before="0" w:line="129" w:lineRule="exact"/>
              <w:ind w:left="99" w:right="94"/>
              <w:rPr>
                <w:sz w:val="12"/>
              </w:rPr>
            </w:pPr>
            <w:r>
              <w:rPr>
                <w:sz w:val="12"/>
              </w:rPr>
              <w:t>294</w:t>
            </w:r>
          </w:p>
        </w:tc>
        <w:tc>
          <w:tcPr>
            <w:tcW w:w="590" w:type="dxa"/>
            <w:tcBorders>
              <w:bottom w:val="double" w:sz="1" w:space="0" w:color="000000"/>
            </w:tcBorders>
          </w:tcPr>
          <w:p w14:paraId="3C8093F3" w14:textId="77777777" w:rsidR="00054221" w:rsidRDefault="00BD4E74">
            <w:pPr>
              <w:pStyle w:val="TableParagraph"/>
              <w:spacing w:before="0" w:line="129" w:lineRule="exact"/>
              <w:ind w:left="92" w:right="127"/>
              <w:rPr>
                <w:sz w:val="12"/>
              </w:rPr>
            </w:pPr>
            <w:r>
              <w:rPr>
                <w:w w:val="110"/>
                <w:sz w:val="12"/>
              </w:rPr>
              <w:t>157</w:t>
            </w:r>
          </w:p>
        </w:tc>
        <w:tc>
          <w:tcPr>
            <w:tcW w:w="632" w:type="dxa"/>
            <w:tcBorders>
              <w:bottom w:val="double" w:sz="1" w:space="0" w:color="000000"/>
            </w:tcBorders>
          </w:tcPr>
          <w:p w14:paraId="2BB8A247" w14:textId="77777777" w:rsidR="00054221" w:rsidRDefault="00BD4E74">
            <w:pPr>
              <w:pStyle w:val="TableParagraph"/>
              <w:spacing w:before="0" w:line="129" w:lineRule="exact"/>
              <w:ind w:left="124" w:right="134"/>
              <w:rPr>
                <w:sz w:val="12"/>
              </w:rPr>
            </w:pPr>
            <w:r>
              <w:rPr>
                <w:w w:val="105"/>
                <w:sz w:val="12"/>
              </w:rPr>
              <w:t>451</w:t>
            </w:r>
          </w:p>
        </w:tc>
      </w:tr>
    </w:tbl>
    <w:p w14:paraId="6D153E54" w14:textId="77777777" w:rsidR="00054221" w:rsidRDefault="00BD4E74">
      <w:pPr>
        <w:spacing w:before="15"/>
        <w:ind w:left="148"/>
        <w:jc w:val="both"/>
        <w:rPr>
          <w:sz w:val="12"/>
        </w:rPr>
      </w:pPr>
      <w:r>
        <w:rPr>
          <w:sz w:val="12"/>
        </w:rPr>
        <w:t>Note:</w:t>
      </w:r>
      <w:r>
        <w:rPr>
          <w:spacing w:val="6"/>
          <w:sz w:val="12"/>
        </w:rPr>
        <w:t xml:space="preserve"> </w:t>
      </w:r>
      <w:r>
        <w:rPr>
          <w:sz w:val="12"/>
        </w:rPr>
        <w:t>Robust</w:t>
      </w:r>
      <w:r>
        <w:rPr>
          <w:spacing w:val="17"/>
          <w:sz w:val="12"/>
        </w:rPr>
        <w:t xml:space="preserve"> </w:t>
      </w:r>
      <w:r>
        <w:rPr>
          <w:sz w:val="12"/>
        </w:rPr>
        <w:t>standard</w:t>
      </w:r>
      <w:r>
        <w:rPr>
          <w:spacing w:val="18"/>
          <w:sz w:val="12"/>
        </w:rPr>
        <w:t xml:space="preserve"> </w:t>
      </w:r>
      <w:r>
        <w:rPr>
          <w:sz w:val="12"/>
        </w:rPr>
        <w:t>errors</w:t>
      </w:r>
      <w:r>
        <w:rPr>
          <w:spacing w:val="18"/>
          <w:sz w:val="12"/>
        </w:rPr>
        <w:t xml:space="preserve"> </w:t>
      </w:r>
      <w:r>
        <w:rPr>
          <w:sz w:val="12"/>
        </w:rPr>
        <w:t>in</w:t>
      </w:r>
      <w:r>
        <w:rPr>
          <w:spacing w:val="18"/>
          <w:sz w:val="12"/>
        </w:rPr>
        <w:t xml:space="preserve"> </w:t>
      </w:r>
      <w:r>
        <w:rPr>
          <w:sz w:val="12"/>
        </w:rPr>
        <w:t>parentheses;</w:t>
      </w:r>
      <w:r>
        <w:rPr>
          <w:spacing w:val="18"/>
          <w:sz w:val="12"/>
        </w:rPr>
        <w:t xml:space="preserve"> </w:t>
      </w:r>
      <w:r>
        <w:rPr>
          <w:sz w:val="12"/>
        </w:rPr>
        <w:t>*</w:t>
      </w:r>
      <w:r>
        <w:rPr>
          <w:spacing w:val="18"/>
          <w:sz w:val="12"/>
        </w:rPr>
        <w:t xml:space="preserve"> </w:t>
      </w:r>
      <w:r>
        <w:rPr>
          <w:sz w:val="12"/>
        </w:rPr>
        <w:t>p</w:t>
      </w:r>
      <w:r>
        <w:rPr>
          <w:rFonts w:ascii="Verdana"/>
          <w:i/>
          <w:sz w:val="12"/>
        </w:rPr>
        <w:t>&lt;</w:t>
      </w:r>
      <w:r>
        <w:rPr>
          <w:sz w:val="12"/>
        </w:rPr>
        <w:t>0.05,</w:t>
      </w:r>
      <w:r>
        <w:rPr>
          <w:spacing w:val="18"/>
          <w:sz w:val="12"/>
        </w:rPr>
        <w:t xml:space="preserve"> </w:t>
      </w:r>
      <w:r>
        <w:rPr>
          <w:sz w:val="12"/>
        </w:rPr>
        <w:t>**</w:t>
      </w:r>
      <w:r>
        <w:rPr>
          <w:spacing w:val="18"/>
          <w:sz w:val="12"/>
        </w:rPr>
        <w:t xml:space="preserve"> </w:t>
      </w:r>
      <w:r>
        <w:rPr>
          <w:sz w:val="12"/>
        </w:rPr>
        <w:t>p</w:t>
      </w:r>
      <w:r>
        <w:rPr>
          <w:rFonts w:ascii="Verdana"/>
          <w:i/>
          <w:sz w:val="12"/>
        </w:rPr>
        <w:t>&lt;</w:t>
      </w:r>
      <w:r>
        <w:rPr>
          <w:sz w:val="12"/>
        </w:rPr>
        <w:t>0.01,</w:t>
      </w:r>
      <w:r>
        <w:rPr>
          <w:spacing w:val="18"/>
          <w:sz w:val="12"/>
        </w:rPr>
        <w:t xml:space="preserve"> </w:t>
      </w:r>
      <w:r>
        <w:rPr>
          <w:sz w:val="12"/>
        </w:rPr>
        <w:t>***</w:t>
      </w:r>
      <w:r>
        <w:rPr>
          <w:spacing w:val="18"/>
          <w:sz w:val="12"/>
        </w:rPr>
        <w:t xml:space="preserve"> </w:t>
      </w:r>
      <w:r>
        <w:rPr>
          <w:sz w:val="12"/>
        </w:rPr>
        <w:t>p</w:t>
      </w:r>
      <w:r>
        <w:rPr>
          <w:rFonts w:ascii="Verdana"/>
          <w:i/>
          <w:sz w:val="12"/>
        </w:rPr>
        <w:t>&lt;</w:t>
      </w:r>
      <w:r>
        <w:rPr>
          <w:sz w:val="12"/>
        </w:rPr>
        <w:t>0.001.</w:t>
      </w:r>
    </w:p>
    <w:p w14:paraId="63050B42" w14:textId="77777777" w:rsidR="00054221" w:rsidRDefault="00054221">
      <w:pPr>
        <w:pStyle w:val="BodyText"/>
        <w:rPr>
          <w:sz w:val="16"/>
        </w:rPr>
      </w:pPr>
    </w:p>
    <w:p w14:paraId="538DCECC" w14:textId="2B7A0401" w:rsidR="00054221" w:rsidRDefault="00BD4E74">
      <w:pPr>
        <w:pStyle w:val="BodyText"/>
        <w:spacing w:before="139" w:line="314" w:lineRule="auto"/>
        <w:ind w:left="120" w:right="573"/>
        <w:jc w:val="both"/>
      </w:pPr>
      <w:commentRangeStart w:id="84"/>
      <w:r>
        <w:t>As discussed earlier, the income and income change indicator is a relatively food security proxy</w:t>
      </w:r>
      <w:r>
        <w:rPr>
          <w:spacing w:val="1"/>
        </w:rPr>
        <w:t xml:space="preserve"> </w:t>
      </w:r>
      <w:r>
        <w:t>that</w:t>
      </w:r>
      <w:r>
        <w:rPr>
          <w:spacing w:val="-10"/>
        </w:rPr>
        <w:t xml:space="preserve"> </w:t>
      </w:r>
      <w:r>
        <w:t>is</w:t>
      </w:r>
      <w:r>
        <w:rPr>
          <w:spacing w:val="-9"/>
        </w:rPr>
        <w:t xml:space="preserve"> </w:t>
      </w:r>
      <w:r>
        <w:t>being</w:t>
      </w:r>
      <w:r>
        <w:rPr>
          <w:spacing w:val="-9"/>
        </w:rPr>
        <w:t xml:space="preserve"> </w:t>
      </w:r>
      <w:proofErr w:type="spellStart"/>
      <w:r>
        <w:t>piloted</w:t>
      </w:r>
      <w:commentRangeEnd w:id="84"/>
      <w:r>
        <w:rPr>
          <w:rStyle w:val="CommentReference"/>
        </w:rPr>
        <w:commentReference w:id="84"/>
      </w:r>
      <w:r>
        <w:t>,</w:t>
      </w:r>
      <w:r w:rsidR="2867DA9F">
        <w:rPr>
          <w:spacing w:val="-9"/>
        </w:rPr>
        <w:t>Further</w:t>
      </w:r>
      <w:proofErr w:type="spellEnd"/>
      <w:r w:rsidR="2867DA9F">
        <w:rPr>
          <w:spacing w:val="-9"/>
        </w:rPr>
        <w:t xml:space="preserve"> research </w:t>
      </w:r>
      <w:r>
        <w:t>need</w:t>
      </w:r>
      <w:r w:rsidR="6159E55A">
        <w:t>s</w:t>
      </w:r>
      <w:r>
        <w:rPr>
          <w:spacing w:val="-10"/>
        </w:rPr>
        <w:t xml:space="preserve"> </w:t>
      </w:r>
      <w:r>
        <w:t>to</w:t>
      </w:r>
      <w:r>
        <w:rPr>
          <w:spacing w:val="-9"/>
        </w:rPr>
        <w:t xml:space="preserve"> </w:t>
      </w:r>
      <w:r>
        <w:t>be</w:t>
      </w:r>
      <w:r>
        <w:rPr>
          <w:spacing w:val="-9"/>
        </w:rPr>
        <w:t xml:space="preserve"> </w:t>
      </w:r>
      <w:r>
        <w:t>conducted</w:t>
      </w:r>
      <w:r>
        <w:rPr>
          <w:spacing w:val="-9"/>
        </w:rPr>
        <w:t xml:space="preserve"> </w:t>
      </w:r>
      <w:r w:rsidR="52B63059">
        <w:rPr>
          <w:spacing w:val="-9"/>
        </w:rPr>
        <w:t xml:space="preserve">on the potential use of the main income source and income change </w:t>
      </w:r>
      <w:r>
        <w:t>on</w:t>
      </w:r>
      <w:r>
        <w:rPr>
          <w:spacing w:val="-9"/>
        </w:rPr>
        <w:t xml:space="preserve"> </w:t>
      </w:r>
      <w:r>
        <w:t>how</w:t>
      </w:r>
      <w:r>
        <w:rPr>
          <w:spacing w:val="-9"/>
        </w:rPr>
        <w:t xml:space="preserve"> </w:t>
      </w:r>
      <w:r>
        <w:t>the</w:t>
      </w:r>
      <w:r>
        <w:rPr>
          <w:spacing w:val="-51"/>
        </w:rPr>
        <w:t xml:space="preserve"> </w:t>
      </w:r>
      <w:commentRangeStart w:id="85"/>
      <w:r w:rsidRPr="00BE7A82">
        <w:rPr>
          <w:color w:val="2B579A"/>
          <w:highlight w:val="yellow"/>
          <w:shd w:val="clear" w:color="auto" w:fill="E6E6E6"/>
        </w:rPr>
        <w:t>employment types</w:t>
      </w:r>
      <w:r>
        <w:t xml:space="preserve"> </w:t>
      </w:r>
      <w:commentRangeEnd w:id="85"/>
      <w:r>
        <w:rPr>
          <w:rStyle w:val="CommentReference"/>
        </w:rPr>
        <w:commentReference w:id="85"/>
      </w:r>
      <w:r>
        <w:t xml:space="preserve">may drive the indicator. This is important given that </w:t>
      </w:r>
      <w:r w:rsidRPr="00BE7A82">
        <w:rPr>
          <w:color w:val="2B579A"/>
          <w:highlight w:val="yellow"/>
          <w:shd w:val="clear" w:color="auto" w:fill="E6E6E6"/>
        </w:rPr>
        <w:t>employment types</w:t>
      </w:r>
      <w:r>
        <w:t xml:space="preserve"> and</w:t>
      </w:r>
      <w:r>
        <w:rPr>
          <w:spacing w:val="1"/>
        </w:rPr>
        <w:t xml:space="preserve"> </w:t>
      </w:r>
      <w:r>
        <w:rPr>
          <w:w w:val="95"/>
        </w:rPr>
        <w:t>their economic importance could be country</w:t>
      </w:r>
      <w:r w:rsidR="2285765D">
        <w:rPr>
          <w:w w:val="95"/>
        </w:rPr>
        <w:t>-</w:t>
      </w:r>
      <w:r>
        <w:rPr>
          <w:w w:val="95"/>
        </w:rPr>
        <w:t>specific</w:t>
      </w:r>
      <w:r w:rsidR="36C02A9A">
        <w:rPr>
          <w:w w:val="95"/>
        </w:rPr>
        <w:t>;</w:t>
      </w:r>
      <w:r>
        <w:rPr>
          <w:w w:val="95"/>
        </w:rPr>
        <w:t xml:space="preserve"> thus</w:t>
      </w:r>
      <w:r w:rsidR="1EF2F6AB">
        <w:rPr>
          <w:w w:val="95"/>
        </w:rPr>
        <w:t>,</w:t>
      </w:r>
      <w:r>
        <w:rPr>
          <w:w w:val="95"/>
        </w:rPr>
        <w:t xml:space="preserve"> applying a generalized global classification</w:t>
      </w:r>
      <w:r>
        <w:rPr>
          <w:spacing w:val="1"/>
          <w:w w:val="95"/>
        </w:rPr>
        <w:t xml:space="preserve"> </w:t>
      </w:r>
      <w:r>
        <w:t xml:space="preserve">may result in misclassifying </w:t>
      </w:r>
      <w:r w:rsidR="670CBFD0">
        <w:t xml:space="preserve">household </w:t>
      </w:r>
      <w:r>
        <w:t>food insecurity.</w:t>
      </w:r>
      <w:r>
        <w:rPr>
          <w:spacing w:val="1"/>
        </w:rPr>
        <w:t xml:space="preserve"> </w:t>
      </w:r>
      <w:r>
        <w:t>Also, to properly situate the</w:t>
      </w:r>
      <w:r>
        <w:rPr>
          <w:spacing w:val="1"/>
        </w:rPr>
        <w:t xml:space="preserve"> </w:t>
      </w:r>
      <w:r>
        <w:t>performance of this variable against the FES, more analysis need</w:t>
      </w:r>
      <w:r w:rsidR="665FA743">
        <w:t>s</w:t>
      </w:r>
      <w:r>
        <w:t xml:space="preserve"> to be performed beyond mean</w:t>
      </w:r>
      <w:r>
        <w:rPr>
          <w:spacing w:val="1"/>
        </w:rPr>
        <w:t xml:space="preserve"> </w:t>
      </w:r>
      <w:r>
        <w:t>comparisons.</w:t>
      </w:r>
    </w:p>
    <w:p w14:paraId="02435090" w14:textId="479C1191" w:rsidR="00054221" w:rsidRDefault="00BD4E74">
      <w:pPr>
        <w:pStyle w:val="BodyText"/>
        <w:spacing w:before="168" w:line="314" w:lineRule="auto"/>
        <w:ind w:left="120" w:right="574"/>
        <w:jc w:val="both"/>
      </w:pPr>
      <w:r>
        <w:rPr>
          <w:w w:val="95"/>
        </w:rPr>
        <w:t>In the next section, the analysis and results will focus on the comparison of the different versions of</w:t>
      </w:r>
      <w:r>
        <w:rPr>
          <w:spacing w:val="1"/>
          <w:w w:val="95"/>
        </w:rPr>
        <w:t xml:space="preserve"> </w:t>
      </w:r>
      <w:r>
        <w:rPr>
          <w:spacing w:val="-1"/>
        </w:rPr>
        <w:t>the</w:t>
      </w:r>
      <w:r>
        <w:rPr>
          <w:spacing w:val="-8"/>
        </w:rPr>
        <w:t xml:space="preserve"> </w:t>
      </w:r>
      <w:r>
        <w:rPr>
          <w:spacing w:val="-1"/>
        </w:rPr>
        <w:t>indicators</w:t>
      </w:r>
      <w:r>
        <w:rPr>
          <w:spacing w:val="-7"/>
        </w:rPr>
        <w:t xml:space="preserve"> </w:t>
      </w:r>
      <w:r>
        <w:t>(</w:t>
      </w:r>
      <w:proofErr w:type="gramStart"/>
      <w:r>
        <w:t>)</w:t>
      </w:r>
      <w:r>
        <w:rPr>
          <w:spacing w:val="-7"/>
        </w:rPr>
        <w:t xml:space="preserve"> </w:t>
      </w:r>
      <w:r>
        <w:t>.</w:t>
      </w:r>
      <w:proofErr w:type="gramEnd"/>
      <w:r>
        <w:rPr>
          <w:spacing w:val="9"/>
        </w:rPr>
        <w:t xml:space="preserve"> </w:t>
      </w:r>
      <w:r>
        <w:t>The</w:t>
      </w:r>
      <w:r>
        <w:rPr>
          <w:spacing w:val="-7"/>
        </w:rPr>
        <w:t xml:space="preserve"> </w:t>
      </w:r>
      <w:r>
        <w:t>level</w:t>
      </w:r>
      <w:r>
        <w:rPr>
          <w:spacing w:val="-7"/>
        </w:rPr>
        <w:t xml:space="preserve"> </w:t>
      </w:r>
      <w:r>
        <w:t>of</w:t>
      </w:r>
      <w:r>
        <w:rPr>
          <w:spacing w:val="-7"/>
        </w:rPr>
        <w:t xml:space="preserve"> </w:t>
      </w:r>
      <w:r>
        <w:t>comparison</w:t>
      </w:r>
      <w:r>
        <w:rPr>
          <w:spacing w:val="-7"/>
        </w:rPr>
        <w:t xml:space="preserve"> </w:t>
      </w:r>
      <w:r w:rsidR="1F4B0E9E">
        <w:t>is the</w:t>
      </w:r>
      <w:r>
        <w:rPr>
          <w:spacing w:val="-7"/>
        </w:rPr>
        <w:t xml:space="preserve"> </w:t>
      </w:r>
      <w:r>
        <w:t>length</w:t>
      </w:r>
      <w:r>
        <w:rPr>
          <w:spacing w:val="-51"/>
        </w:rPr>
        <w:t xml:space="preserve"> </w:t>
      </w:r>
      <w:r>
        <w:t>of</w:t>
      </w:r>
      <w:r>
        <w:rPr>
          <w:spacing w:val="14"/>
        </w:rPr>
        <w:t xml:space="preserve"> </w:t>
      </w:r>
      <w:r w:rsidR="7AF450CD">
        <w:rPr>
          <w:spacing w:val="14"/>
        </w:rPr>
        <w:t>the forms</w:t>
      </w:r>
      <w:r>
        <w:rPr>
          <w:spacing w:val="15"/>
        </w:rPr>
        <w:t xml:space="preserve"> </w:t>
      </w:r>
      <w:proofErr w:type="gramStart"/>
      <w:r>
        <w:t>(</w:t>
      </w:r>
      <w:r w:rsidR="3433D381">
        <w:t xml:space="preserve"> long</w:t>
      </w:r>
      <w:proofErr w:type="gramEnd"/>
      <w:r w:rsidR="3433D381">
        <w:t>- vs. short version</w:t>
      </w:r>
      <w:r>
        <w:t>)</w:t>
      </w:r>
      <w:r>
        <w:rPr>
          <w:spacing w:val="14"/>
        </w:rPr>
        <w:t xml:space="preserve"> </w:t>
      </w:r>
      <w:r w:rsidR="28B335D0">
        <w:t xml:space="preserve">by </w:t>
      </w:r>
      <w:r>
        <w:t>data</w:t>
      </w:r>
      <w:r>
        <w:rPr>
          <w:spacing w:val="14"/>
        </w:rPr>
        <w:t xml:space="preserve"> </w:t>
      </w:r>
      <w:r>
        <w:t>collection</w:t>
      </w:r>
      <w:r>
        <w:rPr>
          <w:spacing w:val="15"/>
        </w:rPr>
        <w:t xml:space="preserve"> </w:t>
      </w:r>
      <w:r>
        <w:t>modality</w:t>
      </w:r>
      <w:r>
        <w:rPr>
          <w:spacing w:val="14"/>
        </w:rPr>
        <w:t xml:space="preserve"> </w:t>
      </w:r>
      <w:r>
        <w:t>(F2F</w:t>
      </w:r>
      <w:r>
        <w:rPr>
          <w:spacing w:val="15"/>
        </w:rPr>
        <w:t xml:space="preserve"> </w:t>
      </w:r>
      <w:r>
        <w:t>and</w:t>
      </w:r>
      <w:r>
        <w:rPr>
          <w:spacing w:val="14"/>
        </w:rPr>
        <w:t xml:space="preserve"> </w:t>
      </w:r>
      <w:r>
        <w:t>Remote).</w:t>
      </w:r>
    </w:p>
    <w:p w14:paraId="6B765FBA" w14:textId="77777777" w:rsidR="00054221" w:rsidRDefault="00054221">
      <w:pPr>
        <w:spacing w:line="314" w:lineRule="auto"/>
        <w:jc w:val="both"/>
        <w:sectPr w:rsidR="00054221">
          <w:pgSz w:w="12240" w:h="15840"/>
          <w:pgMar w:top="1300" w:right="860" w:bottom="1080" w:left="1320" w:header="0" w:footer="888" w:gutter="0"/>
          <w:cols w:space="720"/>
        </w:sectPr>
      </w:pPr>
    </w:p>
    <w:p w14:paraId="37436459" w14:textId="77777777" w:rsidR="00054221" w:rsidRDefault="00BD4E74">
      <w:pPr>
        <w:pStyle w:val="Heading1"/>
        <w:numPr>
          <w:ilvl w:val="0"/>
          <w:numId w:val="9"/>
        </w:numPr>
        <w:tabs>
          <w:tab w:val="left" w:pos="604"/>
          <w:tab w:val="left" w:pos="605"/>
        </w:tabs>
      </w:pPr>
      <w:bookmarkStart w:id="86" w:name="Module_Length_and_Food_Security_Indicato"/>
      <w:bookmarkStart w:id="87" w:name="_bookmark16"/>
      <w:bookmarkEnd w:id="86"/>
      <w:bookmarkEnd w:id="87"/>
      <w:r>
        <w:rPr>
          <w:spacing w:val="-1"/>
        </w:rPr>
        <w:lastRenderedPageBreak/>
        <w:t>Module Length</w:t>
      </w:r>
      <w:r>
        <w:t xml:space="preserve"> </w:t>
      </w:r>
      <w:r>
        <w:rPr>
          <w:spacing w:val="-1"/>
        </w:rPr>
        <w:t>and</w:t>
      </w:r>
      <w:r>
        <w:t xml:space="preserve"> </w:t>
      </w:r>
      <w:r>
        <w:rPr>
          <w:spacing w:val="-1"/>
        </w:rPr>
        <w:t>Food Security</w:t>
      </w:r>
      <w:r>
        <w:t xml:space="preserve"> </w:t>
      </w:r>
      <w:r>
        <w:rPr>
          <w:spacing w:val="-1"/>
        </w:rPr>
        <w:t>Indicator</w:t>
      </w:r>
      <w:r>
        <w:t xml:space="preserve"> Reporting</w:t>
      </w:r>
    </w:p>
    <w:p w14:paraId="2F6D8BF7" w14:textId="723BC0F3" w:rsidR="00054221" w:rsidRDefault="00BD4E74">
      <w:pPr>
        <w:pStyle w:val="BodyText"/>
        <w:spacing w:before="282" w:line="314" w:lineRule="auto"/>
        <w:ind w:left="120" w:right="574"/>
        <w:jc w:val="both"/>
      </w:pPr>
      <w:r>
        <w:t xml:space="preserve">As a secondary objective, the study also piloted a number of different versions </w:t>
      </w:r>
      <w:r w:rsidR="65BF7E07">
        <w:t xml:space="preserve">of the </w:t>
      </w:r>
      <w:r w:rsidR="543349F6">
        <w:t>assessment</w:t>
      </w:r>
      <w:r w:rsidR="65BF7E07">
        <w:t xml:space="preserve"> indicators </w:t>
      </w:r>
      <w:r>
        <w:rPr>
          <w:spacing w:val="1"/>
        </w:rPr>
        <w:t>(shorter than the</w:t>
      </w:r>
      <w:r>
        <w:t xml:space="preserve"> standard versions</w:t>
      </w:r>
      <w:proofErr w:type="gramStart"/>
      <w:r>
        <w:t xml:space="preserve">) </w:t>
      </w:r>
      <w:commentRangeStart w:id="88"/>
      <w:r>
        <w:t>.</w:t>
      </w:r>
      <w:commentRangeEnd w:id="88"/>
      <w:proofErr w:type="gramEnd"/>
      <w:r>
        <w:rPr>
          <w:rStyle w:val="CommentReference"/>
        </w:rPr>
        <w:commentReference w:id="88"/>
      </w:r>
      <w:r>
        <w:t xml:space="preserve"> The reason </w:t>
      </w:r>
      <w:r w:rsidR="644F8177">
        <w:t xml:space="preserve">was </w:t>
      </w:r>
      <w:r>
        <w:t xml:space="preserve">to see if </w:t>
      </w:r>
      <w:r w:rsidR="11CA3BA7">
        <w:t xml:space="preserve">shortened versions </w:t>
      </w:r>
      <w:r>
        <w:t xml:space="preserve">use could be recommended in phone interviews when time/length of interview </w:t>
      </w:r>
      <w:r w:rsidR="20DFA657">
        <w:t>has</w:t>
      </w:r>
      <w:r>
        <w:t xml:space="preserve"> been</w:t>
      </w:r>
      <w:r>
        <w:rPr>
          <w:spacing w:val="1"/>
        </w:rPr>
        <w:t xml:space="preserve"> shown to be correlated with</w:t>
      </w:r>
      <w:r>
        <w:t xml:space="preserve"> </w:t>
      </w:r>
      <w:r>
        <w:rPr>
          <w:spacing w:val="1"/>
        </w:rPr>
        <w:t>data quality. Specifically, FCS, FES, LCS-EN, and LCS-FS modules will be compared and tested.</w:t>
      </w:r>
      <w:r>
        <w:t xml:space="preserve"> </w:t>
      </w:r>
      <w:r>
        <w:rPr>
          <w:spacing w:val="1"/>
        </w:rPr>
        <w:t>This would allow recommendation for the use of the shorter version of the FES module over the</w:t>
      </w:r>
      <w:r>
        <w:t xml:space="preserve"> </w:t>
      </w:r>
      <w:r>
        <w:rPr>
          <w:spacing w:val="-52"/>
        </w:rPr>
        <w:t>phone or in F2F surveys to reduce interviewee fatigue. The results (comparison of short and long</w:t>
      </w:r>
      <w:r>
        <w:t xml:space="preserve"> (standard </w:t>
      </w:r>
      <w:r w:rsidR="118EF649">
        <w:t xml:space="preserve">module </w:t>
      </w:r>
      <w:r>
        <w:t xml:space="preserve">length) is to serve as a guide to revising the current modules (long) if need </w:t>
      </w:r>
      <w:proofErr w:type="gramStart"/>
      <w:r>
        <w:rPr>
          <w:spacing w:val="1"/>
        </w:rPr>
        <w:t>be</w:t>
      </w:r>
      <w:proofErr w:type="gramEnd"/>
      <w:r>
        <w:rPr>
          <w:w w:val="95"/>
        </w:rPr>
        <w:t xml:space="preserve"> especially if the shorter versions</w:t>
      </w:r>
      <w:r>
        <w:rPr>
          <w:spacing w:val="1"/>
          <w:w w:val="95"/>
        </w:rPr>
        <w:t xml:space="preserve"> of each module produces numbers that statistically comparable to</w:t>
      </w:r>
      <w:r>
        <w:t xml:space="preserve"> </w:t>
      </w:r>
      <w:r>
        <w:rPr>
          <w:spacing w:val="18"/>
        </w:rPr>
        <w:t>the</w:t>
      </w:r>
      <w:r>
        <w:t xml:space="preserve"> </w:t>
      </w:r>
      <w:r>
        <w:rPr>
          <w:spacing w:val="18"/>
        </w:rPr>
        <w:t>long</w:t>
      </w:r>
      <w:r>
        <w:t xml:space="preserve"> versions.</w:t>
      </w:r>
      <w:r w:rsidR="7C08F74F">
        <w:t xml:space="preserve"> </w:t>
      </w:r>
    </w:p>
    <w:p w14:paraId="189F5036" w14:textId="77777777" w:rsidR="00054221" w:rsidRDefault="00054221">
      <w:pPr>
        <w:pStyle w:val="BodyText"/>
        <w:spacing w:before="1"/>
        <w:rPr>
          <w:sz w:val="27"/>
        </w:rPr>
      </w:pPr>
    </w:p>
    <w:p w14:paraId="32D4D40D" w14:textId="77777777" w:rsidR="00054221" w:rsidRDefault="00BD4E74">
      <w:pPr>
        <w:pStyle w:val="Heading2"/>
        <w:numPr>
          <w:ilvl w:val="1"/>
          <w:numId w:val="6"/>
        </w:numPr>
        <w:tabs>
          <w:tab w:val="left" w:pos="732"/>
          <w:tab w:val="left" w:pos="733"/>
        </w:tabs>
      </w:pPr>
      <w:bookmarkStart w:id="89" w:name="Standard_FCS_module_vs._Short_FCS_module"/>
      <w:bookmarkStart w:id="90" w:name="_bookmark17"/>
      <w:bookmarkEnd w:id="89"/>
      <w:bookmarkEnd w:id="90"/>
      <w:r>
        <w:rPr>
          <w:w w:val="95"/>
        </w:rPr>
        <w:t>Standard</w:t>
      </w:r>
      <w:r>
        <w:rPr>
          <w:spacing w:val="30"/>
          <w:w w:val="95"/>
        </w:rPr>
        <w:t xml:space="preserve"> </w:t>
      </w:r>
      <w:r>
        <w:rPr>
          <w:w w:val="95"/>
        </w:rPr>
        <w:t>FCS</w:t>
      </w:r>
      <w:r>
        <w:rPr>
          <w:spacing w:val="31"/>
          <w:w w:val="95"/>
        </w:rPr>
        <w:t xml:space="preserve"> </w:t>
      </w:r>
      <w:r>
        <w:rPr>
          <w:w w:val="95"/>
        </w:rPr>
        <w:t>module</w:t>
      </w:r>
      <w:r>
        <w:rPr>
          <w:spacing w:val="30"/>
          <w:w w:val="95"/>
        </w:rPr>
        <w:t xml:space="preserve"> </w:t>
      </w:r>
      <w:r>
        <w:rPr>
          <w:w w:val="95"/>
        </w:rPr>
        <w:t>vs.</w:t>
      </w:r>
      <w:r>
        <w:rPr>
          <w:spacing w:val="58"/>
        </w:rPr>
        <w:t xml:space="preserve"> </w:t>
      </w:r>
      <w:r>
        <w:rPr>
          <w:w w:val="95"/>
        </w:rPr>
        <w:t>Short</w:t>
      </w:r>
      <w:r>
        <w:rPr>
          <w:spacing w:val="30"/>
          <w:w w:val="95"/>
        </w:rPr>
        <w:t xml:space="preserve"> </w:t>
      </w:r>
      <w:r>
        <w:rPr>
          <w:w w:val="95"/>
        </w:rPr>
        <w:t>FCS</w:t>
      </w:r>
      <w:r>
        <w:rPr>
          <w:spacing w:val="31"/>
          <w:w w:val="95"/>
        </w:rPr>
        <w:t xml:space="preserve"> </w:t>
      </w:r>
      <w:r>
        <w:rPr>
          <w:w w:val="95"/>
        </w:rPr>
        <w:t>module</w:t>
      </w:r>
    </w:p>
    <w:p w14:paraId="29D7C58D" w14:textId="77777777" w:rsidR="00054221" w:rsidRDefault="00BD4E74">
      <w:pPr>
        <w:pStyle w:val="BodyText"/>
        <w:spacing w:before="215" w:line="314" w:lineRule="auto"/>
        <w:ind w:left="120" w:right="574"/>
        <w:jc w:val="both"/>
      </w:pPr>
      <w:r>
        <w:rPr>
          <w:spacing w:val="-1"/>
        </w:rPr>
        <w:t>In</w:t>
      </w:r>
      <w:r>
        <w:rPr>
          <w:spacing w:val="-11"/>
        </w:rPr>
        <w:t xml:space="preserve"> </w:t>
      </w:r>
      <w:r>
        <w:rPr>
          <w:spacing w:val="-1"/>
        </w:rPr>
        <w:t>this</w:t>
      </w:r>
      <w:r>
        <w:rPr>
          <w:spacing w:val="-10"/>
        </w:rPr>
        <w:t xml:space="preserve"> </w:t>
      </w:r>
      <w:r>
        <w:rPr>
          <w:spacing w:val="-1"/>
        </w:rPr>
        <w:t>section,</w:t>
      </w:r>
      <w:r>
        <w:rPr>
          <w:spacing w:val="-10"/>
        </w:rPr>
        <w:t xml:space="preserve"> </w:t>
      </w:r>
      <w:r>
        <w:rPr>
          <w:spacing w:val="-1"/>
        </w:rPr>
        <w:t>the</w:t>
      </w:r>
      <w:r>
        <w:rPr>
          <w:spacing w:val="-11"/>
        </w:rPr>
        <w:t xml:space="preserve"> </w:t>
      </w:r>
      <w:r>
        <w:rPr>
          <w:spacing w:val="-1"/>
        </w:rPr>
        <w:t>results</w:t>
      </w:r>
      <w:r>
        <w:rPr>
          <w:spacing w:val="-10"/>
        </w:rPr>
        <w:t xml:space="preserve"> </w:t>
      </w:r>
      <w:r>
        <w:rPr>
          <w:spacing w:val="-1"/>
        </w:rPr>
        <w:t>are</w:t>
      </w:r>
      <w:r>
        <w:rPr>
          <w:spacing w:val="-11"/>
        </w:rPr>
        <w:t xml:space="preserve"> </w:t>
      </w:r>
      <w:r>
        <w:rPr>
          <w:spacing w:val="-1"/>
        </w:rPr>
        <w:t>compared</w:t>
      </w:r>
      <w:r>
        <w:rPr>
          <w:spacing w:val="-10"/>
        </w:rPr>
        <w:t xml:space="preserve"> </w:t>
      </w:r>
      <w:r>
        <w:t>between</w:t>
      </w:r>
      <w:r>
        <w:rPr>
          <w:spacing w:val="-11"/>
        </w:rPr>
        <w:t xml:space="preserve"> </w:t>
      </w:r>
      <w:r>
        <w:t>the</w:t>
      </w:r>
      <w:r>
        <w:rPr>
          <w:spacing w:val="-10"/>
        </w:rPr>
        <w:t xml:space="preserve"> </w:t>
      </w:r>
      <w:r>
        <w:t>standard</w:t>
      </w:r>
      <w:r>
        <w:rPr>
          <w:spacing w:val="-11"/>
        </w:rPr>
        <w:t xml:space="preserve"> </w:t>
      </w:r>
      <w:r>
        <w:t>FCS</w:t>
      </w:r>
      <w:r>
        <w:rPr>
          <w:spacing w:val="-10"/>
        </w:rPr>
        <w:t xml:space="preserve"> </w:t>
      </w:r>
      <w:r>
        <w:t>module</w:t>
      </w:r>
      <w:r>
        <w:rPr>
          <w:spacing w:val="-11"/>
        </w:rPr>
        <w:t xml:space="preserve"> </w:t>
      </w:r>
      <w:r>
        <w:t>(based</w:t>
      </w:r>
      <w:r>
        <w:rPr>
          <w:spacing w:val="-10"/>
        </w:rPr>
        <w:t xml:space="preserve"> </w:t>
      </w:r>
      <w:r>
        <w:t>on</w:t>
      </w:r>
      <w:r>
        <w:rPr>
          <w:spacing w:val="-11"/>
        </w:rPr>
        <w:t xml:space="preserve"> </w:t>
      </w:r>
      <w:r>
        <w:t>16</w:t>
      </w:r>
      <w:r>
        <w:rPr>
          <w:spacing w:val="-10"/>
        </w:rPr>
        <w:t xml:space="preserve"> </w:t>
      </w:r>
      <w:r>
        <w:t>questions</w:t>
      </w:r>
      <w:r>
        <w:rPr>
          <w:spacing w:val="-51"/>
        </w:rPr>
        <w:t xml:space="preserve"> </w:t>
      </w:r>
      <w:r>
        <w:t>to ask main food groups &amp; subgroups) with a collapsed shorter FCS module (that relies on 9</w:t>
      </w:r>
      <w:r>
        <w:rPr>
          <w:spacing w:val="1"/>
        </w:rPr>
        <w:t xml:space="preserve"> </w:t>
      </w:r>
      <w:r>
        <w:t>questions</w:t>
      </w:r>
      <w:r>
        <w:rPr>
          <w:spacing w:val="13"/>
        </w:rPr>
        <w:t xml:space="preserve"> </w:t>
      </w:r>
      <w:r>
        <w:t>to</w:t>
      </w:r>
      <w:r>
        <w:rPr>
          <w:spacing w:val="13"/>
        </w:rPr>
        <w:t xml:space="preserve"> </w:t>
      </w:r>
      <w:r>
        <w:t>ask</w:t>
      </w:r>
      <w:r>
        <w:rPr>
          <w:spacing w:val="13"/>
        </w:rPr>
        <w:t xml:space="preserve"> </w:t>
      </w:r>
      <w:r>
        <w:t>about</w:t>
      </w:r>
      <w:r>
        <w:rPr>
          <w:spacing w:val="14"/>
        </w:rPr>
        <w:t xml:space="preserve"> </w:t>
      </w:r>
      <w:r>
        <w:t>the</w:t>
      </w:r>
      <w:r>
        <w:rPr>
          <w:spacing w:val="13"/>
        </w:rPr>
        <w:t xml:space="preserve"> </w:t>
      </w:r>
      <w:r>
        <w:t>consumption</w:t>
      </w:r>
      <w:r>
        <w:rPr>
          <w:spacing w:val="13"/>
        </w:rPr>
        <w:t xml:space="preserve"> </w:t>
      </w:r>
      <w:r>
        <w:t>of</w:t>
      </w:r>
      <w:r>
        <w:rPr>
          <w:spacing w:val="13"/>
        </w:rPr>
        <w:t xml:space="preserve"> </w:t>
      </w:r>
      <w:r>
        <w:t>only</w:t>
      </w:r>
      <w:r>
        <w:rPr>
          <w:spacing w:val="14"/>
        </w:rPr>
        <w:t xml:space="preserve"> </w:t>
      </w:r>
      <w:r>
        <w:t>the</w:t>
      </w:r>
      <w:r>
        <w:rPr>
          <w:spacing w:val="13"/>
        </w:rPr>
        <w:t xml:space="preserve"> </w:t>
      </w:r>
      <w:r>
        <w:t>main</w:t>
      </w:r>
      <w:r>
        <w:rPr>
          <w:spacing w:val="13"/>
        </w:rPr>
        <w:t xml:space="preserve"> </w:t>
      </w:r>
      <w:r>
        <w:t>food</w:t>
      </w:r>
      <w:r>
        <w:rPr>
          <w:spacing w:val="13"/>
        </w:rPr>
        <w:t xml:space="preserve"> </w:t>
      </w:r>
      <w:r>
        <w:t>groups).</w:t>
      </w:r>
    </w:p>
    <w:p w14:paraId="55C268FF" w14:textId="77777777" w:rsidR="00054221" w:rsidRDefault="00BD4E74">
      <w:pPr>
        <w:pStyle w:val="BodyText"/>
        <w:spacing w:before="163" w:line="314" w:lineRule="auto"/>
        <w:ind w:left="120" w:right="574"/>
        <w:jc w:val="both"/>
      </w:pPr>
      <w:r>
        <w:t>In</w:t>
      </w:r>
      <w:r>
        <w:rPr>
          <w:spacing w:val="-3"/>
        </w:rPr>
        <w:t xml:space="preserve"> </w:t>
      </w:r>
      <w:r>
        <w:t>Table</w:t>
      </w:r>
      <w:r>
        <w:rPr>
          <w:spacing w:val="-3"/>
        </w:rPr>
        <w:t xml:space="preserve"> </w:t>
      </w:r>
      <w:r>
        <w:t>16,</w:t>
      </w:r>
      <w:r>
        <w:rPr>
          <w:spacing w:val="-3"/>
        </w:rPr>
        <w:t xml:space="preserve"> </w:t>
      </w:r>
      <w:r>
        <w:t>the</w:t>
      </w:r>
      <w:r>
        <w:rPr>
          <w:spacing w:val="-3"/>
        </w:rPr>
        <w:t xml:space="preserve"> </w:t>
      </w:r>
      <w:r>
        <w:t>first</w:t>
      </w:r>
      <w:r>
        <w:rPr>
          <w:spacing w:val="-3"/>
        </w:rPr>
        <w:t xml:space="preserve"> </w:t>
      </w:r>
      <w:r>
        <w:t>comparison</w:t>
      </w:r>
      <w:r>
        <w:rPr>
          <w:spacing w:val="-3"/>
        </w:rPr>
        <w:t xml:space="preserve"> </w:t>
      </w:r>
      <w:r>
        <w:t>module</w:t>
      </w:r>
      <w:r>
        <w:rPr>
          <w:spacing w:val="-3"/>
        </w:rPr>
        <w:t xml:space="preserve"> </w:t>
      </w:r>
      <w:r>
        <w:t>length</w:t>
      </w:r>
      <w:r>
        <w:rPr>
          <w:spacing w:val="-3"/>
        </w:rPr>
        <w:t xml:space="preserve"> </w:t>
      </w:r>
      <w:r>
        <w:t>is</w:t>
      </w:r>
      <w:r>
        <w:rPr>
          <w:spacing w:val="-3"/>
        </w:rPr>
        <w:t xml:space="preserve"> </w:t>
      </w:r>
      <w:r>
        <w:t>done</w:t>
      </w:r>
      <w:r>
        <w:rPr>
          <w:spacing w:val="-3"/>
        </w:rPr>
        <w:t xml:space="preserve"> </w:t>
      </w:r>
      <w:r>
        <w:t>for</w:t>
      </w:r>
      <w:r>
        <w:rPr>
          <w:spacing w:val="-3"/>
        </w:rPr>
        <w:t xml:space="preserve"> </w:t>
      </w:r>
      <w:r>
        <w:t>the</w:t>
      </w:r>
      <w:r>
        <w:rPr>
          <w:spacing w:val="-3"/>
        </w:rPr>
        <w:t xml:space="preserve"> </w:t>
      </w:r>
      <w:r>
        <w:t>F2F</w:t>
      </w:r>
      <w:r>
        <w:rPr>
          <w:spacing w:val="-3"/>
        </w:rPr>
        <w:t xml:space="preserve"> </w:t>
      </w:r>
      <w:r>
        <w:t>sample</w:t>
      </w:r>
      <w:r>
        <w:rPr>
          <w:spacing w:val="-3"/>
        </w:rPr>
        <w:t xml:space="preserve"> </w:t>
      </w:r>
      <w:r>
        <w:t>for</w:t>
      </w:r>
      <w:r>
        <w:rPr>
          <w:spacing w:val="-3"/>
        </w:rPr>
        <w:t xml:space="preserve"> </w:t>
      </w:r>
      <w:r>
        <w:t>all</w:t>
      </w:r>
      <w:r>
        <w:rPr>
          <w:spacing w:val="-3"/>
        </w:rPr>
        <w:t xml:space="preserve"> </w:t>
      </w:r>
      <w:r>
        <w:t>pilot</w:t>
      </w:r>
      <w:r>
        <w:rPr>
          <w:spacing w:val="-3"/>
        </w:rPr>
        <w:t xml:space="preserve"> </w:t>
      </w:r>
      <w:r>
        <w:t>countries.</w:t>
      </w:r>
      <w:r>
        <w:rPr>
          <w:spacing w:val="-51"/>
        </w:rPr>
        <w:t xml:space="preserve"> </w:t>
      </w:r>
      <w:r>
        <w:t>In</w:t>
      </w:r>
      <w:r>
        <w:rPr>
          <w:spacing w:val="-12"/>
        </w:rPr>
        <w:t xml:space="preserve"> </w:t>
      </w:r>
      <w:r>
        <w:t>terms</w:t>
      </w:r>
      <w:r>
        <w:rPr>
          <w:spacing w:val="-12"/>
        </w:rPr>
        <w:t xml:space="preserve"> </w:t>
      </w:r>
      <w:r>
        <w:t>of</w:t>
      </w:r>
      <w:r>
        <w:rPr>
          <w:spacing w:val="-11"/>
        </w:rPr>
        <w:t xml:space="preserve"> </w:t>
      </w:r>
      <w:r>
        <w:t>the</w:t>
      </w:r>
      <w:r>
        <w:rPr>
          <w:spacing w:val="-12"/>
        </w:rPr>
        <w:t xml:space="preserve"> </w:t>
      </w:r>
      <w:r>
        <w:t>two</w:t>
      </w:r>
      <w:r>
        <w:rPr>
          <w:spacing w:val="-11"/>
        </w:rPr>
        <w:t xml:space="preserve"> </w:t>
      </w:r>
      <w:r>
        <w:t>version</w:t>
      </w:r>
      <w:r>
        <w:rPr>
          <w:spacing w:val="-12"/>
        </w:rPr>
        <w:t xml:space="preserve"> </w:t>
      </w:r>
      <w:r>
        <w:t>of</w:t>
      </w:r>
      <w:r>
        <w:rPr>
          <w:spacing w:val="-11"/>
        </w:rPr>
        <w:t xml:space="preserve"> </w:t>
      </w:r>
      <w:r>
        <w:t>FCS,</w:t>
      </w:r>
      <w:r>
        <w:rPr>
          <w:spacing w:val="-12"/>
        </w:rPr>
        <w:t xml:space="preserve"> </w:t>
      </w:r>
      <w:r>
        <w:t>the</w:t>
      </w:r>
      <w:r>
        <w:rPr>
          <w:spacing w:val="-11"/>
        </w:rPr>
        <w:t xml:space="preserve"> </w:t>
      </w:r>
      <w:r>
        <w:t>aggregated</w:t>
      </w:r>
      <w:r>
        <w:rPr>
          <w:spacing w:val="-12"/>
        </w:rPr>
        <w:t xml:space="preserve"> </w:t>
      </w:r>
      <w:r>
        <w:t>FCS</w:t>
      </w:r>
      <w:r>
        <w:rPr>
          <w:spacing w:val="-11"/>
        </w:rPr>
        <w:t xml:space="preserve"> </w:t>
      </w:r>
      <w:r>
        <w:t>results</w:t>
      </w:r>
      <w:r>
        <w:rPr>
          <w:spacing w:val="-12"/>
        </w:rPr>
        <w:t xml:space="preserve"> </w:t>
      </w:r>
      <w:r>
        <w:t>show</w:t>
      </w:r>
      <w:r>
        <w:rPr>
          <w:spacing w:val="-11"/>
        </w:rPr>
        <w:t xml:space="preserve"> </w:t>
      </w:r>
      <w:r>
        <w:t>that</w:t>
      </w:r>
      <w:r>
        <w:rPr>
          <w:spacing w:val="-12"/>
        </w:rPr>
        <w:t xml:space="preserve"> </w:t>
      </w:r>
      <w:r>
        <w:t>in</w:t>
      </w:r>
      <w:r>
        <w:rPr>
          <w:spacing w:val="-12"/>
        </w:rPr>
        <w:t xml:space="preserve"> </w:t>
      </w:r>
      <w:r>
        <w:t>Myanmar</w:t>
      </w:r>
      <w:r>
        <w:rPr>
          <w:spacing w:val="-11"/>
        </w:rPr>
        <w:t xml:space="preserve"> </w:t>
      </w:r>
      <w:r>
        <w:t>and</w:t>
      </w:r>
      <w:r>
        <w:rPr>
          <w:spacing w:val="-12"/>
        </w:rPr>
        <w:t xml:space="preserve"> </w:t>
      </w:r>
      <w:r>
        <w:t>Ecuador</w:t>
      </w:r>
      <w:r>
        <w:rPr>
          <w:spacing w:val="-50"/>
        </w:rPr>
        <w:t xml:space="preserve"> </w:t>
      </w:r>
      <w:r>
        <w:rPr>
          <w:w w:val="95"/>
        </w:rPr>
        <w:t>(except for CAR where the short version significantly overstates food consumption by 4.35 points),</w:t>
      </w:r>
      <w:r>
        <w:rPr>
          <w:spacing w:val="1"/>
          <w:w w:val="95"/>
        </w:rPr>
        <w:t xml:space="preserve"> </w:t>
      </w:r>
      <w:r>
        <w:rPr>
          <w:w w:val="95"/>
        </w:rPr>
        <w:t>there are no significant difference between the short and long FCS. This means that the shorter FCS</w:t>
      </w:r>
      <w:r>
        <w:rPr>
          <w:spacing w:val="1"/>
          <w:w w:val="95"/>
        </w:rPr>
        <w:t xml:space="preserve"> </w:t>
      </w:r>
      <w:r>
        <w:rPr>
          <w:w w:val="95"/>
        </w:rPr>
        <w:t>module in CAR would minimally under-report number of food insecure households. However, when</w:t>
      </w:r>
      <w:r>
        <w:rPr>
          <w:spacing w:val="1"/>
          <w:w w:val="95"/>
        </w:rPr>
        <w:t xml:space="preserve"> </w:t>
      </w:r>
      <w:r>
        <w:t>looking</w:t>
      </w:r>
      <w:r>
        <w:rPr>
          <w:spacing w:val="-5"/>
        </w:rPr>
        <w:t xml:space="preserve"> </w:t>
      </w:r>
      <w:r>
        <w:t>at</w:t>
      </w:r>
      <w:r>
        <w:rPr>
          <w:spacing w:val="-4"/>
        </w:rPr>
        <w:t xml:space="preserve"> </w:t>
      </w:r>
      <w:r>
        <w:t>the</w:t>
      </w:r>
      <w:r>
        <w:rPr>
          <w:spacing w:val="-5"/>
        </w:rPr>
        <w:t xml:space="preserve"> </w:t>
      </w:r>
      <w:r>
        <w:t>disaggregated</w:t>
      </w:r>
      <w:r>
        <w:rPr>
          <w:spacing w:val="-4"/>
        </w:rPr>
        <w:t xml:space="preserve"> </w:t>
      </w:r>
      <w:r>
        <w:t>FCS</w:t>
      </w:r>
      <w:r>
        <w:rPr>
          <w:spacing w:val="-4"/>
        </w:rPr>
        <w:t xml:space="preserve"> </w:t>
      </w:r>
      <w:r>
        <w:t>by</w:t>
      </w:r>
      <w:r>
        <w:rPr>
          <w:spacing w:val="-5"/>
        </w:rPr>
        <w:t xml:space="preserve"> </w:t>
      </w:r>
      <w:r>
        <w:t>the</w:t>
      </w:r>
      <w:r>
        <w:rPr>
          <w:spacing w:val="-4"/>
        </w:rPr>
        <w:t xml:space="preserve"> </w:t>
      </w:r>
      <w:r>
        <w:t>3</w:t>
      </w:r>
      <w:r>
        <w:rPr>
          <w:spacing w:val="-5"/>
        </w:rPr>
        <w:t xml:space="preserve"> </w:t>
      </w:r>
      <w:r>
        <w:t>consumption</w:t>
      </w:r>
      <w:r>
        <w:rPr>
          <w:spacing w:val="-4"/>
        </w:rPr>
        <w:t xml:space="preserve"> </w:t>
      </w:r>
      <w:r>
        <w:t>groups,</w:t>
      </w:r>
      <w:r>
        <w:rPr>
          <w:spacing w:val="-4"/>
        </w:rPr>
        <w:t xml:space="preserve"> </w:t>
      </w:r>
      <w:r>
        <w:t>the</w:t>
      </w:r>
      <w:r>
        <w:rPr>
          <w:spacing w:val="-5"/>
        </w:rPr>
        <w:t xml:space="preserve"> </w:t>
      </w:r>
      <w:r>
        <w:t>poor</w:t>
      </w:r>
      <w:r>
        <w:rPr>
          <w:spacing w:val="-4"/>
        </w:rPr>
        <w:t xml:space="preserve"> </w:t>
      </w:r>
      <w:r>
        <w:t>group</w:t>
      </w:r>
      <w:r>
        <w:rPr>
          <w:spacing w:val="-5"/>
        </w:rPr>
        <w:t xml:space="preserve"> </w:t>
      </w:r>
      <w:r>
        <w:t>(corresponding</w:t>
      </w:r>
      <w:r>
        <w:rPr>
          <w:spacing w:val="-4"/>
        </w:rPr>
        <w:t xml:space="preserve"> </w:t>
      </w:r>
      <w:r>
        <w:t>to</w:t>
      </w:r>
      <w:r>
        <w:rPr>
          <w:spacing w:val="-51"/>
        </w:rPr>
        <w:t xml:space="preserve"> </w:t>
      </w:r>
      <w:r>
        <w:t>severe</w:t>
      </w:r>
      <w:r>
        <w:rPr>
          <w:spacing w:val="-4"/>
        </w:rPr>
        <w:t xml:space="preserve"> </w:t>
      </w:r>
      <w:r>
        <w:t>food</w:t>
      </w:r>
      <w:r>
        <w:rPr>
          <w:spacing w:val="-4"/>
        </w:rPr>
        <w:t xml:space="preserve"> </w:t>
      </w:r>
      <w:r>
        <w:t>insecure</w:t>
      </w:r>
      <w:r>
        <w:rPr>
          <w:spacing w:val="-4"/>
        </w:rPr>
        <w:t xml:space="preserve"> </w:t>
      </w:r>
      <w:r>
        <w:t>category</w:t>
      </w:r>
      <w:r>
        <w:rPr>
          <w:spacing w:val="-3"/>
        </w:rPr>
        <w:t xml:space="preserve"> </w:t>
      </w:r>
      <w:r>
        <w:t>of</w:t>
      </w:r>
      <w:r>
        <w:rPr>
          <w:spacing w:val="-4"/>
        </w:rPr>
        <w:t xml:space="preserve"> </w:t>
      </w:r>
      <w:r>
        <w:t>CARI),</w:t>
      </w:r>
      <w:r>
        <w:rPr>
          <w:spacing w:val="-4"/>
        </w:rPr>
        <w:t xml:space="preserve"> </w:t>
      </w:r>
      <w:r>
        <w:t>show</w:t>
      </w:r>
      <w:r>
        <w:rPr>
          <w:spacing w:val="-3"/>
        </w:rPr>
        <w:t xml:space="preserve"> </w:t>
      </w:r>
      <w:r>
        <w:t>no</w:t>
      </w:r>
      <w:r>
        <w:rPr>
          <w:spacing w:val="-4"/>
        </w:rPr>
        <w:t xml:space="preserve"> </w:t>
      </w:r>
      <w:r>
        <w:t>statistical</w:t>
      </w:r>
      <w:r>
        <w:rPr>
          <w:spacing w:val="-4"/>
        </w:rPr>
        <w:t xml:space="preserve"> </w:t>
      </w:r>
      <w:r>
        <w:t>difference</w:t>
      </w:r>
      <w:r>
        <w:rPr>
          <w:spacing w:val="-3"/>
        </w:rPr>
        <w:t xml:space="preserve"> </w:t>
      </w:r>
      <w:r>
        <w:t>across</w:t>
      </w:r>
      <w:r>
        <w:rPr>
          <w:spacing w:val="-4"/>
        </w:rPr>
        <w:t xml:space="preserve"> </w:t>
      </w:r>
      <w:r>
        <w:t>all</w:t>
      </w:r>
      <w:r>
        <w:rPr>
          <w:spacing w:val="-4"/>
        </w:rPr>
        <w:t xml:space="preserve"> </w:t>
      </w:r>
      <w:r>
        <w:t>3</w:t>
      </w:r>
      <w:r>
        <w:rPr>
          <w:spacing w:val="-4"/>
        </w:rPr>
        <w:t xml:space="preserve"> </w:t>
      </w:r>
      <w:r>
        <w:t>pilot</w:t>
      </w:r>
      <w:r>
        <w:rPr>
          <w:spacing w:val="-3"/>
        </w:rPr>
        <w:t xml:space="preserve"> </w:t>
      </w:r>
      <w:proofErr w:type="gramStart"/>
      <w:r>
        <w:t>countries</w:t>
      </w:r>
      <w:proofErr w:type="gramEnd"/>
    </w:p>
    <w:p w14:paraId="1E42D003" w14:textId="77777777" w:rsidR="00054221" w:rsidRDefault="00054221">
      <w:pPr>
        <w:pStyle w:val="BodyText"/>
        <w:spacing w:before="10"/>
        <w:rPr>
          <w:sz w:val="26"/>
        </w:rPr>
      </w:pPr>
    </w:p>
    <w:p w14:paraId="0432C09C" w14:textId="77777777" w:rsidR="00054221" w:rsidRDefault="00BD4E74">
      <w:pPr>
        <w:pStyle w:val="Heading2"/>
        <w:numPr>
          <w:ilvl w:val="1"/>
          <w:numId w:val="6"/>
        </w:numPr>
        <w:tabs>
          <w:tab w:val="left" w:pos="732"/>
          <w:tab w:val="left" w:pos="733"/>
        </w:tabs>
      </w:pPr>
      <w:bookmarkStart w:id="91" w:name="Standard_Expenditure_module_vs._Short_Ex"/>
      <w:bookmarkStart w:id="92" w:name="_bookmark18"/>
      <w:bookmarkEnd w:id="91"/>
      <w:bookmarkEnd w:id="92"/>
      <w:r>
        <w:rPr>
          <w:w w:val="95"/>
        </w:rPr>
        <w:t>Standard</w:t>
      </w:r>
      <w:r>
        <w:rPr>
          <w:spacing w:val="16"/>
          <w:w w:val="95"/>
        </w:rPr>
        <w:t xml:space="preserve"> </w:t>
      </w:r>
      <w:r>
        <w:rPr>
          <w:w w:val="95"/>
        </w:rPr>
        <w:t>Expenditure</w:t>
      </w:r>
      <w:r>
        <w:rPr>
          <w:spacing w:val="17"/>
          <w:w w:val="95"/>
        </w:rPr>
        <w:t xml:space="preserve"> </w:t>
      </w:r>
      <w:r>
        <w:rPr>
          <w:w w:val="95"/>
        </w:rPr>
        <w:t>module</w:t>
      </w:r>
      <w:r>
        <w:rPr>
          <w:spacing w:val="17"/>
          <w:w w:val="95"/>
        </w:rPr>
        <w:t xml:space="preserve"> </w:t>
      </w:r>
      <w:r>
        <w:rPr>
          <w:w w:val="95"/>
        </w:rPr>
        <w:t>vs.</w:t>
      </w:r>
      <w:r>
        <w:rPr>
          <w:spacing w:val="42"/>
          <w:w w:val="95"/>
        </w:rPr>
        <w:t xml:space="preserve"> </w:t>
      </w:r>
      <w:r>
        <w:rPr>
          <w:w w:val="95"/>
        </w:rPr>
        <w:t>Short</w:t>
      </w:r>
      <w:r>
        <w:rPr>
          <w:spacing w:val="17"/>
          <w:w w:val="95"/>
        </w:rPr>
        <w:t xml:space="preserve"> </w:t>
      </w:r>
      <w:r>
        <w:rPr>
          <w:w w:val="95"/>
        </w:rPr>
        <w:t>Expenditure</w:t>
      </w:r>
      <w:r>
        <w:rPr>
          <w:spacing w:val="17"/>
          <w:w w:val="95"/>
        </w:rPr>
        <w:t xml:space="preserve"> </w:t>
      </w:r>
      <w:r>
        <w:rPr>
          <w:w w:val="95"/>
        </w:rPr>
        <w:t>module</w:t>
      </w:r>
    </w:p>
    <w:p w14:paraId="2A13D905" w14:textId="5B5C71C3" w:rsidR="00054221" w:rsidRDefault="00BD4E74">
      <w:pPr>
        <w:pStyle w:val="BodyText"/>
        <w:spacing w:before="215" w:line="314" w:lineRule="auto"/>
        <w:ind w:left="120" w:right="573"/>
        <w:jc w:val="both"/>
      </w:pPr>
      <w:r>
        <w:t xml:space="preserve">This section of the analysis </w:t>
      </w:r>
      <w:r w:rsidR="2B8B8AD8">
        <w:t>tested</w:t>
      </w:r>
      <w:r>
        <w:t xml:space="preserve"> whether expenditure</w:t>
      </w:r>
      <w:r w:rsidR="4CB57C68">
        <w:t>s</w:t>
      </w:r>
      <w:r>
        <w:t xml:space="preserve"> could be measured through</w:t>
      </w:r>
      <w:r>
        <w:rPr>
          <w:spacing w:val="1"/>
        </w:rPr>
        <w:t xml:space="preserve"> </w:t>
      </w:r>
      <w:r>
        <w:rPr>
          <w:w w:val="95"/>
        </w:rPr>
        <w:t>administering few</w:t>
      </w:r>
      <w:r w:rsidR="70E168E1">
        <w:rPr>
          <w:w w:val="95"/>
        </w:rPr>
        <w:t>er</w:t>
      </w:r>
      <w:r>
        <w:rPr>
          <w:w w:val="95"/>
        </w:rPr>
        <w:t xml:space="preserve"> questions. </w:t>
      </w:r>
      <w:r w:rsidR="6E0E6BCF">
        <w:rPr>
          <w:w w:val="95"/>
        </w:rPr>
        <w:t>Four</w:t>
      </w:r>
      <w:r>
        <w:rPr>
          <w:w w:val="95"/>
        </w:rPr>
        <w:t xml:space="preserve"> different versions of the expenditure module (2 versions for the F2F</w:t>
      </w:r>
      <w:r>
        <w:rPr>
          <w:spacing w:val="1"/>
          <w:w w:val="95"/>
        </w:rPr>
        <w:t xml:space="preserve"> </w:t>
      </w:r>
      <w:r>
        <w:t>modality &amp; the 2 versions for the remote modality) differentiated by the number of questions it</w:t>
      </w:r>
      <w:r>
        <w:rPr>
          <w:spacing w:val="1"/>
        </w:rPr>
        <w:t xml:space="preserve"> </w:t>
      </w:r>
      <w:r>
        <w:t>entails</w:t>
      </w:r>
      <w:r>
        <w:rPr>
          <w:spacing w:val="17"/>
        </w:rPr>
        <w:t xml:space="preserve"> </w:t>
      </w:r>
      <w:r>
        <w:t>were</w:t>
      </w:r>
      <w:r>
        <w:rPr>
          <w:spacing w:val="18"/>
        </w:rPr>
        <w:t xml:space="preserve"> </w:t>
      </w:r>
      <w:r>
        <w:t>carved</w:t>
      </w:r>
      <w:r>
        <w:rPr>
          <w:spacing w:val="17"/>
        </w:rPr>
        <w:t xml:space="preserve"> </w:t>
      </w:r>
      <w:r>
        <w:t>and</w:t>
      </w:r>
      <w:r>
        <w:rPr>
          <w:spacing w:val="18"/>
        </w:rPr>
        <w:t xml:space="preserve"> </w:t>
      </w:r>
      <w:r>
        <w:t>tested.</w:t>
      </w:r>
    </w:p>
    <w:p w14:paraId="56795F12" w14:textId="77777777" w:rsidR="00054221" w:rsidRDefault="00BD4E74">
      <w:pPr>
        <w:pStyle w:val="BodyText"/>
        <w:spacing w:before="165"/>
        <w:ind w:left="447"/>
      </w:pPr>
      <w:r>
        <w:t>–</w:t>
      </w:r>
      <w:r>
        <w:rPr>
          <w:spacing w:val="36"/>
        </w:rPr>
        <w:t xml:space="preserve"> </w:t>
      </w:r>
      <w:r>
        <w:t>F2F</w:t>
      </w:r>
      <w:r>
        <w:rPr>
          <w:spacing w:val="7"/>
        </w:rPr>
        <w:t xml:space="preserve"> </w:t>
      </w:r>
      <w:r>
        <w:t>Modality</w:t>
      </w:r>
    </w:p>
    <w:p w14:paraId="09410F9B" w14:textId="04EBC78E" w:rsidR="00054221" w:rsidRDefault="00BD4E74">
      <w:pPr>
        <w:pStyle w:val="ListParagraph"/>
        <w:numPr>
          <w:ilvl w:val="2"/>
          <w:numId w:val="6"/>
        </w:numPr>
        <w:tabs>
          <w:tab w:val="left" w:pos="666"/>
        </w:tabs>
        <w:spacing w:line="314" w:lineRule="auto"/>
        <w:ind w:right="576"/>
      </w:pPr>
      <w:r>
        <w:t>Standard expenditure module that contains all standard questions (a total of 154 questions</w:t>
      </w:r>
      <w:r>
        <w:rPr>
          <w:spacing w:val="15"/>
        </w:rPr>
        <w:t xml:space="preserve"> </w:t>
      </w:r>
      <w:r>
        <w:t>comprising</w:t>
      </w:r>
      <w:r>
        <w:rPr>
          <w:spacing w:val="16"/>
        </w:rPr>
        <w:t xml:space="preserve"> </w:t>
      </w:r>
      <w:r>
        <w:t>of</w:t>
      </w:r>
      <w:r>
        <w:rPr>
          <w:spacing w:val="15"/>
        </w:rPr>
        <w:t xml:space="preserve"> </w:t>
      </w:r>
      <w:r>
        <w:t>food</w:t>
      </w:r>
      <w:r>
        <w:rPr>
          <w:spacing w:val="16"/>
        </w:rPr>
        <w:t xml:space="preserve"> </w:t>
      </w:r>
      <w:r>
        <w:t>and</w:t>
      </w:r>
      <w:r>
        <w:rPr>
          <w:spacing w:val="16"/>
        </w:rPr>
        <w:t xml:space="preserve"> </w:t>
      </w:r>
      <w:r>
        <w:t>non-food</w:t>
      </w:r>
      <w:r>
        <w:rPr>
          <w:spacing w:val="15"/>
        </w:rPr>
        <w:t xml:space="preserve"> </w:t>
      </w:r>
      <w:r>
        <w:t>expenditure).</w:t>
      </w:r>
    </w:p>
    <w:p w14:paraId="20006D86" w14:textId="6A771CB0" w:rsidR="00054221" w:rsidRDefault="00BD4E74">
      <w:pPr>
        <w:pStyle w:val="ListParagraph"/>
        <w:numPr>
          <w:ilvl w:val="2"/>
          <w:numId w:val="6"/>
        </w:numPr>
        <w:tabs>
          <w:tab w:val="left" w:pos="666"/>
        </w:tabs>
        <w:spacing w:before="162" w:line="314" w:lineRule="auto"/>
        <w:ind w:right="576"/>
      </w:pPr>
      <w:r>
        <w:rPr>
          <w:spacing w:val="-1"/>
        </w:rPr>
        <w:t>Short</w:t>
      </w:r>
      <w:r>
        <w:rPr>
          <w:spacing w:val="4"/>
        </w:rPr>
        <w:t xml:space="preserve"> </w:t>
      </w:r>
      <w:r>
        <w:rPr>
          <w:spacing w:val="-1"/>
        </w:rPr>
        <w:t>expenditure</w:t>
      </w:r>
      <w:r>
        <w:rPr>
          <w:spacing w:val="5"/>
        </w:rPr>
        <w:t xml:space="preserve"> </w:t>
      </w:r>
      <w:r>
        <w:rPr>
          <w:spacing w:val="-1"/>
        </w:rPr>
        <w:t>module</w:t>
      </w:r>
      <w:r>
        <w:rPr>
          <w:spacing w:val="5"/>
        </w:rPr>
        <w:t xml:space="preserve"> </w:t>
      </w:r>
      <w:r>
        <w:rPr>
          <w:spacing w:val="-1"/>
        </w:rPr>
        <w:t>(made</w:t>
      </w:r>
      <w:r>
        <w:rPr>
          <w:spacing w:val="5"/>
        </w:rPr>
        <w:t xml:space="preserve"> </w:t>
      </w:r>
      <w:r>
        <w:rPr>
          <w:spacing w:val="-1"/>
        </w:rPr>
        <w:t>up</w:t>
      </w:r>
      <w:r>
        <w:rPr>
          <w:spacing w:val="4"/>
        </w:rPr>
        <w:t xml:space="preserve"> </w:t>
      </w:r>
      <w:r>
        <w:rPr>
          <w:spacing w:val="-1"/>
        </w:rPr>
        <w:t>of</w:t>
      </w:r>
      <w:r>
        <w:rPr>
          <w:spacing w:val="5"/>
        </w:rPr>
        <w:t xml:space="preserve"> </w:t>
      </w:r>
      <w:r>
        <w:rPr>
          <w:spacing w:val="-1"/>
        </w:rPr>
        <w:t>108</w:t>
      </w:r>
      <w:r>
        <w:rPr>
          <w:spacing w:val="5"/>
        </w:rPr>
        <w:t xml:space="preserve"> </w:t>
      </w:r>
      <w:r>
        <w:rPr>
          <w:spacing w:val="-1"/>
        </w:rPr>
        <w:t>collapsed</w:t>
      </w:r>
      <w:r>
        <w:rPr>
          <w:spacing w:val="5"/>
        </w:rPr>
        <w:t xml:space="preserve"> </w:t>
      </w:r>
      <w:r>
        <w:rPr>
          <w:spacing w:val="-1"/>
        </w:rPr>
        <w:t>questions</w:t>
      </w:r>
      <w:r>
        <w:rPr>
          <w:spacing w:val="5"/>
        </w:rPr>
        <w:t xml:space="preserve"> </w:t>
      </w:r>
      <w:r>
        <w:rPr>
          <w:spacing w:val="-1"/>
        </w:rPr>
        <w:t>covering</w:t>
      </w:r>
      <w:r>
        <w:rPr>
          <w:spacing w:val="5"/>
        </w:rPr>
        <w:t xml:space="preserve"> </w:t>
      </w:r>
      <w:r>
        <w:t>the</w:t>
      </w:r>
      <w:r>
        <w:rPr>
          <w:spacing w:val="5"/>
        </w:rPr>
        <w:t xml:space="preserve"> </w:t>
      </w:r>
      <w:r>
        <w:t>household</w:t>
      </w:r>
      <w:r>
        <w:rPr>
          <w:spacing w:val="5"/>
        </w:rPr>
        <w:t xml:space="preserve"> </w:t>
      </w:r>
      <w:r>
        <w:t>expenditure</w:t>
      </w:r>
      <w:r w:rsidR="68C5D0C6">
        <w:t>s</w:t>
      </w:r>
      <w:r>
        <w:rPr>
          <w:spacing w:val="17"/>
        </w:rPr>
        <w:t xml:space="preserve"> </w:t>
      </w:r>
      <w:r>
        <w:t>for</w:t>
      </w:r>
      <w:r>
        <w:rPr>
          <w:spacing w:val="17"/>
        </w:rPr>
        <w:t xml:space="preserve"> </w:t>
      </w:r>
      <w:r>
        <w:t>food</w:t>
      </w:r>
      <w:r>
        <w:rPr>
          <w:spacing w:val="17"/>
        </w:rPr>
        <w:t xml:space="preserve"> </w:t>
      </w:r>
      <w:r>
        <w:t>and</w:t>
      </w:r>
      <w:r>
        <w:rPr>
          <w:spacing w:val="17"/>
        </w:rPr>
        <w:t xml:space="preserve"> </w:t>
      </w:r>
      <w:r>
        <w:t>non-food</w:t>
      </w:r>
      <w:r w:rsidR="5BBC7C34">
        <w:t xml:space="preserve"> items</w:t>
      </w:r>
      <w:r>
        <w:t>).</w:t>
      </w:r>
    </w:p>
    <w:p w14:paraId="4B767AB5" w14:textId="77777777" w:rsidR="00054221" w:rsidRDefault="00BD4E74">
      <w:pPr>
        <w:pStyle w:val="BodyText"/>
        <w:spacing w:before="162"/>
        <w:ind w:left="447"/>
      </w:pPr>
      <w:r>
        <w:t>–</w:t>
      </w:r>
      <w:r>
        <w:rPr>
          <w:spacing w:val="23"/>
        </w:rPr>
        <w:t xml:space="preserve"> </w:t>
      </w:r>
      <w:r>
        <w:t>Remote</w:t>
      </w:r>
      <w:r>
        <w:rPr>
          <w:spacing w:val="-2"/>
        </w:rPr>
        <w:t xml:space="preserve"> </w:t>
      </w:r>
      <w:r>
        <w:t>Modality</w:t>
      </w:r>
    </w:p>
    <w:p w14:paraId="1B4E411B" w14:textId="77777777" w:rsidR="00054221" w:rsidRDefault="00BD4E74">
      <w:pPr>
        <w:pStyle w:val="ListParagraph"/>
        <w:numPr>
          <w:ilvl w:val="0"/>
          <w:numId w:val="5"/>
        </w:numPr>
        <w:tabs>
          <w:tab w:val="left" w:pos="666"/>
        </w:tabs>
        <w:ind w:hanging="280"/>
      </w:pPr>
      <w:r>
        <w:rPr>
          <w:w w:val="95"/>
        </w:rPr>
        <w:t>Shorter</w:t>
      </w:r>
      <w:r>
        <w:rPr>
          <w:spacing w:val="13"/>
          <w:w w:val="95"/>
        </w:rPr>
        <w:t xml:space="preserve"> </w:t>
      </w:r>
      <w:r>
        <w:rPr>
          <w:w w:val="95"/>
        </w:rPr>
        <w:t>expenditure</w:t>
      </w:r>
      <w:r>
        <w:rPr>
          <w:spacing w:val="14"/>
          <w:w w:val="95"/>
        </w:rPr>
        <w:t xml:space="preserve"> </w:t>
      </w:r>
      <w:r>
        <w:rPr>
          <w:w w:val="95"/>
        </w:rPr>
        <w:t>module</w:t>
      </w:r>
      <w:r>
        <w:rPr>
          <w:spacing w:val="14"/>
          <w:w w:val="95"/>
        </w:rPr>
        <w:t xml:space="preserve"> </w:t>
      </w:r>
      <w:r>
        <w:rPr>
          <w:w w:val="95"/>
        </w:rPr>
        <w:t>(made</w:t>
      </w:r>
      <w:r>
        <w:rPr>
          <w:spacing w:val="14"/>
          <w:w w:val="95"/>
        </w:rPr>
        <w:t xml:space="preserve"> </w:t>
      </w:r>
      <w:r>
        <w:rPr>
          <w:w w:val="95"/>
        </w:rPr>
        <w:t>up</w:t>
      </w:r>
      <w:r>
        <w:rPr>
          <w:spacing w:val="13"/>
          <w:w w:val="95"/>
        </w:rPr>
        <w:t xml:space="preserve"> </w:t>
      </w:r>
      <w:r>
        <w:rPr>
          <w:w w:val="95"/>
        </w:rPr>
        <w:t>of</w:t>
      </w:r>
      <w:r>
        <w:rPr>
          <w:spacing w:val="14"/>
          <w:w w:val="95"/>
        </w:rPr>
        <w:t xml:space="preserve"> </w:t>
      </w:r>
      <w:r>
        <w:rPr>
          <w:w w:val="95"/>
        </w:rPr>
        <w:t>23</w:t>
      </w:r>
      <w:r>
        <w:rPr>
          <w:spacing w:val="14"/>
          <w:w w:val="95"/>
        </w:rPr>
        <w:t xml:space="preserve"> </w:t>
      </w:r>
      <w:r>
        <w:rPr>
          <w:w w:val="95"/>
        </w:rPr>
        <w:t>aggregated</w:t>
      </w:r>
      <w:r>
        <w:rPr>
          <w:spacing w:val="14"/>
          <w:w w:val="95"/>
        </w:rPr>
        <w:t xml:space="preserve"> </w:t>
      </w:r>
      <w:r>
        <w:rPr>
          <w:w w:val="95"/>
        </w:rPr>
        <w:t>questions</w:t>
      </w:r>
      <w:r>
        <w:rPr>
          <w:spacing w:val="13"/>
          <w:w w:val="95"/>
        </w:rPr>
        <w:t xml:space="preserve"> </w:t>
      </w:r>
      <w:r>
        <w:rPr>
          <w:w w:val="95"/>
        </w:rPr>
        <w:t>each</w:t>
      </w:r>
      <w:r>
        <w:rPr>
          <w:spacing w:val="14"/>
          <w:w w:val="95"/>
        </w:rPr>
        <w:t xml:space="preserve"> </w:t>
      </w:r>
      <w:r>
        <w:rPr>
          <w:w w:val="95"/>
        </w:rPr>
        <w:t>for</w:t>
      </w:r>
      <w:r>
        <w:rPr>
          <w:spacing w:val="14"/>
          <w:w w:val="95"/>
        </w:rPr>
        <w:t xml:space="preserve"> </w:t>
      </w:r>
      <w:r>
        <w:rPr>
          <w:w w:val="95"/>
        </w:rPr>
        <w:t>food</w:t>
      </w:r>
      <w:r>
        <w:rPr>
          <w:spacing w:val="13"/>
          <w:w w:val="95"/>
        </w:rPr>
        <w:t xml:space="preserve"> </w:t>
      </w:r>
      <w:r>
        <w:rPr>
          <w:w w:val="95"/>
        </w:rPr>
        <w:t>and</w:t>
      </w:r>
      <w:r>
        <w:rPr>
          <w:spacing w:val="14"/>
          <w:w w:val="95"/>
        </w:rPr>
        <w:t xml:space="preserve"> </w:t>
      </w:r>
      <w:r>
        <w:rPr>
          <w:w w:val="95"/>
        </w:rPr>
        <w:t>non-food</w:t>
      </w:r>
    </w:p>
    <w:p w14:paraId="24246A00" w14:textId="77777777" w:rsidR="00054221" w:rsidRDefault="00054221">
      <w:pPr>
        <w:sectPr w:rsidR="00054221">
          <w:pgSz w:w="12240" w:h="15840"/>
          <w:pgMar w:top="1260" w:right="860" w:bottom="1080" w:left="1320" w:header="0" w:footer="888" w:gutter="0"/>
          <w:cols w:space="720"/>
        </w:sectPr>
      </w:pPr>
    </w:p>
    <w:p w14:paraId="24033687" w14:textId="77777777" w:rsidR="00054221" w:rsidRDefault="00BD4E74">
      <w:pPr>
        <w:spacing w:before="116"/>
        <w:ind w:left="257" w:right="714"/>
        <w:jc w:val="center"/>
        <w:rPr>
          <w:sz w:val="18"/>
        </w:rPr>
      </w:pPr>
      <w:r>
        <w:rPr>
          <w:sz w:val="18"/>
        </w:rPr>
        <w:lastRenderedPageBreak/>
        <w:t>Table</w:t>
      </w:r>
      <w:r>
        <w:rPr>
          <w:spacing w:val="23"/>
          <w:sz w:val="18"/>
        </w:rPr>
        <w:t xml:space="preserve"> </w:t>
      </w:r>
      <w:r>
        <w:rPr>
          <w:sz w:val="18"/>
        </w:rPr>
        <w:t>16:</w:t>
      </w:r>
      <w:r>
        <w:rPr>
          <w:spacing w:val="3"/>
          <w:sz w:val="18"/>
        </w:rPr>
        <w:t xml:space="preserve"> </w:t>
      </w:r>
      <w:r>
        <w:rPr>
          <w:sz w:val="18"/>
        </w:rPr>
        <w:t>Impact</w:t>
      </w:r>
      <w:r>
        <w:rPr>
          <w:spacing w:val="23"/>
          <w:sz w:val="18"/>
        </w:rPr>
        <w:t xml:space="preserve"> </w:t>
      </w:r>
      <w:r>
        <w:rPr>
          <w:sz w:val="18"/>
        </w:rPr>
        <w:t>of</w:t>
      </w:r>
      <w:r>
        <w:rPr>
          <w:spacing w:val="23"/>
          <w:sz w:val="18"/>
        </w:rPr>
        <w:t xml:space="preserve"> </w:t>
      </w:r>
      <w:r>
        <w:rPr>
          <w:sz w:val="18"/>
        </w:rPr>
        <w:t>Module</w:t>
      </w:r>
      <w:r>
        <w:rPr>
          <w:spacing w:val="23"/>
          <w:sz w:val="18"/>
        </w:rPr>
        <w:t xml:space="preserve"> </w:t>
      </w:r>
      <w:r>
        <w:rPr>
          <w:sz w:val="18"/>
        </w:rPr>
        <w:t>Length</w:t>
      </w:r>
      <w:r>
        <w:rPr>
          <w:spacing w:val="24"/>
          <w:sz w:val="18"/>
        </w:rPr>
        <w:t xml:space="preserve"> </w:t>
      </w:r>
      <w:r>
        <w:rPr>
          <w:sz w:val="18"/>
        </w:rPr>
        <w:t>on</w:t>
      </w:r>
      <w:r>
        <w:rPr>
          <w:spacing w:val="23"/>
          <w:sz w:val="18"/>
        </w:rPr>
        <w:t xml:space="preserve"> </w:t>
      </w:r>
      <w:r>
        <w:rPr>
          <w:sz w:val="18"/>
        </w:rPr>
        <w:t>FCS</w:t>
      </w:r>
      <w:r>
        <w:rPr>
          <w:spacing w:val="23"/>
          <w:sz w:val="18"/>
        </w:rPr>
        <w:t xml:space="preserve"> </w:t>
      </w:r>
      <w:r>
        <w:rPr>
          <w:sz w:val="18"/>
        </w:rPr>
        <w:t>Reporting</w:t>
      </w:r>
    </w:p>
    <w:p w14:paraId="2A4F992F" w14:textId="77777777" w:rsidR="00054221" w:rsidRDefault="00054221">
      <w:pPr>
        <w:pStyle w:val="BodyText"/>
        <w:spacing w:before="7"/>
        <w:rPr>
          <w:sz w:val="19"/>
        </w:rPr>
      </w:pPr>
    </w:p>
    <w:tbl>
      <w:tblPr>
        <w:tblW w:w="0" w:type="auto"/>
        <w:tblInd w:w="127" w:type="dxa"/>
        <w:tblLayout w:type="fixed"/>
        <w:tblCellMar>
          <w:left w:w="0" w:type="dxa"/>
          <w:right w:w="0" w:type="dxa"/>
        </w:tblCellMar>
        <w:tblLook w:val="01E0" w:firstRow="1" w:lastRow="1" w:firstColumn="1" w:lastColumn="1" w:noHBand="0" w:noVBand="0"/>
      </w:tblPr>
      <w:tblGrid>
        <w:gridCol w:w="2758"/>
        <w:gridCol w:w="1553"/>
        <w:gridCol w:w="643"/>
        <w:gridCol w:w="571"/>
        <w:gridCol w:w="643"/>
        <w:gridCol w:w="643"/>
        <w:gridCol w:w="579"/>
        <w:gridCol w:w="643"/>
        <w:gridCol w:w="644"/>
        <w:gridCol w:w="676"/>
      </w:tblGrid>
      <w:tr w:rsidR="00054221" w14:paraId="63972D77" w14:textId="77777777">
        <w:trPr>
          <w:trHeight w:val="329"/>
        </w:trPr>
        <w:tc>
          <w:tcPr>
            <w:tcW w:w="2758" w:type="dxa"/>
            <w:tcBorders>
              <w:top w:val="double" w:sz="1" w:space="0" w:color="000000"/>
            </w:tcBorders>
          </w:tcPr>
          <w:p w14:paraId="4AB46622" w14:textId="77777777" w:rsidR="00054221" w:rsidRDefault="00054221">
            <w:pPr>
              <w:pStyle w:val="TableParagraph"/>
              <w:spacing w:before="4" w:line="240" w:lineRule="auto"/>
              <w:jc w:val="left"/>
              <w:rPr>
                <w:sz w:val="14"/>
              </w:rPr>
            </w:pPr>
          </w:p>
          <w:p w14:paraId="05BEF9D3" w14:textId="77777777" w:rsidR="00054221" w:rsidRDefault="00BD4E74">
            <w:pPr>
              <w:pStyle w:val="TableParagraph"/>
              <w:spacing w:before="0" w:line="146" w:lineRule="exact"/>
              <w:ind w:left="101"/>
              <w:jc w:val="left"/>
              <w:rPr>
                <w:sz w:val="13"/>
              </w:rPr>
            </w:pPr>
            <w:r>
              <w:rPr>
                <w:w w:val="110"/>
                <w:sz w:val="13"/>
              </w:rPr>
              <w:t>Variable</w:t>
            </w:r>
          </w:p>
        </w:tc>
        <w:tc>
          <w:tcPr>
            <w:tcW w:w="2196" w:type="dxa"/>
            <w:gridSpan w:val="2"/>
            <w:tcBorders>
              <w:top w:val="double" w:sz="1" w:space="0" w:color="000000"/>
            </w:tcBorders>
          </w:tcPr>
          <w:p w14:paraId="0A82D478" w14:textId="77777777" w:rsidR="00054221" w:rsidRDefault="00BD4E74">
            <w:pPr>
              <w:pStyle w:val="TableParagraph"/>
              <w:spacing w:before="2" w:line="240" w:lineRule="auto"/>
              <w:ind w:left="1383" w:right="-101"/>
              <w:jc w:val="left"/>
              <w:rPr>
                <w:sz w:val="13"/>
              </w:rPr>
            </w:pPr>
            <w:r>
              <w:rPr>
                <w:w w:val="110"/>
                <w:sz w:val="13"/>
              </w:rPr>
              <w:t>Myanmar</w:t>
            </w:r>
            <w:r>
              <w:rPr>
                <w:spacing w:val="-2"/>
                <w:w w:val="110"/>
                <w:sz w:val="13"/>
              </w:rPr>
              <w:t xml:space="preserve"> </w:t>
            </w:r>
            <w:r>
              <w:rPr>
                <w:w w:val="110"/>
                <w:sz w:val="13"/>
              </w:rPr>
              <w:t>F2F</w:t>
            </w:r>
          </w:p>
          <w:p w14:paraId="581DB7A4" w14:textId="77777777" w:rsidR="00054221" w:rsidRDefault="00BD4E74">
            <w:pPr>
              <w:pStyle w:val="TableParagraph"/>
              <w:tabs>
                <w:tab w:val="left" w:pos="1703"/>
              </w:tabs>
              <w:spacing w:before="13" w:line="146" w:lineRule="exact"/>
              <w:ind w:left="1074"/>
              <w:jc w:val="left"/>
              <w:rPr>
                <w:sz w:val="13"/>
              </w:rPr>
            </w:pPr>
            <w:r>
              <w:rPr>
                <w:w w:val="110"/>
                <w:sz w:val="13"/>
              </w:rPr>
              <w:t>Long</w:t>
            </w:r>
            <w:r>
              <w:rPr>
                <w:w w:val="110"/>
                <w:sz w:val="13"/>
              </w:rPr>
              <w:tab/>
              <w:t>Short</w:t>
            </w:r>
          </w:p>
        </w:tc>
        <w:tc>
          <w:tcPr>
            <w:tcW w:w="2436" w:type="dxa"/>
            <w:gridSpan w:val="4"/>
            <w:tcBorders>
              <w:top w:val="double" w:sz="1" w:space="0" w:color="000000"/>
            </w:tcBorders>
          </w:tcPr>
          <w:p w14:paraId="071AE353" w14:textId="77777777" w:rsidR="00054221" w:rsidRDefault="00BD4E74">
            <w:pPr>
              <w:pStyle w:val="TableParagraph"/>
              <w:spacing w:before="2" w:line="240" w:lineRule="auto"/>
              <w:ind w:left="1092"/>
              <w:jc w:val="left"/>
              <w:rPr>
                <w:sz w:val="13"/>
              </w:rPr>
            </w:pPr>
            <w:r>
              <w:rPr>
                <w:w w:val="110"/>
                <w:sz w:val="13"/>
              </w:rPr>
              <w:t>Ecuador</w:t>
            </w:r>
            <w:r>
              <w:rPr>
                <w:spacing w:val="10"/>
                <w:w w:val="110"/>
                <w:sz w:val="13"/>
              </w:rPr>
              <w:t xml:space="preserve"> </w:t>
            </w:r>
            <w:r>
              <w:rPr>
                <w:w w:val="110"/>
                <w:sz w:val="13"/>
              </w:rPr>
              <w:t>F2F</w:t>
            </w:r>
          </w:p>
          <w:p w14:paraId="2D8FAB57" w14:textId="77777777" w:rsidR="00054221" w:rsidRDefault="00BD4E74">
            <w:pPr>
              <w:pStyle w:val="TableParagraph"/>
              <w:tabs>
                <w:tab w:val="left" w:pos="739"/>
                <w:tab w:val="left" w:pos="1367"/>
                <w:tab w:val="left" w:pos="2034"/>
              </w:tabs>
              <w:spacing w:before="13" w:line="146" w:lineRule="exact"/>
              <w:ind w:left="171"/>
              <w:jc w:val="left"/>
              <w:rPr>
                <w:sz w:val="13"/>
              </w:rPr>
            </w:pPr>
            <w:r>
              <w:rPr>
                <w:w w:val="105"/>
                <w:sz w:val="13"/>
              </w:rPr>
              <w:t>Diff</w:t>
            </w:r>
            <w:r>
              <w:rPr>
                <w:w w:val="105"/>
                <w:sz w:val="13"/>
              </w:rPr>
              <w:tab/>
              <w:t>Long</w:t>
            </w:r>
            <w:r>
              <w:rPr>
                <w:w w:val="105"/>
                <w:sz w:val="13"/>
              </w:rPr>
              <w:tab/>
              <w:t>Short</w:t>
            </w:r>
            <w:r>
              <w:rPr>
                <w:w w:val="105"/>
                <w:sz w:val="13"/>
              </w:rPr>
              <w:tab/>
              <w:t>Diff</w:t>
            </w:r>
          </w:p>
        </w:tc>
        <w:tc>
          <w:tcPr>
            <w:tcW w:w="643" w:type="dxa"/>
            <w:tcBorders>
              <w:top w:val="double" w:sz="1" w:space="0" w:color="000000"/>
            </w:tcBorders>
          </w:tcPr>
          <w:p w14:paraId="7BACE751" w14:textId="77777777" w:rsidR="00054221" w:rsidRDefault="00054221">
            <w:pPr>
              <w:pStyle w:val="TableParagraph"/>
              <w:spacing w:before="4" w:line="240" w:lineRule="auto"/>
              <w:jc w:val="left"/>
              <w:rPr>
                <w:sz w:val="14"/>
              </w:rPr>
            </w:pPr>
          </w:p>
          <w:p w14:paraId="33330FE7" w14:textId="77777777" w:rsidR="00054221" w:rsidRDefault="00BD4E74">
            <w:pPr>
              <w:pStyle w:val="TableParagraph"/>
              <w:spacing w:before="0" w:line="146" w:lineRule="exact"/>
              <w:ind w:right="155"/>
              <w:jc w:val="right"/>
              <w:rPr>
                <w:sz w:val="13"/>
              </w:rPr>
            </w:pPr>
            <w:r>
              <w:rPr>
                <w:w w:val="110"/>
                <w:sz w:val="13"/>
              </w:rPr>
              <w:t>Long</w:t>
            </w:r>
          </w:p>
        </w:tc>
        <w:tc>
          <w:tcPr>
            <w:tcW w:w="644" w:type="dxa"/>
            <w:tcBorders>
              <w:top w:val="double" w:sz="1" w:space="0" w:color="000000"/>
            </w:tcBorders>
          </w:tcPr>
          <w:p w14:paraId="48F5E5F6" w14:textId="77777777" w:rsidR="00054221" w:rsidRDefault="00BD4E74">
            <w:pPr>
              <w:pStyle w:val="TableParagraph"/>
              <w:spacing w:before="2" w:line="240" w:lineRule="auto"/>
              <w:ind w:left="31" w:right="-15"/>
              <w:rPr>
                <w:sz w:val="13"/>
              </w:rPr>
            </w:pPr>
            <w:r>
              <w:rPr>
                <w:spacing w:val="-1"/>
                <w:w w:val="120"/>
                <w:sz w:val="13"/>
              </w:rPr>
              <w:t>CAR</w:t>
            </w:r>
            <w:r>
              <w:rPr>
                <w:spacing w:val="-6"/>
                <w:w w:val="120"/>
                <w:sz w:val="13"/>
              </w:rPr>
              <w:t xml:space="preserve"> </w:t>
            </w:r>
            <w:r>
              <w:rPr>
                <w:spacing w:val="-1"/>
                <w:w w:val="120"/>
                <w:sz w:val="13"/>
              </w:rPr>
              <w:t>F2F</w:t>
            </w:r>
          </w:p>
          <w:p w14:paraId="1C83EE6E" w14:textId="77777777" w:rsidR="00054221" w:rsidRDefault="00BD4E74">
            <w:pPr>
              <w:pStyle w:val="TableParagraph"/>
              <w:spacing w:before="13" w:line="146" w:lineRule="exact"/>
              <w:ind w:left="31" w:right="18"/>
              <w:rPr>
                <w:sz w:val="13"/>
              </w:rPr>
            </w:pPr>
            <w:r>
              <w:rPr>
                <w:w w:val="110"/>
                <w:sz w:val="13"/>
              </w:rPr>
              <w:t>Short</w:t>
            </w:r>
          </w:p>
        </w:tc>
        <w:tc>
          <w:tcPr>
            <w:tcW w:w="676" w:type="dxa"/>
            <w:tcBorders>
              <w:top w:val="double" w:sz="1" w:space="0" w:color="000000"/>
            </w:tcBorders>
          </w:tcPr>
          <w:p w14:paraId="0C5EA032" w14:textId="77777777" w:rsidR="00054221" w:rsidRDefault="00054221">
            <w:pPr>
              <w:pStyle w:val="TableParagraph"/>
              <w:spacing w:before="4" w:line="240" w:lineRule="auto"/>
              <w:jc w:val="left"/>
              <w:rPr>
                <w:sz w:val="14"/>
              </w:rPr>
            </w:pPr>
          </w:p>
          <w:p w14:paraId="2534546A" w14:textId="77777777" w:rsidR="00054221" w:rsidRDefault="00BD4E74">
            <w:pPr>
              <w:pStyle w:val="TableParagraph"/>
              <w:spacing w:before="0" w:line="146" w:lineRule="exact"/>
              <w:ind w:left="84" w:right="70"/>
              <w:rPr>
                <w:sz w:val="13"/>
              </w:rPr>
            </w:pPr>
            <w:r>
              <w:rPr>
                <w:w w:val="105"/>
                <w:sz w:val="13"/>
              </w:rPr>
              <w:t>Diff</w:t>
            </w:r>
          </w:p>
        </w:tc>
      </w:tr>
      <w:tr w:rsidR="00054221" w14:paraId="70B0602E" w14:textId="77777777">
        <w:trPr>
          <w:trHeight w:val="296"/>
        </w:trPr>
        <w:tc>
          <w:tcPr>
            <w:tcW w:w="4311" w:type="dxa"/>
            <w:gridSpan w:val="2"/>
            <w:tcBorders>
              <w:top w:val="single" w:sz="4" w:space="0" w:color="000000"/>
            </w:tcBorders>
          </w:tcPr>
          <w:p w14:paraId="39B80898" w14:textId="77777777" w:rsidR="00054221" w:rsidRDefault="00BD4E74">
            <w:pPr>
              <w:pStyle w:val="TableParagraph"/>
              <w:tabs>
                <w:tab w:val="right" w:pos="4154"/>
              </w:tabs>
              <w:spacing w:before="0" w:line="140" w:lineRule="exact"/>
              <w:ind w:left="101"/>
              <w:jc w:val="left"/>
              <w:rPr>
                <w:sz w:val="13"/>
              </w:rPr>
            </w:pPr>
            <w:r>
              <w:rPr>
                <w:w w:val="105"/>
                <w:sz w:val="13"/>
              </w:rPr>
              <w:t>Food</w:t>
            </w:r>
            <w:r>
              <w:rPr>
                <w:spacing w:val="15"/>
                <w:w w:val="105"/>
                <w:sz w:val="13"/>
              </w:rPr>
              <w:t xml:space="preserve"> </w:t>
            </w:r>
            <w:r>
              <w:rPr>
                <w:w w:val="105"/>
                <w:sz w:val="13"/>
              </w:rPr>
              <w:t>Consumption</w:t>
            </w:r>
            <w:r>
              <w:rPr>
                <w:spacing w:val="15"/>
                <w:w w:val="105"/>
                <w:sz w:val="13"/>
              </w:rPr>
              <w:t xml:space="preserve"> </w:t>
            </w:r>
            <w:r>
              <w:rPr>
                <w:w w:val="105"/>
                <w:sz w:val="13"/>
              </w:rPr>
              <w:t>Score</w:t>
            </w:r>
            <w:r>
              <w:rPr>
                <w:rFonts w:ascii="Times New Roman"/>
                <w:w w:val="105"/>
                <w:sz w:val="13"/>
              </w:rPr>
              <w:tab/>
            </w:r>
            <w:r>
              <w:rPr>
                <w:w w:val="105"/>
                <w:sz w:val="13"/>
              </w:rPr>
              <w:t>44.67</w:t>
            </w:r>
          </w:p>
          <w:p w14:paraId="642E8B4E" w14:textId="77777777" w:rsidR="00054221" w:rsidRDefault="00BD4E74">
            <w:pPr>
              <w:pStyle w:val="TableParagraph"/>
              <w:spacing w:before="13" w:line="123" w:lineRule="exact"/>
              <w:ind w:left="3769"/>
              <w:jc w:val="left"/>
              <w:rPr>
                <w:sz w:val="13"/>
              </w:rPr>
            </w:pPr>
            <w:r>
              <w:rPr>
                <w:w w:val="110"/>
                <w:sz w:val="13"/>
              </w:rPr>
              <w:t>(12.47)</w:t>
            </w:r>
          </w:p>
        </w:tc>
        <w:tc>
          <w:tcPr>
            <w:tcW w:w="643" w:type="dxa"/>
            <w:tcBorders>
              <w:top w:val="single" w:sz="4" w:space="0" w:color="000000"/>
            </w:tcBorders>
          </w:tcPr>
          <w:p w14:paraId="68A3123D" w14:textId="77777777" w:rsidR="00054221" w:rsidRDefault="00BD4E74">
            <w:pPr>
              <w:pStyle w:val="TableParagraph"/>
              <w:spacing w:before="0" w:line="140" w:lineRule="exact"/>
              <w:ind w:left="159"/>
              <w:jc w:val="left"/>
              <w:rPr>
                <w:sz w:val="13"/>
              </w:rPr>
            </w:pPr>
            <w:r>
              <w:rPr>
                <w:sz w:val="13"/>
              </w:rPr>
              <w:t>43.96</w:t>
            </w:r>
          </w:p>
          <w:p w14:paraId="52FFA55F" w14:textId="77777777" w:rsidR="00054221" w:rsidRDefault="00BD4E74">
            <w:pPr>
              <w:pStyle w:val="TableParagraph"/>
              <w:spacing w:before="13" w:line="123" w:lineRule="exact"/>
              <w:ind w:left="102"/>
              <w:jc w:val="left"/>
              <w:rPr>
                <w:sz w:val="13"/>
              </w:rPr>
            </w:pPr>
            <w:r>
              <w:rPr>
                <w:w w:val="110"/>
                <w:sz w:val="13"/>
              </w:rPr>
              <w:t>(12.27)</w:t>
            </w:r>
          </w:p>
        </w:tc>
        <w:tc>
          <w:tcPr>
            <w:tcW w:w="571" w:type="dxa"/>
            <w:tcBorders>
              <w:top w:val="single" w:sz="4" w:space="0" w:color="000000"/>
            </w:tcBorders>
          </w:tcPr>
          <w:p w14:paraId="347806FA" w14:textId="77777777" w:rsidR="00054221" w:rsidRDefault="00BD4E74">
            <w:pPr>
              <w:pStyle w:val="TableParagraph"/>
              <w:spacing w:before="0" w:line="140" w:lineRule="exact"/>
              <w:ind w:left="136"/>
              <w:jc w:val="left"/>
              <w:rPr>
                <w:sz w:val="13"/>
              </w:rPr>
            </w:pPr>
            <w:r>
              <w:rPr>
                <w:w w:val="105"/>
                <w:sz w:val="13"/>
              </w:rPr>
              <w:t>-0.71</w:t>
            </w:r>
          </w:p>
          <w:p w14:paraId="7BB07A03" w14:textId="77777777" w:rsidR="00054221" w:rsidRDefault="00BD4E74">
            <w:pPr>
              <w:pStyle w:val="TableParagraph"/>
              <w:spacing w:before="13" w:line="123" w:lineRule="exact"/>
              <w:ind w:left="103"/>
              <w:jc w:val="left"/>
              <w:rPr>
                <w:sz w:val="13"/>
              </w:rPr>
            </w:pPr>
            <w:r>
              <w:rPr>
                <w:sz w:val="13"/>
              </w:rPr>
              <w:t>(0.48)</w:t>
            </w:r>
          </w:p>
        </w:tc>
        <w:tc>
          <w:tcPr>
            <w:tcW w:w="643" w:type="dxa"/>
            <w:tcBorders>
              <w:top w:val="single" w:sz="4" w:space="0" w:color="000000"/>
            </w:tcBorders>
          </w:tcPr>
          <w:p w14:paraId="3C45B316" w14:textId="77777777" w:rsidR="00054221" w:rsidRDefault="00BD4E74">
            <w:pPr>
              <w:pStyle w:val="TableParagraph"/>
              <w:spacing w:before="0" w:line="140" w:lineRule="exact"/>
              <w:ind w:left="161"/>
              <w:jc w:val="left"/>
              <w:rPr>
                <w:sz w:val="13"/>
              </w:rPr>
            </w:pPr>
            <w:r>
              <w:rPr>
                <w:sz w:val="13"/>
              </w:rPr>
              <w:t>46.42</w:t>
            </w:r>
          </w:p>
          <w:p w14:paraId="58F41F58" w14:textId="77777777" w:rsidR="00054221" w:rsidRDefault="00BD4E74">
            <w:pPr>
              <w:pStyle w:val="TableParagraph"/>
              <w:spacing w:before="13" w:line="123" w:lineRule="exact"/>
              <w:ind w:left="104"/>
              <w:jc w:val="left"/>
              <w:rPr>
                <w:sz w:val="13"/>
              </w:rPr>
            </w:pPr>
            <w:r>
              <w:rPr>
                <w:w w:val="115"/>
                <w:sz w:val="13"/>
              </w:rPr>
              <w:t>(21.61)</w:t>
            </w:r>
          </w:p>
        </w:tc>
        <w:tc>
          <w:tcPr>
            <w:tcW w:w="643" w:type="dxa"/>
            <w:tcBorders>
              <w:top w:val="single" w:sz="4" w:space="0" w:color="000000"/>
            </w:tcBorders>
          </w:tcPr>
          <w:p w14:paraId="28635055" w14:textId="77777777" w:rsidR="00054221" w:rsidRDefault="00BD4E74">
            <w:pPr>
              <w:pStyle w:val="TableParagraph"/>
              <w:spacing w:before="0" w:line="140" w:lineRule="exact"/>
              <w:ind w:left="162"/>
              <w:jc w:val="left"/>
              <w:rPr>
                <w:sz w:val="13"/>
              </w:rPr>
            </w:pPr>
            <w:r>
              <w:rPr>
                <w:w w:val="105"/>
                <w:sz w:val="13"/>
              </w:rPr>
              <w:t>46.16</w:t>
            </w:r>
          </w:p>
          <w:p w14:paraId="050D8CCC" w14:textId="77777777" w:rsidR="00054221" w:rsidRDefault="00BD4E74">
            <w:pPr>
              <w:pStyle w:val="TableParagraph"/>
              <w:spacing w:before="13" w:line="123" w:lineRule="exact"/>
              <w:ind w:left="105"/>
              <w:jc w:val="left"/>
              <w:rPr>
                <w:sz w:val="13"/>
              </w:rPr>
            </w:pPr>
            <w:r>
              <w:rPr>
                <w:w w:val="110"/>
                <w:sz w:val="13"/>
              </w:rPr>
              <w:t>(21.55)</w:t>
            </w:r>
          </w:p>
        </w:tc>
        <w:tc>
          <w:tcPr>
            <w:tcW w:w="579" w:type="dxa"/>
            <w:tcBorders>
              <w:top w:val="single" w:sz="4" w:space="0" w:color="000000"/>
            </w:tcBorders>
          </w:tcPr>
          <w:p w14:paraId="73DF1F42" w14:textId="77777777" w:rsidR="00054221" w:rsidRDefault="00BD4E74">
            <w:pPr>
              <w:pStyle w:val="TableParagraph"/>
              <w:spacing w:before="0" w:line="140" w:lineRule="exact"/>
              <w:ind w:left="143"/>
              <w:jc w:val="left"/>
              <w:rPr>
                <w:sz w:val="13"/>
              </w:rPr>
            </w:pPr>
            <w:r>
              <w:rPr>
                <w:sz w:val="13"/>
              </w:rPr>
              <w:t>-0.26</w:t>
            </w:r>
          </w:p>
          <w:p w14:paraId="51BF2D2C" w14:textId="77777777" w:rsidR="00054221" w:rsidRDefault="00BD4E74">
            <w:pPr>
              <w:pStyle w:val="TableParagraph"/>
              <w:spacing w:before="13" w:line="123" w:lineRule="exact"/>
              <w:ind w:left="110"/>
              <w:jc w:val="left"/>
              <w:rPr>
                <w:sz w:val="13"/>
              </w:rPr>
            </w:pPr>
            <w:r>
              <w:rPr>
                <w:w w:val="105"/>
                <w:sz w:val="13"/>
              </w:rPr>
              <w:t>(0.87)</w:t>
            </w:r>
          </w:p>
        </w:tc>
        <w:tc>
          <w:tcPr>
            <w:tcW w:w="643" w:type="dxa"/>
            <w:tcBorders>
              <w:top w:val="single" w:sz="4" w:space="0" w:color="000000"/>
            </w:tcBorders>
          </w:tcPr>
          <w:p w14:paraId="2E34D71D" w14:textId="77777777" w:rsidR="00054221" w:rsidRDefault="00BD4E74">
            <w:pPr>
              <w:pStyle w:val="TableParagraph"/>
              <w:spacing w:before="0" w:line="140" w:lineRule="exact"/>
              <w:ind w:left="164"/>
              <w:jc w:val="left"/>
              <w:rPr>
                <w:sz w:val="13"/>
              </w:rPr>
            </w:pPr>
            <w:r>
              <w:rPr>
                <w:w w:val="105"/>
                <w:sz w:val="13"/>
              </w:rPr>
              <w:t>37.57</w:t>
            </w:r>
          </w:p>
          <w:p w14:paraId="3C2D3D1E" w14:textId="77777777" w:rsidR="00054221" w:rsidRDefault="00BD4E74">
            <w:pPr>
              <w:pStyle w:val="TableParagraph"/>
              <w:spacing w:before="13" w:line="123" w:lineRule="exact"/>
              <w:ind w:left="107"/>
              <w:jc w:val="left"/>
              <w:rPr>
                <w:sz w:val="13"/>
              </w:rPr>
            </w:pPr>
            <w:r>
              <w:rPr>
                <w:w w:val="105"/>
                <w:sz w:val="13"/>
              </w:rPr>
              <w:t>(16.98)</w:t>
            </w:r>
          </w:p>
        </w:tc>
        <w:tc>
          <w:tcPr>
            <w:tcW w:w="644" w:type="dxa"/>
            <w:tcBorders>
              <w:top w:val="single" w:sz="4" w:space="0" w:color="000000"/>
            </w:tcBorders>
          </w:tcPr>
          <w:p w14:paraId="2E8E699D" w14:textId="77777777" w:rsidR="00054221" w:rsidRDefault="00BD4E74">
            <w:pPr>
              <w:pStyle w:val="TableParagraph"/>
              <w:spacing w:before="0" w:line="140" w:lineRule="exact"/>
              <w:ind w:left="165"/>
              <w:jc w:val="left"/>
              <w:rPr>
                <w:sz w:val="13"/>
              </w:rPr>
            </w:pPr>
            <w:r>
              <w:rPr>
                <w:w w:val="105"/>
                <w:sz w:val="13"/>
              </w:rPr>
              <w:t>41.92</w:t>
            </w:r>
          </w:p>
          <w:p w14:paraId="28766AFA" w14:textId="77777777" w:rsidR="00054221" w:rsidRDefault="00BD4E74">
            <w:pPr>
              <w:pStyle w:val="TableParagraph"/>
              <w:spacing w:before="13" w:line="123" w:lineRule="exact"/>
              <w:ind w:left="108"/>
              <w:jc w:val="left"/>
              <w:rPr>
                <w:sz w:val="13"/>
              </w:rPr>
            </w:pPr>
            <w:r>
              <w:rPr>
                <w:w w:val="110"/>
                <w:sz w:val="13"/>
              </w:rPr>
              <w:t>(17.95)</w:t>
            </w:r>
          </w:p>
        </w:tc>
        <w:tc>
          <w:tcPr>
            <w:tcW w:w="676" w:type="dxa"/>
            <w:tcBorders>
              <w:top w:val="single" w:sz="4" w:space="0" w:color="000000"/>
            </w:tcBorders>
          </w:tcPr>
          <w:p w14:paraId="61F2C279" w14:textId="77777777" w:rsidR="00054221" w:rsidRDefault="00BD4E74">
            <w:pPr>
              <w:pStyle w:val="TableParagraph"/>
              <w:spacing w:before="0" w:line="140" w:lineRule="exact"/>
              <w:ind w:left="181"/>
              <w:jc w:val="left"/>
              <w:rPr>
                <w:sz w:val="13"/>
              </w:rPr>
            </w:pPr>
            <w:r>
              <w:rPr>
                <w:w w:val="105"/>
                <w:sz w:val="13"/>
              </w:rPr>
              <w:t>4.35*</w:t>
            </w:r>
          </w:p>
          <w:p w14:paraId="391B8B00" w14:textId="77777777" w:rsidR="00054221" w:rsidRDefault="00BD4E74">
            <w:pPr>
              <w:pStyle w:val="TableParagraph"/>
              <w:spacing w:before="13" w:line="123" w:lineRule="exact"/>
              <w:ind w:left="160"/>
              <w:jc w:val="left"/>
              <w:rPr>
                <w:sz w:val="13"/>
              </w:rPr>
            </w:pPr>
            <w:r>
              <w:rPr>
                <w:sz w:val="13"/>
              </w:rPr>
              <w:t>(0.03)</w:t>
            </w:r>
          </w:p>
        </w:tc>
      </w:tr>
      <w:tr w:rsidR="00054221" w14:paraId="6B9BE29F" w14:textId="77777777">
        <w:trPr>
          <w:trHeight w:val="161"/>
        </w:trPr>
        <w:tc>
          <w:tcPr>
            <w:tcW w:w="4311" w:type="dxa"/>
            <w:gridSpan w:val="2"/>
          </w:tcPr>
          <w:p w14:paraId="3966B51B" w14:textId="77777777" w:rsidR="00054221" w:rsidRDefault="00BD4E74">
            <w:pPr>
              <w:pStyle w:val="TableParagraph"/>
              <w:tabs>
                <w:tab w:val="right" w:pos="4118"/>
              </w:tabs>
              <w:spacing w:before="18" w:line="123" w:lineRule="exact"/>
              <w:ind w:left="101"/>
              <w:jc w:val="left"/>
              <w:rPr>
                <w:sz w:val="13"/>
              </w:rPr>
            </w:pPr>
            <w:r>
              <w:rPr>
                <w:w w:val="110"/>
                <w:sz w:val="13"/>
              </w:rPr>
              <w:t>FCS:</w:t>
            </w:r>
            <w:r>
              <w:rPr>
                <w:spacing w:val="12"/>
                <w:w w:val="110"/>
                <w:sz w:val="13"/>
              </w:rPr>
              <w:t xml:space="preserve"> </w:t>
            </w:r>
            <w:r>
              <w:rPr>
                <w:w w:val="110"/>
                <w:sz w:val="13"/>
              </w:rPr>
              <w:t>Acceptable</w:t>
            </w:r>
            <w:r>
              <w:rPr>
                <w:rFonts w:ascii="Times New Roman"/>
                <w:w w:val="110"/>
                <w:sz w:val="13"/>
              </w:rPr>
              <w:tab/>
            </w:r>
            <w:r>
              <w:rPr>
                <w:w w:val="110"/>
                <w:sz w:val="13"/>
              </w:rPr>
              <w:t>0.54</w:t>
            </w:r>
          </w:p>
        </w:tc>
        <w:tc>
          <w:tcPr>
            <w:tcW w:w="643" w:type="dxa"/>
          </w:tcPr>
          <w:p w14:paraId="343E91F8" w14:textId="77777777" w:rsidR="00054221" w:rsidRDefault="00BD4E74">
            <w:pPr>
              <w:pStyle w:val="TableParagraph"/>
              <w:spacing w:before="18" w:line="123" w:lineRule="exact"/>
              <w:ind w:left="111" w:right="108"/>
              <w:rPr>
                <w:sz w:val="13"/>
              </w:rPr>
            </w:pPr>
            <w:r>
              <w:rPr>
                <w:sz w:val="13"/>
              </w:rPr>
              <w:t>0.53</w:t>
            </w:r>
          </w:p>
        </w:tc>
        <w:tc>
          <w:tcPr>
            <w:tcW w:w="571" w:type="dxa"/>
          </w:tcPr>
          <w:p w14:paraId="5F72A3AB" w14:textId="77777777" w:rsidR="00054221" w:rsidRDefault="00BD4E74">
            <w:pPr>
              <w:pStyle w:val="TableParagraph"/>
              <w:spacing w:before="18" w:line="123" w:lineRule="exact"/>
              <w:ind w:right="128"/>
              <w:jc w:val="right"/>
              <w:rPr>
                <w:sz w:val="13"/>
              </w:rPr>
            </w:pPr>
            <w:r>
              <w:rPr>
                <w:sz w:val="13"/>
              </w:rPr>
              <w:t>-0.02</w:t>
            </w:r>
          </w:p>
        </w:tc>
        <w:tc>
          <w:tcPr>
            <w:tcW w:w="643" w:type="dxa"/>
          </w:tcPr>
          <w:p w14:paraId="4BFDC963" w14:textId="77777777" w:rsidR="00054221" w:rsidRDefault="00BD4E74">
            <w:pPr>
              <w:pStyle w:val="TableParagraph"/>
              <w:spacing w:before="18" w:line="123" w:lineRule="exact"/>
              <w:ind w:left="114" w:right="107"/>
              <w:rPr>
                <w:sz w:val="13"/>
              </w:rPr>
            </w:pPr>
            <w:r>
              <w:rPr>
                <w:sz w:val="13"/>
              </w:rPr>
              <w:t>0.54</w:t>
            </w:r>
          </w:p>
        </w:tc>
        <w:tc>
          <w:tcPr>
            <w:tcW w:w="643" w:type="dxa"/>
          </w:tcPr>
          <w:p w14:paraId="6223B4E1" w14:textId="77777777" w:rsidR="00054221" w:rsidRDefault="00BD4E74">
            <w:pPr>
              <w:pStyle w:val="TableParagraph"/>
              <w:spacing w:before="18" w:line="123" w:lineRule="exact"/>
              <w:ind w:left="114" w:right="105"/>
              <w:rPr>
                <w:sz w:val="13"/>
              </w:rPr>
            </w:pPr>
            <w:r>
              <w:rPr>
                <w:sz w:val="13"/>
              </w:rPr>
              <w:t>0.53</w:t>
            </w:r>
          </w:p>
        </w:tc>
        <w:tc>
          <w:tcPr>
            <w:tcW w:w="579" w:type="dxa"/>
          </w:tcPr>
          <w:p w14:paraId="0EDEF462" w14:textId="77777777" w:rsidR="00054221" w:rsidRDefault="00BD4E74">
            <w:pPr>
              <w:pStyle w:val="TableParagraph"/>
              <w:spacing w:before="18" w:line="123" w:lineRule="exact"/>
              <w:ind w:left="86" w:right="75"/>
              <w:rPr>
                <w:sz w:val="13"/>
              </w:rPr>
            </w:pPr>
            <w:r>
              <w:rPr>
                <w:sz w:val="13"/>
              </w:rPr>
              <w:t>-0.02</w:t>
            </w:r>
          </w:p>
        </w:tc>
        <w:tc>
          <w:tcPr>
            <w:tcW w:w="643" w:type="dxa"/>
          </w:tcPr>
          <w:p w14:paraId="1A520282" w14:textId="77777777" w:rsidR="00054221" w:rsidRDefault="00BD4E74">
            <w:pPr>
              <w:pStyle w:val="TableParagraph"/>
              <w:spacing w:before="18" w:line="123" w:lineRule="exact"/>
              <w:ind w:right="184"/>
              <w:jc w:val="right"/>
              <w:rPr>
                <w:sz w:val="13"/>
              </w:rPr>
            </w:pPr>
            <w:r>
              <w:rPr>
                <w:sz w:val="13"/>
              </w:rPr>
              <w:t>0.32</w:t>
            </w:r>
          </w:p>
        </w:tc>
        <w:tc>
          <w:tcPr>
            <w:tcW w:w="644" w:type="dxa"/>
          </w:tcPr>
          <w:p w14:paraId="573703D3" w14:textId="77777777" w:rsidR="00054221" w:rsidRDefault="00BD4E74">
            <w:pPr>
              <w:pStyle w:val="TableParagraph"/>
              <w:spacing w:before="18" w:line="123" w:lineRule="exact"/>
              <w:ind w:right="184"/>
              <w:jc w:val="right"/>
              <w:rPr>
                <w:sz w:val="13"/>
              </w:rPr>
            </w:pPr>
            <w:r>
              <w:rPr>
                <w:sz w:val="13"/>
              </w:rPr>
              <w:t>0.48</w:t>
            </w:r>
          </w:p>
        </w:tc>
        <w:tc>
          <w:tcPr>
            <w:tcW w:w="676" w:type="dxa"/>
          </w:tcPr>
          <w:p w14:paraId="749AA43E" w14:textId="77777777" w:rsidR="00054221" w:rsidRDefault="00BD4E74">
            <w:pPr>
              <w:pStyle w:val="TableParagraph"/>
              <w:spacing w:before="18" w:line="123" w:lineRule="exact"/>
              <w:ind w:left="85" w:right="70"/>
              <w:rPr>
                <w:sz w:val="13"/>
              </w:rPr>
            </w:pPr>
            <w:r>
              <w:rPr>
                <w:w w:val="110"/>
                <w:sz w:val="13"/>
              </w:rPr>
              <w:t>0.16**</w:t>
            </w:r>
          </w:p>
        </w:tc>
      </w:tr>
      <w:tr w:rsidR="00054221" w14:paraId="5B15D996" w14:textId="77777777">
        <w:trPr>
          <w:trHeight w:val="161"/>
        </w:trPr>
        <w:tc>
          <w:tcPr>
            <w:tcW w:w="4311" w:type="dxa"/>
            <w:gridSpan w:val="2"/>
          </w:tcPr>
          <w:p w14:paraId="5651D097" w14:textId="77777777" w:rsidR="00054221" w:rsidRDefault="00BD4E74">
            <w:pPr>
              <w:pStyle w:val="TableParagraph"/>
              <w:spacing w:before="18" w:line="123" w:lineRule="exact"/>
              <w:ind w:right="134"/>
              <w:jc w:val="right"/>
              <w:rPr>
                <w:sz w:val="13"/>
              </w:rPr>
            </w:pPr>
            <w:r>
              <w:rPr>
                <w:sz w:val="13"/>
              </w:rPr>
              <w:t>(0.50)</w:t>
            </w:r>
          </w:p>
        </w:tc>
        <w:tc>
          <w:tcPr>
            <w:tcW w:w="643" w:type="dxa"/>
          </w:tcPr>
          <w:p w14:paraId="1BBC212D" w14:textId="77777777" w:rsidR="00054221" w:rsidRDefault="00BD4E74">
            <w:pPr>
              <w:pStyle w:val="TableParagraph"/>
              <w:spacing w:before="18" w:line="123" w:lineRule="exact"/>
              <w:ind w:left="111" w:right="108"/>
              <w:rPr>
                <w:sz w:val="13"/>
              </w:rPr>
            </w:pPr>
            <w:r>
              <w:rPr>
                <w:sz w:val="13"/>
              </w:rPr>
              <w:t>(0.50)</w:t>
            </w:r>
          </w:p>
        </w:tc>
        <w:tc>
          <w:tcPr>
            <w:tcW w:w="571" w:type="dxa"/>
          </w:tcPr>
          <w:p w14:paraId="1B51798A" w14:textId="77777777" w:rsidR="00054221" w:rsidRDefault="00BD4E74">
            <w:pPr>
              <w:pStyle w:val="TableParagraph"/>
              <w:spacing w:before="18" w:line="123" w:lineRule="exact"/>
              <w:ind w:right="96"/>
              <w:jc w:val="right"/>
              <w:rPr>
                <w:sz w:val="13"/>
              </w:rPr>
            </w:pPr>
            <w:r>
              <w:rPr>
                <w:sz w:val="13"/>
              </w:rPr>
              <w:t>(0.69)</w:t>
            </w:r>
          </w:p>
        </w:tc>
        <w:tc>
          <w:tcPr>
            <w:tcW w:w="643" w:type="dxa"/>
          </w:tcPr>
          <w:p w14:paraId="1FB073D5" w14:textId="77777777" w:rsidR="00054221" w:rsidRDefault="00BD4E74">
            <w:pPr>
              <w:pStyle w:val="TableParagraph"/>
              <w:spacing w:before="18" w:line="123" w:lineRule="exact"/>
              <w:ind w:left="114" w:right="107"/>
              <w:rPr>
                <w:sz w:val="13"/>
              </w:rPr>
            </w:pPr>
            <w:r>
              <w:rPr>
                <w:sz w:val="13"/>
              </w:rPr>
              <w:t>(0.50)</w:t>
            </w:r>
          </w:p>
        </w:tc>
        <w:tc>
          <w:tcPr>
            <w:tcW w:w="643" w:type="dxa"/>
          </w:tcPr>
          <w:p w14:paraId="4F587DE8" w14:textId="77777777" w:rsidR="00054221" w:rsidRDefault="00BD4E74">
            <w:pPr>
              <w:pStyle w:val="TableParagraph"/>
              <w:spacing w:before="18" w:line="123" w:lineRule="exact"/>
              <w:ind w:left="114" w:right="105"/>
              <w:rPr>
                <w:sz w:val="13"/>
              </w:rPr>
            </w:pPr>
            <w:r>
              <w:rPr>
                <w:sz w:val="13"/>
              </w:rPr>
              <w:t>(0.50)</w:t>
            </w:r>
          </w:p>
        </w:tc>
        <w:tc>
          <w:tcPr>
            <w:tcW w:w="579" w:type="dxa"/>
          </w:tcPr>
          <w:p w14:paraId="10E30AB8" w14:textId="77777777" w:rsidR="00054221" w:rsidRDefault="00BD4E74">
            <w:pPr>
              <w:pStyle w:val="TableParagraph"/>
              <w:spacing w:before="18" w:line="123" w:lineRule="exact"/>
              <w:ind w:left="86" w:right="75"/>
              <w:rPr>
                <w:sz w:val="13"/>
              </w:rPr>
            </w:pPr>
            <w:r>
              <w:rPr>
                <w:w w:val="105"/>
                <w:sz w:val="13"/>
              </w:rPr>
              <w:t>(0.65)</w:t>
            </w:r>
          </w:p>
        </w:tc>
        <w:tc>
          <w:tcPr>
            <w:tcW w:w="643" w:type="dxa"/>
          </w:tcPr>
          <w:p w14:paraId="711EFBB9" w14:textId="77777777" w:rsidR="00054221" w:rsidRDefault="00BD4E74">
            <w:pPr>
              <w:pStyle w:val="TableParagraph"/>
              <w:spacing w:before="18" w:line="123" w:lineRule="exact"/>
              <w:ind w:right="128"/>
              <w:jc w:val="right"/>
              <w:rPr>
                <w:sz w:val="13"/>
              </w:rPr>
            </w:pPr>
            <w:r>
              <w:rPr>
                <w:w w:val="105"/>
                <w:sz w:val="13"/>
              </w:rPr>
              <w:t>(0.47)</w:t>
            </w:r>
          </w:p>
        </w:tc>
        <w:tc>
          <w:tcPr>
            <w:tcW w:w="644" w:type="dxa"/>
          </w:tcPr>
          <w:p w14:paraId="4CABE1F7" w14:textId="77777777" w:rsidR="00054221" w:rsidRDefault="00BD4E74">
            <w:pPr>
              <w:pStyle w:val="TableParagraph"/>
              <w:spacing w:before="18" w:line="123" w:lineRule="exact"/>
              <w:ind w:right="128"/>
              <w:jc w:val="right"/>
              <w:rPr>
                <w:sz w:val="13"/>
              </w:rPr>
            </w:pPr>
            <w:r>
              <w:rPr>
                <w:sz w:val="13"/>
              </w:rPr>
              <w:t>(0.50)</w:t>
            </w:r>
          </w:p>
        </w:tc>
        <w:tc>
          <w:tcPr>
            <w:tcW w:w="676" w:type="dxa"/>
          </w:tcPr>
          <w:p w14:paraId="7908A103" w14:textId="77777777" w:rsidR="00054221" w:rsidRDefault="00BD4E74">
            <w:pPr>
              <w:pStyle w:val="TableParagraph"/>
              <w:spacing w:before="18" w:line="123" w:lineRule="exact"/>
              <w:ind w:left="84" w:right="70"/>
              <w:rPr>
                <w:sz w:val="13"/>
              </w:rPr>
            </w:pPr>
            <w:r>
              <w:rPr>
                <w:w w:val="105"/>
                <w:sz w:val="13"/>
              </w:rPr>
              <w:t>(0.01)</w:t>
            </w:r>
          </w:p>
        </w:tc>
      </w:tr>
      <w:tr w:rsidR="00054221" w14:paraId="16679166" w14:textId="77777777">
        <w:trPr>
          <w:trHeight w:val="161"/>
        </w:trPr>
        <w:tc>
          <w:tcPr>
            <w:tcW w:w="4311" w:type="dxa"/>
            <w:gridSpan w:val="2"/>
          </w:tcPr>
          <w:p w14:paraId="7049461A" w14:textId="77777777" w:rsidR="00054221" w:rsidRDefault="00BD4E74">
            <w:pPr>
              <w:pStyle w:val="TableParagraph"/>
              <w:tabs>
                <w:tab w:val="right" w:pos="4118"/>
              </w:tabs>
              <w:spacing w:before="18" w:line="123" w:lineRule="exact"/>
              <w:ind w:left="101"/>
              <w:jc w:val="left"/>
              <w:rPr>
                <w:sz w:val="13"/>
              </w:rPr>
            </w:pPr>
            <w:r>
              <w:rPr>
                <w:w w:val="105"/>
                <w:sz w:val="13"/>
              </w:rPr>
              <w:t>FCS:</w:t>
            </w:r>
            <w:r>
              <w:rPr>
                <w:spacing w:val="15"/>
                <w:w w:val="105"/>
                <w:sz w:val="13"/>
              </w:rPr>
              <w:t xml:space="preserve"> </w:t>
            </w:r>
            <w:r>
              <w:rPr>
                <w:w w:val="105"/>
                <w:sz w:val="13"/>
              </w:rPr>
              <w:t>Borderline</w:t>
            </w:r>
            <w:r>
              <w:rPr>
                <w:rFonts w:ascii="Times New Roman"/>
                <w:w w:val="105"/>
                <w:sz w:val="13"/>
              </w:rPr>
              <w:tab/>
            </w:r>
            <w:r>
              <w:rPr>
                <w:w w:val="105"/>
                <w:sz w:val="13"/>
              </w:rPr>
              <w:t>0.38</w:t>
            </w:r>
          </w:p>
        </w:tc>
        <w:tc>
          <w:tcPr>
            <w:tcW w:w="643" w:type="dxa"/>
          </w:tcPr>
          <w:p w14:paraId="461341E4" w14:textId="77777777" w:rsidR="00054221" w:rsidRDefault="00BD4E74">
            <w:pPr>
              <w:pStyle w:val="TableParagraph"/>
              <w:spacing w:before="18" w:line="123" w:lineRule="exact"/>
              <w:ind w:left="111" w:right="108"/>
              <w:rPr>
                <w:sz w:val="13"/>
              </w:rPr>
            </w:pPr>
            <w:r>
              <w:rPr>
                <w:sz w:val="13"/>
              </w:rPr>
              <w:t>0.42</w:t>
            </w:r>
          </w:p>
        </w:tc>
        <w:tc>
          <w:tcPr>
            <w:tcW w:w="571" w:type="dxa"/>
          </w:tcPr>
          <w:p w14:paraId="6BD397C6" w14:textId="77777777" w:rsidR="00054221" w:rsidRDefault="00BD4E74">
            <w:pPr>
              <w:pStyle w:val="TableParagraph"/>
              <w:spacing w:before="18" w:line="123" w:lineRule="exact"/>
              <w:ind w:right="152"/>
              <w:jc w:val="right"/>
              <w:rPr>
                <w:sz w:val="13"/>
              </w:rPr>
            </w:pPr>
            <w:r>
              <w:rPr>
                <w:sz w:val="13"/>
              </w:rPr>
              <w:t>0.04</w:t>
            </w:r>
          </w:p>
        </w:tc>
        <w:tc>
          <w:tcPr>
            <w:tcW w:w="643" w:type="dxa"/>
          </w:tcPr>
          <w:p w14:paraId="2F727FDE" w14:textId="77777777" w:rsidR="00054221" w:rsidRDefault="00BD4E74">
            <w:pPr>
              <w:pStyle w:val="TableParagraph"/>
              <w:spacing w:before="18" w:line="123" w:lineRule="exact"/>
              <w:ind w:left="114" w:right="107"/>
              <w:rPr>
                <w:sz w:val="13"/>
              </w:rPr>
            </w:pPr>
            <w:r>
              <w:rPr>
                <w:sz w:val="13"/>
              </w:rPr>
              <w:t>0.23</w:t>
            </w:r>
          </w:p>
        </w:tc>
        <w:tc>
          <w:tcPr>
            <w:tcW w:w="643" w:type="dxa"/>
          </w:tcPr>
          <w:p w14:paraId="56A021B8" w14:textId="77777777" w:rsidR="00054221" w:rsidRDefault="00BD4E74">
            <w:pPr>
              <w:pStyle w:val="TableParagraph"/>
              <w:spacing w:before="18" w:line="123" w:lineRule="exact"/>
              <w:ind w:left="114" w:right="105"/>
              <w:rPr>
                <w:sz w:val="13"/>
              </w:rPr>
            </w:pPr>
            <w:r>
              <w:rPr>
                <w:sz w:val="13"/>
              </w:rPr>
              <w:t>0.26</w:t>
            </w:r>
          </w:p>
        </w:tc>
        <w:tc>
          <w:tcPr>
            <w:tcW w:w="579" w:type="dxa"/>
          </w:tcPr>
          <w:p w14:paraId="583A60EA" w14:textId="77777777" w:rsidR="00054221" w:rsidRDefault="00BD4E74">
            <w:pPr>
              <w:pStyle w:val="TableParagraph"/>
              <w:spacing w:before="18" w:line="123" w:lineRule="exact"/>
              <w:ind w:left="86" w:right="75"/>
              <w:rPr>
                <w:sz w:val="13"/>
              </w:rPr>
            </w:pPr>
            <w:r>
              <w:rPr>
                <w:sz w:val="13"/>
              </w:rPr>
              <w:t>0.03</w:t>
            </w:r>
          </w:p>
        </w:tc>
        <w:tc>
          <w:tcPr>
            <w:tcW w:w="643" w:type="dxa"/>
          </w:tcPr>
          <w:p w14:paraId="52A4DF60" w14:textId="77777777" w:rsidR="00054221" w:rsidRDefault="00BD4E74">
            <w:pPr>
              <w:pStyle w:val="TableParagraph"/>
              <w:spacing w:before="18" w:line="123" w:lineRule="exact"/>
              <w:ind w:right="184"/>
              <w:jc w:val="right"/>
              <w:rPr>
                <w:sz w:val="13"/>
              </w:rPr>
            </w:pPr>
            <w:r>
              <w:rPr>
                <w:sz w:val="13"/>
              </w:rPr>
              <w:t>0.42</w:t>
            </w:r>
          </w:p>
        </w:tc>
        <w:tc>
          <w:tcPr>
            <w:tcW w:w="644" w:type="dxa"/>
          </w:tcPr>
          <w:p w14:paraId="1A1A5512" w14:textId="77777777" w:rsidR="00054221" w:rsidRDefault="00BD4E74">
            <w:pPr>
              <w:pStyle w:val="TableParagraph"/>
              <w:spacing w:before="18" w:line="123" w:lineRule="exact"/>
              <w:ind w:right="184"/>
              <w:jc w:val="right"/>
              <w:rPr>
                <w:sz w:val="13"/>
              </w:rPr>
            </w:pPr>
            <w:r>
              <w:rPr>
                <w:sz w:val="13"/>
              </w:rPr>
              <w:t>0.28</w:t>
            </w:r>
          </w:p>
        </w:tc>
        <w:tc>
          <w:tcPr>
            <w:tcW w:w="676" w:type="dxa"/>
          </w:tcPr>
          <w:p w14:paraId="7F3E5C4A" w14:textId="77777777" w:rsidR="00054221" w:rsidRDefault="00BD4E74">
            <w:pPr>
              <w:pStyle w:val="TableParagraph"/>
              <w:spacing w:before="18" w:line="123" w:lineRule="exact"/>
              <w:ind w:left="85" w:right="70"/>
              <w:rPr>
                <w:sz w:val="13"/>
              </w:rPr>
            </w:pPr>
            <w:r>
              <w:rPr>
                <w:w w:val="105"/>
                <w:sz w:val="13"/>
              </w:rPr>
              <w:t>-0.14*</w:t>
            </w:r>
          </w:p>
        </w:tc>
      </w:tr>
      <w:tr w:rsidR="00054221" w14:paraId="52E35BE0" w14:textId="77777777">
        <w:trPr>
          <w:trHeight w:val="161"/>
        </w:trPr>
        <w:tc>
          <w:tcPr>
            <w:tcW w:w="4311" w:type="dxa"/>
            <w:gridSpan w:val="2"/>
          </w:tcPr>
          <w:p w14:paraId="1E41BC1D" w14:textId="77777777" w:rsidR="00054221" w:rsidRDefault="00BD4E74">
            <w:pPr>
              <w:pStyle w:val="TableParagraph"/>
              <w:spacing w:before="18" w:line="123" w:lineRule="exact"/>
              <w:ind w:right="134"/>
              <w:jc w:val="right"/>
              <w:rPr>
                <w:sz w:val="13"/>
              </w:rPr>
            </w:pPr>
            <w:r>
              <w:rPr>
                <w:sz w:val="13"/>
              </w:rPr>
              <w:t>(0.49)</w:t>
            </w:r>
          </w:p>
        </w:tc>
        <w:tc>
          <w:tcPr>
            <w:tcW w:w="643" w:type="dxa"/>
          </w:tcPr>
          <w:p w14:paraId="5ADA7801" w14:textId="77777777" w:rsidR="00054221" w:rsidRDefault="00BD4E74">
            <w:pPr>
              <w:pStyle w:val="TableParagraph"/>
              <w:spacing w:before="18" w:line="123" w:lineRule="exact"/>
              <w:ind w:left="111" w:right="108"/>
              <w:rPr>
                <w:sz w:val="13"/>
              </w:rPr>
            </w:pPr>
            <w:r>
              <w:rPr>
                <w:sz w:val="13"/>
              </w:rPr>
              <w:t>(0.49)</w:t>
            </w:r>
          </w:p>
        </w:tc>
        <w:tc>
          <w:tcPr>
            <w:tcW w:w="571" w:type="dxa"/>
          </w:tcPr>
          <w:p w14:paraId="0A3AA58B" w14:textId="77777777" w:rsidR="00054221" w:rsidRDefault="00BD4E74">
            <w:pPr>
              <w:pStyle w:val="TableParagraph"/>
              <w:spacing w:before="18" w:line="123" w:lineRule="exact"/>
              <w:ind w:right="96"/>
              <w:jc w:val="right"/>
              <w:rPr>
                <w:sz w:val="13"/>
              </w:rPr>
            </w:pPr>
            <w:r>
              <w:rPr>
                <w:sz w:val="13"/>
              </w:rPr>
              <w:t>(0.28)</w:t>
            </w:r>
          </w:p>
        </w:tc>
        <w:tc>
          <w:tcPr>
            <w:tcW w:w="643" w:type="dxa"/>
          </w:tcPr>
          <w:p w14:paraId="06ED7D8C" w14:textId="77777777" w:rsidR="00054221" w:rsidRDefault="00BD4E74">
            <w:pPr>
              <w:pStyle w:val="TableParagraph"/>
              <w:spacing w:before="18" w:line="123" w:lineRule="exact"/>
              <w:ind w:left="114" w:right="107"/>
              <w:rPr>
                <w:sz w:val="13"/>
              </w:rPr>
            </w:pPr>
            <w:r>
              <w:rPr>
                <w:w w:val="105"/>
                <w:sz w:val="13"/>
              </w:rPr>
              <w:t>(0.42)</w:t>
            </w:r>
          </w:p>
        </w:tc>
        <w:tc>
          <w:tcPr>
            <w:tcW w:w="643" w:type="dxa"/>
          </w:tcPr>
          <w:p w14:paraId="5FF6123D" w14:textId="77777777" w:rsidR="00054221" w:rsidRDefault="00BD4E74">
            <w:pPr>
              <w:pStyle w:val="TableParagraph"/>
              <w:spacing w:before="18" w:line="123" w:lineRule="exact"/>
              <w:ind w:left="114" w:right="105"/>
              <w:rPr>
                <w:sz w:val="13"/>
              </w:rPr>
            </w:pPr>
            <w:r>
              <w:rPr>
                <w:w w:val="105"/>
                <w:sz w:val="13"/>
              </w:rPr>
              <w:t>(0.44)</w:t>
            </w:r>
          </w:p>
        </w:tc>
        <w:tc>
          <w:tcPr>
            <w:tcW w:w="579" w:type="dxa"/>
          </w:tcPr>
          <w:p w14:paraId="7E2698B4" w14:textId="77777777" w:rsidR="00054221" w:rsidRDefault="00BD4E74">
            <w:pPr>
              <w:pStyle w:val="TableParagraph"/>
              <w:spacing w:before="18" w:line="123" w:lineRule="exact"/>
              <w:ind w:left="86" w:right="75"/>
              <w:rPr>
                <w:sz w:val="13"/>
              </w:rPr>
            </w:pPr>
            <w:r>
              <w:rPr>
                <w:w w:val="105"/>
                <w:sz w:val="13"/>
              </w:rPr>
              <w:t>(0.29)</w:t>
            </w:r>
          </w:p>
        </w:tc>
        <w:tc>
          <w:tcPr>
            <w:tcW w:w="643" w:type="dxa"/>
          </w:tcPr>
          <w:p w14:paraId="29BD3CD5" w14:textId="77777777" w:rsidR="00054221" w:rsidRDefault="00BD4E74">
            <w:pPr>
              <w:pStyle w:val="TableParagraph"/>
              <w:spacing w:before="18" w:line="123" w:lineRule="exact"/>
              <w:ind w:right="128"/>
              <w:jc w:val="right"/>
              <w:rPr>
                <w:sz w:val="13"/>
              </w:rPr>
            </w:pPr>
            <w:r>
              <w:rPr>
                <w:w w:val="105"/>
                <w:sz w:val="13"/>
              </w:rPr>
              <w:t>(0.49)</w:t>
            </w:r>
          </w:p>
        </w:tc>
        <w:tc>
          <w:tcPr>
            <w:tcW w:w="644" w:type="dxa"/>
          </w:tcPr>
          <w:p w14:paraId="5BD39291" w14:textId="77777777" w:rsidR="00054221" w:rsidRDefault="00BD4E74">
            <w:pPr>
              <w:pStyle w:val="TableParagraph"/>
              <w:spacing w:before="18" w:line="123" w:lineRule="exact"/>
              <w:ind w:right="128"/>
              <w:jc w:val="right"/>
              <w:rPr>
                <w:sz w:val="13"/>
              </w:rPr>
            </w:pPr>
            <w:r>
              <w:rPr>
                <w:w w:val="105"/>
                <w:sz w:val="13"/>
              </w:rPr>
              <w:t>(0.45)</w:t>
            </w:r>
          </w:p>
        </w:tc>
        <w:tc>
          <w:tcPr>
            <w:tcW w:w="676" w:type="dxa"/>
          </w:tcPr>
          <w:p w14:paraId="5EAAA0B0" w14:textId="77777777" w:rsidR="00054221" w:rsidRDefault="00BD4E74">
            <w:pPr>
              <w:pStyle w:val="TableParagraph"/>
              <w:spacing w:before="18" w:line="123" w:lineRule="exact"/>
              <w:ind w:left="84" w:right="70"/>
              <w:rPr>
                <w:sz w:val="13"/>
              </w:rPr>
            </w:pPr>
            <w:r>
              <w:rPr>
                <w:w w:val="105"/>
                <w:sz w:val="13"/>
              </w:rPr>
              <w:t>(0.01)</w:t>
            </w:r>
          </w:p>
        </w:tc>
      </w:tr>
      <w:tr w:rsidR="00054221" w14:paraId="54890BF5" w14:textId="77777777">
        <w:trPr>
          <w:trHeight w:val="161"/>
        </w:trPr>
        <w:tc>
          <w:tcPr>
            <w:tcW w:w="4311" w:type="dxa"/>
            <w:gridSpan w:val="2"/>
          </w:tcPr>
          <w:p w14:paraId="77487557" w14:textId="77777777" w:rsidR="00054221" w:rsidRDefault="00BD4E74">
            <w:pPr>
              <w:pStyle w:val="TableParagraph"/>
              <w:tabs>
                <w:tab w:val="right" w:pos="4118"/>
              </w:tabs>
              <w:spacing w:before="18" w:line="123" w:lineRule="exact"/>
              <w:ind w:left="101"/>
              <w:jc w:val="left"/>
              <w:rPr>
                <w:sz w:val="13"/>
              </w:rPr>
            </w:pPr>
            <w:r>
              <w:rPr>
                <w:w w:val="110"/>
                <w:sz w:val="13"/>
              </w:rPr>
              <w:t>FCS:</w:t>
            </w:r>
            <w:r>
              <w:rPr>
                <w:spacing w:val="12"/>
                <w:w w:val="110"/>
                <w:sz w:val="13"/>
              </w:rPr>
              <w:t xml:space="preserve"> </w:t>
            </w:r>
            <w:r>
              <w:rPr>
                <w:w w:val="110"/>
                <w:sz w:val="13"/>
              </w:rPr>
              <w:t>Poor</w:t>
            </w:r>
            <w:r>
              <w:rPr>
                <w:rFonts w:ascii="Times New Roman"/>
                <w:w w:val="110"/>
                <w:sz w:val="13"/>
              </w:rPr>
              <w:tab/>
            </w:r>
            <w:r>
              <w:rPr>
                <w:w w:val="110"/>
                <w:sz w:val="13"/>
              </w:rPr>
              <w:t>0.08</w:t>
            </w:r>
          </w:p>
        </w:tc>
        <w:tc>
          <w:tcPr>
            <w:tcW w:w="643" w:type="dxa"/>
          </w:tcPr>
          <w:p w14:paraId="31CA8A0F" w14:textId="77777777" w:rsidR="00054221" w:rsidRDefault="00BD4E74">
            <w:pPr>
              <w:pStyle w:val="TableParagraph"/>
              <w:spacing w:before="18" w:line="123" w:lineRule="exact"/>
              <w:ind w:left="111" w:right="108"/>
              <w:rPr>
                <w:sz w:val="13"/>
              </w:rPr>
            </w:pPr>
            <w:r>
              <w:rPr>
                <w:sz w:val="13"/>
              </w:rPr>
              <w:t>0.05</w:t>
            </w:r>
          </w:p>
        </w:tc>
        <w:tc>
          <w:tcPr>
            <w:tcW w:w="571" w:type="dxa"/>
          </w:tcPr>
          <w:p w14:paraId="421F3A3D" w14:textId="77777777" w:rsidR="00054221" w:rsidRDefault="00BD4E74">
            <w:pPr>
              <w:pStyle w:val="TableParagraph"/>
              <w:spacing w:before="18" w:line="123" w:lineRule="exact"/>
              <w:ind w:right="128"/>
              <w:jc w:val="right"/>
              <w:rPr>
                <w:sz w:val="13"/>
              </w:rPr>
            </w:pPr>
            <w:r>
              <w:rPr>
                <w:sz w:val="13"/>
              </w:rPr>
              <w:t>-0.03</w:t>
            </w:r>
          </w:p>
        </w:tc>
        <w:tc>
          <w:tcPr>
            <w:tcW w:w="643" w:type="dxa"/>
          </w:tcPr>
          <w:p w14:paraId="430A195E" w14:textId="77777777" w:rsidR="00054221" w:rsidRDefault="00BD4E74">
            <w:pPr>
              <w:pStyle w:val="TableParagraph"/>
              <w:spacing w:before="18" w:line="123" w:lineRule="exact"/>
              <w:ind w:left="114" w:right="107"/>
              <w:rPr>
                <w:sz w:val="13"/>
              </w:rPr>
            </w:pPr>
            <w:r>
              <w:rPr>
                <w:sz w:val="13"/>
              </w:rPr>
              <w:t>0.23</w:t>
            </w:r>
          </w:p>
        </w:tc>
        <w:tc>
          <w:tcPr>
            <w:tcW w:w="643" w:type="dxa"/>
          </w:tcPr>
          <w:p w14:paraId="757BF181" w14:textId="77777777" w:rsidR="00054221" w:rsidRDefault="00BD4E74">
            <w:pPr>
              <w:pStyle w:val="TableParagraph"/>
              <w:spacing w:before="18" w:line="123" w:lineRule="exact"/>
              <w:ind w:left="114" w:right="105"/>
              <w:rPr>
                <w:sz w:val="13"/>
              </w:rPr>
            </w:pPr>
            <w:r>
              <w:rPr>
                <w:w w:val="105"/>
                <w:sz w:val="13"/>
              </w:rPr>
              <w:t>0.21</w:t>
            </w:r>
          </w:p>
        </w:tc>
        <w:tc>
          <w:tcPr>
            <w:tcW w:w="579" w:type="dxa"/>
          </w:tcPr>
          <w:p w14:paraId="2EECD135" w14:textId="77777777" w:rsidR="00054221" w:rsidRDefault="00BD4E74">
            <w:pPr>
              <w:pStyle w:val="TableParagraph"/>
              <w:spacing w:before="18" w:line="123" w:lineRule="exact"/>
              <w:ind w:left="86" w:right="75"/>
              <w:rPr>
                <w:sz w:val="13"/>
              </w:rPr>
            </w:pPr>
            <w:r>
              <w:rPr>
                <w:sz w:val="13"/>
              </w:rPr>
              <w:t>-0.02</w:t>
            </w:r>
          </w:p>
        </w:tc>
        <w:tc>
          <w:tcPr>
            <w:tcW w:w="643" w:type="dxa"/>
          </w:tcPr>
          <w:p w14:paraId="4E22B518" w14:textId="77777777" w:rsidR="00054221" w:rsidRDefault="00BD4E74">
            <w:pPr>
              <w:pStyle w:val="TableParagraph"/>
              <w:spacing w:before="18" w:line="123" w:lineRule="exact"/>
              <w:ind w:right="184"/>
              <w:jc w:val="right"/>
              <w:rPr>
                <w:sz w:val="13"/>
              </w:rPr>
            </w:pPr>
            <w:r>
              <w:rPr>
                <w:sz w:val="13"/>
              </w:rPr>
              <w:t>0.26</w:t>
            </w:r>
          </w:p>
        </w:tc>
        <w:tc>
          <w:tcPr>
            <w:tcW w:w="644" w:type="dxa"/>
          </w:tcPr>
          <w:p w14:paraId="248A4791" w14:textId="77777777" w:rsidR="00054221" w:rsidRDefault="00BD4E74">
            <w:pPr>
              <w:pStyle w:val="TableParagraph"/>
              <w:spacing w:before="18" w:line="123" w:lineRule="exact"/>
              <w:ind w:right="184"/>
              <w:jc w:val="right"/>
              <w:rPr>
                <w:sz w:val="13"/>
              </w:rPr>
            </w:pPr>
            <w:r>
              <w:rPr>
                <w:sz w:val="13"/>
              </w:rPr>
              <w:t>0.24</w:t>
            </w:r>
          </w:p>
        </w:tc>
        <w:tc>
          <w:tcPr>
            <w:tcW w:w="676" w:type="dxa"/>
          </w:tcPr>
          <w:p w14:paraId="67E84417" w14:textId="77777777" w:rsidR="00054221" w:rsidRDefault="00BD4E74">
            <w:pPr>
              <w:pStyle w:val="TableParagraph"/>
              <w:spacing w:before="18" w:line="123" w:lineRule="exact"/>
              <w:ind w:left="85" w:right="70"/>
              <w:rPr>
                <w:sz w:val="13"/>
              </w:rPr>
            </w:pPr>
            <w:r>
              <w:rPr>
                <w:sz w:val="13"/>
              </w:rPr>
              <w:t>-0.02</w:t>
            </w:r>
          </w:p>
        </w:tc>
      </w:tr>
      <w:tr w:rsidR="00054221" w14:paraId="00CA0BB8" w14:textId="77777777">
        <w:trPr>
          <w:trHeight w:val="161"/>
        </w:trPr>
        <w:tc>
          <w:tcPr>
            <w:tcW w:w="4311" w:type="dxa"/>
            <w:gridSpan w:val="2"/>
          </w:tcPr>
          <w:p w14:paraId="289C9B89" w14:textId="77777777" w:rsidR="00054221" w:rsidRDefault="00BD4E74">
            <w:pPr>
              <w:pStyle w:val="TableParagraph"/>
              <w:spacing w:before="18" w:line="123" w:lineRule="exact"/>
              <w:ind w:right="134"/>
              <w:jc w:val="right"/>
              <w:rPr>
                <w:sz w:val="13"/>
              </w:rPr>
            </w:pPr>
            <w:r>
              <w:rPr>
                <w:w w:val="105"/>
                <w:sz w:val="13"/>
              </w:rPr>
              <w:t>(0.26)</w:t>
            </w:r>
          </w:p>
        </w:tc>
        <w:tc>
          <w:tcPr>
            <w:tcW w:w="643" w:type="dxa"/>
          </w:tcPr>
          <w:p w14:paraId="1B078EF8" w14:textId="77777777" w:rsidR="00054221" w:rsidRDefault="00BD4E74">
            <w:pPr>
              <w:pStyle w:val="TableParagraph"/>
              <w:spacing w:before="18" w:line="123" w:lineRule="exact"/>
              <w:ind w:left="111" w:right="108"/>
              <w:rPr>
                <w:sz w:val="13"/>
              </w:rPr>
            </w:pPr>
            <w:r>
              <w:rPr>
                <w:w w:val="105"/>
                <w:sz w:val="13"/>
              </w:rPr>
              <w:t>(0.22)</w:t>
            </w:r>
          </w:p>
        </w:tc>
        <w:tc>
          <w:tcPr>
            <w:tcW w:w="571" w:type="dxa"/>
          </w:tcPr>
          <w:p w14:paraId="0C047C6A" w14:textId="77777777" w:rsidR="00054221" w:rsidRDefault="00BD4E74">
            <w:pPr>
              <w:pStyle w:val="TableParagraph"/>
              <w:spacing w:before="18" w:line="123" w:lineRule="exact"/>
              <w:ind w:right="96"/>
              <w:jc w:val="right"/>
              <w:rPr>
                <w:sz w:val="13"/>
              </w:rPr>
            </w:pPr>
            <w:r>
              <w:rPr>
                <w:w w:val="105"/>
                <w:sz w:val="13"/>
              </w:rPr>
              <w:t>(0.18)</w:t>
            </w:r>
          </w:p>
        </w:tc>
        <w:tc>
          <w:tcPr>
            <w:tcW w:w="643" w:type="dxa"/>
          </w:tcPr>
          <w:p w14:paraId="2325AA74" w14:textId="77777777" w:rsidR="00054221" w:rsidRDefault="00BD4E74">
            <w:pPr>
              <w:pStyle w:val="TableParagraph"/>
              <w:spacing w:before="18" w:line="123" w:lineRule="exact"/>
              <w:ind w:left="114" w:right="107"/>
              <w:rPr>
                <w:sz w:val="13"/>
              </w:rPr>
            </w:pPr>
            <w:r>
              <w:rPr>
                <w:w w:val="105"/>
                <w:sz w:val="13"/>
              </w:rPr>
              <w:t>(0.42)</w:t>
            </w:r>
          </w:p>
        </w:tc>
        <w:tc>
          <w:tcPr>
            <w:tcW w:w="643" w:type="dxa"/>
          </w:tcPr>
          <w:p w14:paraId="7708E39A" w14:textId="77777777" w:rsidR="00054221" w:rsidRDefault="00BD4E74">
            <w:pPr>
              <w:pStyle w:val="TableParagraph"/>
              <w:spacing w:before="18" w:line="123" w:lineRule="exact"/>
              <w:ind w:left="114" w:right="105"/>
              <w:rPr>
                <w:sz w:val="13"/>
              </w:rPr>
            </w:pPr>
            <w:r>
              <w:rPr>
                <w:w w:val="110"/>
                <w:sz w:val="13"/>
              </w:rPr>
              <w:t>(0.41)</w:t>
            </w:r>
          </w:p>
        </w:tc>
        <w:tc>
          <w:tcPr>
            <w:tcW w:w="579" w:type="dxa"/>
          </w:tcPr>
          <w:p w14:paraId="2B108561" w14:textId="77777777" w:rsidR="00054221" w:rsidRDefault="00BD4E74">
            <w:pPr>
              <w:pStyle w:val="TableParagraph"/>
              <w:spacing w:before="18" w:line="123" w:lineRule="exact"/>
              <w:ind w:left="86" w:right="75"/>
              <w:rPr>
                <w:sz w:val="13"/>
              </w:rPr>
            </w:pPr>
            <w:r>
              <w:rPr>
                <w:w w:val="105"/>
                <w:sz w:val="13"/>
              </w:rPr>
              <w:t>(0.58)</w:t>
            </w:r>
          </w:p>
        </w:tc>
        <w:tc>
          <w:tcPr>
            <w:tcW w:w="643" w:type="dxa"/>
          </w:tcPr>
          <w:p w14:paraId="33D9AC96" w14:textId="77777777" w:rsidR="00054221" w:rsidRDefault="00BD4E74">
            <w:pPr>
              <w:pStyle w:val="TableParagraph"/>
              <w:spacing w:before="18" w:line="123" w:lineRule="exact"/>
              <w:ind w:right="128"/>
              <w:jc w:val="right"/>
              <w:rPr>
                <w:sz w:val="13"/>
              </w:rPr>
            </w:pPr>
            <w:r>
              <w:rPr>
                <w:w w:val="105"/>
                <w:sz w:val="13"/>
              </w:rPr>
              <w:t>(0.44)</w:t>
            </w:r>
          </w:p>
        </w:tc>
        <w:tc>
          <w:tcPr>
            <w:tcW w:w="644" w:type="dxa"/>
          </w:tcPr>
          <w:p w14:paraId="40BEC1DF" w14:textId="77777777" w:rsidR="00054221" w:rsidRDefault="00BD4E74">
            <w:pPr>
              <w:pStyle w:val="TableParagraph"/>
              <w:spacing w:before="18" w:line="123" w:lineRule="exact"/>
              <w:ind w:right="128"/>
              <w:jc w:val="right"/>
              <w:rPr>
                <w:sz w:val="13"/>
              </w:rPr>
            </w:pPr>
            <w:r>
              <w:rPr>
                <w:w w:val="105"/>
                <w:sz w:val="13"/>
              </w:rPr>
              <w:t>(0.43)</w:t>
            </w:r>
          </w:p>
        </w:tc>
        <w:tc>
          <w:tcPr>
            <w:tcW w:w="676" w:type="dxa"/>
          </w:tcPr>
          <w:p w14:paraId="71205782" w14:textId="77777777" w:rsidR="00054221" w:rsidRDefault="00BD4E74">
            <w:pPr>
              <w:pStyle w:val="TableParagraph"/>
              <w:spacing w:before="18" w:line="123" w:lineRule="exact"/>
              <w:ind w:left="84" w:right="70"/>
              <w:rPr>
                <w:sz w:val="13"/>
              </w:rPr>
            </w:pPr>
            <w:r>
              <w:rPr>
                <w:w w:val="105"/>
                <w:sz w:val="13"/>
              </w:rPr>
              <w:t>(0.74)</w:t>
            </w:r>
          </w:p>
        </w:tc>
      </w:tr>
      <w:tr w:rsidR="00054221" w14:paraId="62FA099E" w14:textId="77777777">
        <w:trPr>
          <w:trHeight w:val="161"/>
        </w:trPr>
        <w:tc>
          <w:tcPr>
            <w:tcW w:w="4311" w:type="dxa"/>
            <w:gridSpan w:val="2"/>
          </w:tcPr>
          <w:p w14:paraId="62303E20" w14:textId="77777777" w:rsidR="00054221" w:rsidRDefault="00BD4E74">
            <w:pPr>
              <w:pStyle w:val="TableParagraph"/>
              <w:tabs>
                <w:tab w:val="right" w:pos="4118"/>
              </w:tabs>
              <w:spacing w:before="18" w:line="123" w:lineRule="exact"/>
              <w:ind w:left="101"/>
              <w:jc w:val="left"/>
              <w:rPr>
                <w:sz w:val="13"/>
              </w:rPr>
            </w:pPr>
            <w:r>
              <w:rPr>
                <w:w w:val="110"/>
                <w:sz w:val="13"/>
              </w:rPr>
              <w:t>Consumption</w:t>
            </w:r>
            <w:r>
              <w:rPr>
                <w:spacing w:val="6"/>
                <w:w w:val="110"/>
                <w:sz w:val="13"/>
              </w:rPr>
              <w:t xml:space="preserve"> </w:t>
            </w:r>
            <w:r>
              <w:rPr>
                <w:w w:val="110"/>
                <w:sz w:val="13"/>
              </w:rPr>
              <w:t>over</w:t>
            </w:r>
            <w:r>
              <w:rPr>
                <w:spacing w:val="7"/>
                <w:w w:val="110"/>
                <w:sz w:val="13"/>
              </w:rPr>
              <w:t xml:space="preserve"> </w:t>
            </w:r>
            <w:r>
              <w:rPr>
                <w:w w:val="110"/>
                <w:sz w:val="13"/>
              </w:rPr>
              <w:t>the</w:t>
            </w:r>
            <w:r>
              <w:rPr>
                <w:spacing w:val="7"/>
                <w:w w:val="110"/>
                <w:sz w:val="13"/>
              </w:rPr>
              <w:t xml:space="preserve"> </w:t>
            </w:r>
            <w:r>
              <w:rPr>
                <w:w w:val="110"/>
                <w:sz w:val="13"/>
              </w:rPr>
              <w:t>past</w:t>
            </w:r>
            <w:r>
              <w:rPr>
                <w:spacing w:val="6"/>
                <w:w w:val="110"/>
                <w:sz w:val="13"/>
              </w:rPr>
              <w:t xml:space="preserve"> </w:t>
            </w:r>
            <w:r>
              <w:rPr>
                <w:w w:val="110"/>
                <w:sz w:val="13"/>
              </w:rPr>
              <w:t>7</w:t>
            </w:r>
            <w:r>
              <w:rPr>
                <w:spacing w:val="7"/>
                <w:w w:val="110"/>
                <w:sz w:val="13"/>
              </w:rPr>
              <w:t xml:space="preserve"> </w:t>
            </w:r>
            <w:r>
              <w:rPr>
                <w:w w:val="110"/>
                <w:sz w:val="13"/>
              </w:rPr>
              <w:t>days</w:t>
            </w:r>
            <w:r>
              <w:rPr>
                <w:spacing w:val="7"/>
                <w:w w:val="110"/>
                <w:sz w:val="13"/>
              </w:rPr>
              <w:t xml:space="preserve"> </w:t>
            </w:r>
            <w:r>
              <w:rPr>
                <w:w w:val="110"/>
                <w:sz w:val="13"/>
              </w:rPr>
              <w:t>(cereals</w:t>
            </w:r>
            <w:r>
              <w:rPr>
                <w:spacing w:val="7"/>
                <w:w w:val="110"/>
                <w:sz w:val="13"/>
              </w:rPr>
              <w:t xml:space="preserve"> </w:t>
            </w:r>
            <w:r>
              <w:rPr>
                <w:w w:val="110"/>
                <w:sz w:val="13"/>
              </w:rPr>
              <w:t>and</w:t>
            </w:r>
            <w:r>
              <w:rPr>
                <w:spacing w:val="6"/>
                <w:w w:val="110"/>
                <w:sz w:val="13"/>
              </w:rPr>
              <w:t xml:space="preserve"> </w:t>
            </w:r>
            <w:r>
              <w:rPr>
                <w:w w:val="110"/>
                <w:sz w:val="13"/>
              </w:rPr>
              <w:t>tubers)</w:t>
            </w:r>
            <w:r>
              <w:rPr>
                <w:rFonts w:ascii="Times New Roman"/>
                <w:w w:val="110"/>
                <w:sz w:val="13"/>
              </w:rPr>
              <w:tab/>
            </w:r>
            <w:r>
              <w:rPr>
                <w:w w:val="110"/>
                <w:sz w:val="13"/>
              </w:rPr>
              <w:t>6.99</w:t>
            </w:r>
          </w:p>
        </w:tc>
        <w:tc>
          <w:tcPr>
            <w:tcW w:w="643" w:type="dxa"/>
          </w:tcPr>
          <w:p w14:paraId="6FCC38E0" w14:textId="77777777" w:rsidR="00054221" w:rsidRDefault="00BD4E74">
            <w:pPr>
              <w:pStyle w:val="TableParagraph"/>
              <w:spacing w:before="18" w:line="123" w:lineRule="exact"/>
              <w:ind w:left="111" w:right="108"/>
              <w:rPr>
                <w:sz w:val="13"/>
              </w:rPr>
            </w:pPr>
            <w:r>
              <w:rPr>
                <w:sz w:val="13"/>
              </w:rPr>
              <w:t>7.00</w:t>
            </w:r>
          </w:p>
        </w:tc>
        <w:tc>
          <w:tcPr>
            <w:tcW w:w="571" w:type="dxa"/>
          </w:tcPr>
          <w:p w14:paraId="08AEDA39" w14:textId="77777777" w:rsidR="00054221" w:rsidRDefault="00BD4E74">
            <w:pPr>
              <w:pStyle w:val="TableParagraph"/>
              <w:spacing w:before="18" w:line="123" w:lineRule="exact"/>
              <w:ind w:right="152"/>
              <w:jc w:val="right"/>
              <w:rPr>
                <w:sz w:val="13"/>
              </w:rPr>
            </w:pPr>
            <w:r>
              <w:rPr>
                <w:sz w:val="13"/>
              </w:rPr>
              <w:t>0.01</w:t>
            </w:r>
          </w:p>
        </w:tc>
        <w:tc>
          <w:tcPr>
            <w:tcW w:w="643" w:type="dxa"/>
          </w:tcPr>
          <w:p w14:paraId="36F65F1A" w14:textId="77777777" w:rsidR="00054221" w:rsidRDefault="00BD4E74">
            <w:pPr>
              <w:pStyle w:val="TableParagraph"/>
              <w:spacing w:before="18" w:line="123" w:lineRule="exact"/>
              <w:ind w:left="114" w:right="106"/>
              <w:rPr>
                <w:sz w:val="13"/>
              </w:rPr>
            </w:pPr>
            <w:r>
              <w:rPr>
                <w:sz w:val="13"/>
              </w:rPr>
              <w:t>5.38</w:t>
            </w:r>
          </w:p>
        </w:tc>
        <w:tc>
          <w:tcPr>
            <w:tcW w:w="643" w:type="dxa"/>
          </w:tcPr>
          <w:p w14:paraId="24AB2A3C" w14:textId="77777777" w:rsidR="00054221" w:rsidRDefault="00BD4E74">
            <w:pPr>
              <w:pStyle w:val="TableParagraph"/>
              <w:spacing w:before="18" w:line="123" w:lineRule="exact"/>
              <w:ind w:left="114" w:right="104"/>
              <w:rPr>
                <w:sz w:val="13"/>
              </w:rPr>
            </w:pPr>
            <w:r>
              <w:rPr>
                <w:sz w:val="13"/>
              </w:rPr>
              <w:t>5.38</w:t>
            </w:r>
          </w:p>
        </w:tc>
        <w:tc>
          <w:tcPr>
            <w:tcW w:w="579" w:type="dxa"/>
          </w:tcPr>
          <w:p w14:paraId="558005B4" w14:textId="77777777" w:rsidR="00054221" w:rsidRDefault="00BD4E74">
            <w:pPr>
              <w:pStyle w:val="TableParagraph"/>
              <w:spacing w:before="18" w:line="123" w:lineRule="exact"/>
              <w:ind w:left="86" w:right="74"/>
              <w:rPr>
                <w:sz w:val="13"/>
              </w:rPr>
            </w:pPr>
            <w:r>
              <w:rPr>
                <w:sz w:val="13"/>
              </w:rPr>
              <w:t>-0.00</w:t>
            </w:r>
          </w:p>
        </w:tc>
        <w:tc>
          <w:tcPr>
            <w:tcW w:w="643" w:type="dxa"/>
          </w:tcPr>
          <w:p w14:paraId="2B67B64A" w14:textId="77777777" w:rsidR="00054221" w:rsidRDefault="00BD4E74">
            <w:pPr>
              <w:pStyle w:val="TableParagraph"/>
              <w:spacing w:before="18" w:line="123" w:lineRule="exact"/>
              <w:ind w:right="184"/>
              <w:jc w:val="right"/>
              <w:rPr>
                <w:sz w:val="13"/>
              </w:rPr>
            </w:pPr>
            <w:r>
              <w:rPr>
                <w:w w:val="105"/>
                <w:sz w:val="13"/>
              </w:rPr>
              <w:t>5.79</w:t>
            </w:r>
          </w:p>
        </w:tc>
        <w:tc>
          <w:tcPr>
            <w:tcW w:w="644" w:type="dxa"/>
          </w:tcPr>
          <w:p w14:paraId="44C8FDF0" w14:textId="77777777" w:rsidR="00054221" w:rsidRDefault="00BD4E74">
            <w:pPr>
              <w:pStyle w:val="TableParagraph"/>
              <w:spacing w:before="18" w:line="123" w:lineRule="exact"/>
              <w:ind w:right="184"/>
              <w:jc w:val="right"/>
              <w:rPr>
                <w:sz w:val="13"/>
              </w:rPr>
            </w:pPr>
            <w:r>
              <w:rPr>
                <w:w w:val="105"/>
                <w:sz w:val="13"/>
              </w:rPr>
              <w:t>5.95</w:t>
            </w:r>
          </w:p>
        </w:tc>
        <w:tc>
          <w:tcPr>
            <w:tcW w:w="676" w:type="dxa"/>
          </w:tcPr>
          <w:p w14:paraId="6DC2BDD8" w14:textId="77777777" w:rsidR="00054221" w:rsidRDefault="00BD4E74">
            <w:pPr>
              <w:pStyle w:val="TableParagraph"/>
              <w:spacing w:before="18" w:line="123" w:lineRule="exact"/>
              <w:ind w:left="85" w:right="70"/>
              <w:rPr>
                <w:sz w:val="13"/>
              </w:rPr>
            </w:pPr>
            <w:r>
              <w:rPr>
                <w:w w:val="110"/>
                <w:sz w:val="13"/>
              </w:rPr>
              <w:t>0.17</w:t>
            </w:r>
          </w:p>
        </w:tc>
      </w:tr>
      <w:tr w:rsidR="00054221" w14:paraId="66C04B52" w14:textId="77777777">
        <w:trPr>
          <w:trHeight w:val="161"/>
        </w:trPr>
        <w:tc>
          <w:tcPr>
            <w:tcW w:w="4311" w:type="dxa"/>
            <w:gridSpan w:val="2"/>
          </w:tcPr>
          <w:p w14:paraId="2D4FDFDF" w14:textId="77777777" w:rsidR="00054221" w:rsidRDefault="00BD4E74">
            <w:pPr>
              <w:pStyle w:val="TableParagraph"/>
              <w:spacing w:before="18" w:line="123" w:lineRule="exact"/>
              <w:ind w:right="134"/>
              <w:jc w:val="right"/>
              <w:rPr>
                <w:sz w:val="13"/>
              </w:rPr>
            </w:pPr>
            <w:r>
              <w:rPr>
                <w:w w:val="110"/>
                <w:sz w:val="13"/>
              </w:rPr>
              <w:t>(0.17)</w:t>
            </w:r>
          </w:p>
        </w:tc>
        <w:tc>
          <w:tcPr>
            <w:tcW w:w="643" w:type="dxa"/>
          </w:tcPr>
          <w:p w14:paraId="6C4C2FF2" w14:textId="77777777" w:rsidR="00054221" w:rsidRDefault="00BD4E74">
            <w:pPr>
              <w:pStyle w:val="TableParagraph"/>
              <w:spacing w:before="18" w:line="123" w:lineRule="exact"/>
              <w:ind w:left="111" w:right="108"/>
              <w:rPr>
                <w:sz w:val="13"/>
              </w:rPr>
            </w:pPr>
            <w:r>
              <w:rPr>
                <w:sz w:val="13"/>
              </w:rPr>
              <w:t>(0.00)</w:t>
            </w:r>
          </w:p>
        </w:tc>
        <w:tc>
          <w:tcPr>
            <w:tcW w:w="571" w:type="dxa"/>
          </w:tcPr>
          <w:p w14:paraId="41D8511F" w14:textId="77777777" w:rsidR="00054221" w:rsidRDefault="00BD4E74">
            <w:pPr>
              <w:pStyle w:val="TableParagraph"/>
              <w:spacing w:before="18" w:line="123" w:lineRule="exact"/>
              <w:ind w:right="96"/>
              <w:jc w:val="right"/>
              <w:rPr>
                <w:sz w:val="13"/>
              </w:rPr>
            </w:pPr>
            <w:r>
              <w:rPr>
                <w:w w:val="105"/>
                <w:sz w:val="13"/>
              </w:rPr>
              <w:t>(0.32)</w:t>
            </w:r>
          </w:p>
        </w:tc>
        <w:tc>
          <w:tcPr>
            <w:tcW w:w="643" w:type="dxa"/>
          </w:tcPr>
          <w:p w14:paraId="22ACF5FE" w14:textId="77777777" w:rsidR="00054221" w:rsidRDefault="00BD4E74">
            <w:pPr>
              <w:pStyle w:val="TableParagraph"/>
              <w:spacing w:before="18" w:line="123" w:lineRule="exact"/>
              <w:ind w:left="114" w:right="107"/>
              <w:rPr>
                <w:sz w:val="13"/>
              </w:rPr>
            </w:pPr>
            <w:r>
              <w:rPr>
                <w:w w:val="110"/>
                <w:sz w:val="13"/>
              </w:rPr>
              <w:t>(2.31)</w:t>
            </w:r>
          </w:p>
        </w:tc>
        <w:tc>
          <w:tcPr>
            <w:tcW w:w="643" w:type="dxa"/>
          </w:tcPr>
          <w:p w14:paraId="6065E20B" w14:textId="77777777" w:rsidR="00054221" w:rsidRDefault="00BD4E74">
            <w:pPr>
              <w:pStyle w:val="TableParagraph"/>
              <w:spacing w:before="18" w:line="123" w:lineRule="exact"/>
              <w:ind w:left="114" w:right="105"/>
              <w:rPr>
                <w:sz w:val="13"/>
              </w:rPr>
            </w:pPr>
            <w:r>
              <w:rPr>
                <w:w w:val="105"/>
                <w:sz w:val="13"/>
              </w:rPr>
              <w:t>(2.25)</w:t>
            </w:r>
          </w:p>
        </w:tc>
        <w:tc>
          <w:tcPr>
            <w:tcW w:w="579" w:type="dxa"/>
          </w:tcPr>
          <w:p w14:paraId="3F9DB8DB" w14:textId="77777777" w:rsidR="00054221" w:rsidRDefault="00BD4E74">
            <w:pPr>
              <w:pStyle w:val="TableParagraph"/>
              <w:spacing w:before="18" w:line="123" w:lineRule="exact"/>
              <w:ind w:left="86" w:right="75"/>
              <w:rPr>
                <w:sz w:val="13"/>
              </w:rPr>
            </w:pPr>
            <w:r>
              <w:rPr>
                <w:w w:val="105"/>
                <w:sz w:val="13"/>
              </w:rPr>
              <w:t>(1.00)</w:t>
            </w:r>
          </w:p>
        </w:tc>
        <w:tc>
          <w:tcPr>
            <w:tcW w:w="643" w:type="dxa"/>
          </w:tcPr>
          <w:p w14:paraId="20C982E0" w14:textId="77777777" w:rsidR="00054221" w:rsidRDefault="00BD4E74">
            <w:pPr>
              <w:pStyle w:val="TableParagraph"/>
              <w:spacing w:before="18" w:line="123" w:lineRule="exact"/>
              <w:ind w:right="128"/>
              <w:jc w:val="right"/>
              <w:rPr>
                <w:sz w:val="13"/>
              </w:rPr>
            </w:pPr>
            <w:r>
              <w:rPr>
                <w:w w:val="110"/>
                <w:sz w:val="13"/>
              </w:rPr>
              <w:t>(1.96)</w:t>
            </w:r>
          </w:p>
        </w:tc>
        <w:tc>
          <w:tcPr>
            <w:tcW w:w="644" w:type="dxa"/>
          </w:tcPr>
          <w:p w14:paraId="6DAE92A1" w14:textId="77777777" w:rsidR="00054221" w:rsidRDefault="00BD4E74">
            <w:pPr>
              <w:pStyle w:val="TableParagraph"/>
              <w:spacing w:before="18" w:line="123" w:lineRule="exact"/>
              <w:ind w:right="128"/>
              <w:jc w:val="right"/>
              <w:rPr>
                <w:sz w:val="13"/>
              </w:rPr>
            </w:pPr>
            <w:r>
              <w:rPr>
                <w:w w:val="115"/>
                <w:sz w:val="13"/>
              </w:rPr>
              <w:t>(1.75)</w:t>
            </w:r>
          </w:p>
        </w:tc>
        <w:tc>
          <w:tcPr>
            <w:tcW w:w="676" w:type="dxa"/>
          </w:tcPr>
          <w:p w14:paraId="5D3C20B9" w14:textId="77777777" w:rsidR="00054221" w:rsidRDefault="00BD4E74">
            <w:pPr>
              <w:pStyle w:val="TableParagraph"/>
              <w:spacing w:before="18" w:line="123" w:lineRule="exact"/>
              <w:ind w:left="84" w:right="70"/>
              <w:rPr>
                <w:sz w:val="13"/>
              </w:rPr>
            </w:pPr>
            <w:r>
              <w:rPr>
                <w:w w:val="105"/>
                <w:sz w:val="13"/>
              </w:rPr>
              <w:t>(0.45)</w:t>
            </w:r>
          </w:p>
        </w:tc>
      </w:tr>
      <w:tr w:rsidR="00054221" w14:paraId="43B19214" w14:textId="77777777">
        <w:trPr>
          <w:trHeight w:val="161"/>
        </w:trPr>
        <w:tc>
          <w:tcPr>
            <w:tcW w:w="4311" w:type="dxa"/>
            <w:gridSpan w:val="2"/>
          </w:tcPr>
          <w:p w14:paraId="7A167B20" w14:textId="77777777" w:rsidR="00054221" w:rsidRDefault="00BD4E74">
            <w:pPr>
              <w:pStyle w:val="TableParagraph"/>
              <w:tabs>
                <w:tab w:val="right" w:pos="4118"/>
              </w:tabs>
              <w:spacing w:before="18" w:line="123" w:lineRule="exact"/>
              <w:ind w:left="101"/>
              <w:jc w:val="left"/>
              <w:rPr>
                <w:sz w:val="13"/>
              </w:rPr>
            </w:pPr>
            <w:r>
              <w:rPr>
                <w:w w:val="110"/>
                <w:sz w:val="13"/>
              </w:rPr>
              <w:t>Consumption</w:t>
            </w:r>
            <w:r>
              <w:rPr>
                <w:spacing w:val="10"/>
                <w:w w:val="110"/>
                <w:sz w:val="13"/>
              </w:rPr>
              <w:t xml:space="preserve"> </w:t>
            </w:r>
            <w:r>
              <w:rPr>
                <w:w w:val="110"/>
                <w:sz w:val="13"/>
              </w:rPr>
              <w:t>over</w:t>
            </w:r>
            <w:r>
              <w:rPr>
                <w:spacing w:val="11"/>
                <w:w w:val="110"/>
                <w:sz w:val="13"/>
              </w:rPr>
              <w:t xml:space="preserve"> </w:t>
            </w:r>
            <w:r>
              <w:rPr>
                <w:w w:val="110"/>
                <w:sz w:val="13"/>
              </w:rPr>
              <w:t>the</w:t>
            </w:r>
            <w:r>
              <w:rPr>
                <w:spacing w:val="11"/>
                <w:w w:val="110"/>
                <w:sz w:val="13"/>
              </w:rPr>
              <w:t xml:space="preserve"> </w:t>
            </w:r>
            <w:r>
              <w:rPr>
                <w:w w:val="110"/>
                <w:sz w:val="13"/>
              </w:rPr>
              <w:t>past</w:t>
            </w:r>
            <w:r>
              <w:rPr>
                <w:spacing w:val="11"/>
                <w:w w:val="110"/>
                <w:sz w:val="13"/>
              </w:rPr>
              <w:t xml:space="preserve"> </w:t>
            </w:r>
            <w:r>
              <w:rPr>
                <w:w w:val="110"/>
                <w:sz w:val="13"/>
              </w:rPr>
              <w:t>7</w:t>
            </w:r>
            <w:r>
              <w:rPr>
                <w:spacing w:val="10"/>
                <w:w w:val="110"/>
                <w:sz w:val="13"/>
              </w:rPr>
              <w:t xml:space="preserve"> </w:t>
            </w:r>
            <w:r>
              <w:rPr>
                <w:w w:val="110"/>
                <w:sz w:val="13"/>
              </w:rPr>
              <w:t>days</w:t>
            </w:r>
            <w:r>
              <w:rPr>
                <w:spacing w:val="11"/>
                <w:w w:val="110"/>
                <w:sz w:val="13"/>
              </w:rPr>
              <w:t xml:space="preserve"> </w:t>
            </w:r>
            <w:r>
              <w:rPr>
                <w:w w:val="110"/>
                <w:sz w:val="13"/>
              </w:rPr>
              <w:t>(pulses)</w:t>
            </w:r>
            <w:r>
              <w:rPr>
                <w:rFonts w:ascii="Times New Roman"/>
                <w:w w:val="110"/>
                <w:sz w:val="13"/>
              </w:rPr>
              <w:tab/>
            </w:r>
            <w:r>
              <w:rPr>
                <w:w w:val="110"/>
                <w:sz w:val="13"/>
              </w:rPr>
              <w:t>1.60</w:t>
            </w:r>
          </w:p>
        </w:tc>
        <w:tc>
          <w:tcPr>
            <w:tcW w:w="643" w:type="dxa"/>
          </w:tcPr>
          <w:p w14:paraId="4B7E81DF" w14:textId="77777777" w:rsidR="00054221" w:rsidRDefault="00BD4E74">
            <w:pPr>
              <w:pStyle w:val="TableParagraph"/>
              <w:spacing w:before="18" w:line="123" w:lineRule="exact"/>
              <w:ind w:left="111" w:right="108"/>
              <w:rPr>
                <w:sz w:val="13"/>
              </w:rPr>
            </w:pPr>
            <w:r>
              <w:rPr>
                <w:w w:val="110"/>
                <w:sz w:val="13"/>
              </w:rPr>
              <w:t>1.66</w:t>
            </w:r>
          </w:p>
        </w:tc>
        <w:tc>
          <w:tcPr>
            <w:tcW w:w="571" w:type="dxa"/>
          </w:tcPr>
          <w:p w14:paraId="4F491C9B" w14:textId="77777777" w:rsidR="00054221" w:rsidRDefault="00BD4E74">
            <w:pPr>
              <w:pStyle w:val="TableParagraph"/>
              <w:spacing w:before="18" w:line="123" w:lineRule="exact"/>
              <w:ind w:right="152"/>
              <w:jc w:val="right"/>
              <w:rPr>
                <w:sz w:val="13"/>
              </w:rPr>
            </w:pPr>
            <w:r>
              <w:rPr>
                <w:sz w:val="13"/>
              </w:rPr>
              <w:t>0.06</w:t>
            </w:r>
          </w:p>
        </w:tc>
        <w:tc>
          <w:tcPr>
            <w:tcW w:w="643" w:type="dxa"/>
          </w:tcPr>
          <w:p w14:paraId="42DB42EC" w14:textId="77777777" w:rsidR="00054221" w:rsidRDefault="00BD4E74">
            <w:pPr>
              <w:pStyle w:val="TableParagraph"/>
              <w:spacing w:before="18" w:line="123" w:lineRule="exact"/>
              <w:ind w:left="114" w:right="107"/>
              <w:rPr>
                <w:sz w:val="13"/>
              </w:rPr>
            </w:pPr>
            <w:r>
              <w:rPr>
                <w:w w:val="115"/>
                <w:sz w:val="13"/>
              </w:rPr>
              <w:t>1.91</w:t>
            </w:r>
          </w:p>
        </w:tc>
        <w:tc>
          <w:tcPr>
            <w:tcW w:w="643" w:type="dxa"/>
          </w:tcPr>
          <w:p w14:paraId="70A31EB0" w14:textId="77777777" w:rsidR="00054221" w:rsidRDefault="00BD4E74">
            <w:pPr>
              <w:pStyle w:val="TableParagraph"/>
              <w:spacing w:before="18" w:line="123" w:lineRule="exact"/>
              <w:ind w:left="114" w:right="105"/>
              <w:rPr>
                <w:sz w:val="13"/>
              </w:rPr>
            </w:pPr>
            <w:r>
              <w:rPr>
                <w:sz w:val="13"/>
              </w:rPr>
              <w:t>2.09</w:t>
            </w:r>
          </w:p>
        </w:tc>
        <w:tc>
          <w:tcPr>
            <w:tcW w:w="579" w:type="dxa"/>
          </w:tcPr>
          <w:p w14:paraId="3CDD46AA" w14:textId="77777777" w:rsidR="00054221" w:rsidRDefault="00BD4E74">
            <w:pPr>
              <w:pStyle w:val="TableParagraph"/>
              <w:spacing w:before="18" w:line="123" w:lineRule="exact"/>
              <w:ind w:left="86" w:right="74"/>
              <w:rPr>
                <w:sz w:val="13"/>
              </w:rPr>
            </w:pPr>
            <w:r>
              <w:rPr>
                <w:w w:val="105"/>
                <w:sz w:val="13"/>
              </w:rPr>
              <w:t>0.18</w:t>
            </w:r>
          </w:p>
        </w:tc>
        <w:tc>
          <w:tcPr>
            <w:tcW w:w="643" w:type="dxa"/>
          </w:tcPr>
          <w:p w14:paraId="0FECC3FF" w14:textId="77777777" w:rsidR="00054221" w:rsidRDefault="00BD4E74">
            <w:pPr>
              <w:pStyle w:val="TableParagraph"/>
              <w:spacing w:before="18" w:line="123" w:lineRule="exact"/>
              <w:ind w:right="184"/>
              <w:jc w:val="right"/>
              <w:rPr>
                <w:sz w:val="13"/>
              </w:rPr>
            </w:pPr>
            <w:r>
              <w:rPr>
                <w:w w:val="110"/>
                <w:sz w:val="13"/>
              </w:rPr>
              <w:t>3.71</w:t>
            </w:r>
          </w:p>
        </w:tc>
        <w:tc>
          <w:tcPr>
            <w:tcW w:w="644" w:type="dxa"/>
          </w:tcPr>
          <w:p w14:paraId="0927D81E" w14:textId="77777777" w:rsidR="00054221" w:rsidRDefault="00BD4E74">
            <w:pPr>
              <w:pStyle w:val="TableParagraph"/>
              <w:spacing w:before="18" w:line="123" w:lineRule="exact"/>
              <w:ind w:right="184"/>
              <w:jc w:val="right"/>
              <w:rPr>
                <w:sz w:val="13"/>
              </w:rPr>
            </w:pPr>
            <w:r>
              <w:rPr>
                <w:w w:val="105"/>
                <w:sz w:val="13"/>
              </w:rPr>
              <w:t>3.78</w:t>
            </w:r>
          </w:p>
        </w:tc>
        <w:tc>
          <w:tcPr>
            <w:tcW w:w="676" w:type="dxa"/>
          </w:tcPr>
          <w:p w14:paraId="589ABF81" w14:textId="77777777" w:rsidR="00054221" w:rsidRDefault="00BD4E74">
            <w:pPr>
              <w:pStyle w:val="TableParagraph"/>
              <w:spacing w:before="18" w:line="123" w:lineRule="exact"/>
              <w:ind w:left="85" w:right="70"/>
              <w:rPr>
                <w:sz w:val="13"/>
              </w:rPr>
            </w:pPr>
            <w:r>
              <w:rPr>
                <w:sz w:val="13"/>
              </w:rPr>
              <w:t>0.08</w:t>
            </w:r>
          </w:p>
        </w:tc>
      </w:tr>
      <w:tr w:rsidR="00054221" w14:paraId="6421A9C1" w14:textId="77777777">
        <w:trPr>
          <w:trHeight w:val="161"/>
        </w:trPr>
        <w:tc>
          <w:tcPr>
            <w:tcW w:w="4311" w:type="dxa"/>
            <w:gridSpan w:val="2"/>
          </w:tcPr>
          <w:p w14:paraId="0E3DD76B" w14:textId="77777777" w:rsidR="00054221" w:rsidRDefault="00BD4E74">
            <w:pPr>
              <w:pStyle w:val="TableParagraph"/>
              <w:spacing w:before="18" w:line="123" w:lineRule="exact"/>
              <w:ind w:right="134"/>
              <w:jc w:val="right"/>
              <w:rPr>
                <w:sz w:val="13"/>
              </w:rPr>
            </w:pPr>
            <w:r>
              <w:rPr>
                <w:w w:val="110"/>
                <w:sz w:val="13"/>
              </w:rPr>
              <w:t>(1.42)</w:t>
            </w:r>
          </w:p>
        </w:tc>
        <w:tc>
          <w:tcPr>
            <w:tcW w:w="643" w:type="dxa"/>
          </w:tcPr>
          <w:p w14:paraId="757DE8A7" w14:textId="77777777" w:rsidR="00054221" w:rsidRDefault="00BD4E74">
            <w:pPr>
              <w:pStyle w:val="TableParagraph"/>
              <w:spacing w:before="18" w:line="123" w:lineRule="exact"/>
              <w:ind w:left="111" w:right="108"/>
              <w:rPr>
                <w:sz w:val="13"/>
              </w:rPr>
            </w:pPr>
            <w:r>
              <w:rPr>
                <w:w w:val="110"/>
                <w:sz w:val="13"/>
              </w:rPr>
              <w:t>(1.50)</w:t>
            </w:r>
          </w:p>
        </w:tc>
        <w:tc>
          <w:tcPr>
            <w:tcW w:w="571" w:type="dxa"/>
          </w:tcPr>
          <w:p w14:paraId="7A534520" w14:textId="77777777" w:rsidR="00054221" w:rsidRDefault="00BD4E74">
            <w:pPr>
              <w:pStyle w:val="TableParagraph"/>
              <w:spacing w:before="18" w:line="123" w:lineRule="exact"/>
              <w:ind w:right="96"/>
              <w:jc w:val="right"/>
              <w:rPr>
                <w:sz w:val="13"/>
              </w:rPr>
            </w:pPr>
            <w:r>
              <w:rPr>
                <w:w w:val="105"/>
                <w:sz w:val="13"/>
              </w:rPr>
              <w:t>(0.62)</w:t>
            </w:r>
          </w:p>
        </w:tc>
        <w:tc>
          <w:tcPr>
            <w:tcW w:w="643" w:type="dxa"/>
          </w:tcPr>
          <w:p w14:paraId="678FE392" w14:textId="77777777" w:rsidR="00054221" w:rsidRDefault="00BD4E74">
            <w:pPr>
              <w:pStyle w:val="TableParagraph"/>
              <w:spacing w:before="18" w:line="123" w:lineRule="exact"/>
              <w:ind w:left="114" w:right="107"/>
              <w:rPr>
                <w:sz w:val="13"/>
              </w:rPr>
            </w:pPr>
            <w:r>
              <w:rPr>
                <w:w w:val="105"/>
                <w:sz w:val="13"/>
              </w:rPr>
              <w:t>(2.07)</w:t>
            </w:r>
          </w:p>
        </w:tc>
        <w:tc>
          <w:tcPr>
            <w:tcW w:w="643" w:type="dxa"/>
          </w:tcPr>
          <w:p w14:paraId="161A3720" w14:textId="77777777" w:rsidR="00054221" w:rsidRDefault="00BD4E74">
            <w:pPr>
              <w:pStyle w:val="TableParagraph"/>
              <w:spacing w:before="18" w:line="123" w:lineRule="exact"/>
              <w:ind w:left="114" w:right="105"/>
              <w:rPr>
                <w:sz w:val="13"/>
              </w:rPr>
            </w:pPr>
            <w:r>
              <w:rPr>
                <w:w w:val="105"/>
                <w:sz w:val="13"/>
              </w:rPr>
              <w:t>(2.05)</w:t>
            </w:r>
          </w:p>
        </w:tc>
        <w:tc>
          <w:tcPr>
            <w:tcW w:w="579" w:type="dxa"/>
          </w:tcPr>
          <w:p w14:paraId="06C18D5C" w14:textId="77777777" w:rsidR="00054221" w:rsidRDefault="00BD4E74">
            <w:pPr>
              <w:pStyle w:val="TableParagraph"/>
              <w:spacing w:before="18" w:line="123" w:lineRule="exact"/>
              <w:ind w:left="86" w:right="75"/>
              <w:rPr>
                <w:sz w:val="13"/>
              </w:rPr>
            </w:pPr>
            <w:r>
              <w:rPr>
                <w:w w:val="105"/>
                <w:sz w:val="13"/>
              </w:rPr>
              <w:t>(0.23)</w:t>
            </w:r>
          </w:p>
        </w:tc>
        <w:tc>
          <w:tcPr>
            <w:tcW w:w="643" w:type="dxa"/>
          </w:tcPr>
          <w:p w14:paraId="4A58C7E1" w14:textId="77777777" w:rsidR="00054221" w:rsidRDefault="00BD4E74">
            <w:pPr>
              <w:pStyle w:val="TableParagraph"/>
              <w:spacing w:before="18" w:line="123" w:lineRule="exact"/>
              <w:ind w:right="128"/>
              <w:jc w:val="right"/>
              <w:rPr>
                <w:sz w:val="13"/>
              </w:rPr>
            </w:pPr>
            <w:r>
              <w:rPr>
                <w:w w:val="110"/>
                <w:sz w:val="13"/>
              </w:rPr>
              <w:t>(2.21)</w:t>
            </w:r>
          </w:p>
        </w:tc>
        <w:tc>
          <w:tcPr>
            <w:tcW w:w="644" w:type="dxa"/>
          </w:tcPr>
          <w:p w14:paraId="4AF8EB30" w14:textId="77777777" w:rsidR="00054221" w:rsidRDefault="00BD4E74">
            <w:pPr>
              <w:pStyle w:val="TableParagraph"/>
              <w:spacing w:before="18" w:line="123" w:lineRule="exact"/>
              <w:ind w:right="128"/>
              <w:jc w:val="right"/>
              <w:rPr>
                <w:sz w:val="13"/>
              </w:rPr>
            </w:pPr>
            <w:r>
              <w:rPr>
                <w:w w:val="105"/>
                <w:sz w:val="13"/>
              </w:rPr>
              <w:t>(2.45)</w:t>
            </w:r>
          </w:p>
        </w:tc>
        <w:tc>
          <w:tcPr>
            <w:tcW w:w="676" w:type="dxa"/>
          </w:tcPr>
          <w:p w14:paraId="4A637238" w14:textId="77777777" w:rsidR="00054221" w:rsidRDefault="00BD4E74">
            <w:pPr>
              <w:pStyle w:val="TableParagraph"/>
              <w:spacing w:before="18" w:line="123" w:lineRule="exact"/>
              <w:ind w:left="84" w:right="70"/>
              <w:rPr>
                <w:sz w:val="13"/>
              </w:rPr>
            </w:pPr>
            <w:r>
              <w:rPr>
                <w:w w:val="105"/>
                <w:sz w:val="13"/>
              </w:rPr>
              <w:t>(0.77)</w:t>
            </w:r>
          </w:p>
        </w:tc>
      </w:tr>
      <w:tr w:rsidR="00054221" w14:paraId="29F4619C" w14:textId="77777777">
        <w:trPr>
          <w:trHeight w:val="161"/>
        </w:trPr>
        <w:tc>
          <w:tcPr>
            <w:tcW w:w="4311" w:type="dxa"/>
            <w:gridSpan w:val="2"/>
          </w:tcPr>
          <w:p w14:paraId="7A7A4207" w14:textId="77777777" w:rsidR="00054221" w:rsidRDefault="00BD4E74">
            <w:pPr>
              <w:pStyle w:val="TableParagraph"/>
              <w:tabs>
                <w:tab w:val="right" w:pos="4118"/>
              </w:tabs>
              <w:spacing w:before="18" w:line="123" w:lineRule="exact"/>
              <w:ind w:left="101"/>
              <w:jc w:val="left"/>
              <w:rPr>
                <w:sz w:val="13"/>
              </w:rPr>
            </w:pPr>
            <w:r>
              <w:rPr>
                <w:w w:val="110"/>
                <w:sz w:val="13"/>
              </w:rPr>
              <w:t>Consumption</w:t>
            </w:r>
            <w:r>
              <w:rPr>
                <w:spacing w:val="9"/>
                <w:w w:val="110"/>
                <w:sz w:val="13"/>
              </w:rPr>
              <w:t xml:space="preserve"> </w:t>
            </w:r>
            <w:r>
              <w:rPr>
                <w:w w:val="110"/>
                <w:sz w:val="13"/>
              </w:rPr>
              <w:t>over</w:t>
            </w:r>
            <w:r>
              <w:rPr>
                <w:spacing w:val="10"/>
                <w:w w:val="110"/>
                <w:sz w:val="13"/>
              </w:rPr>
              <w:t xml:space="preserve"> </w:t>
            </w:r>
            <w:r>
              <w:rPr>
                <w:w w:val="110"/>
                <w:sz w:val="13"/>
              </w:rPr>
              <w:t>the</w:t>
            </w:r>
            <w:r>
              <w:rPr>
                <w:spacing w:val="10"/>
                <w:w w:val="110"/>
                <w:sz w:val="13"/>
              </w:rPr>
              <w:t xml:space="preserve"> </w:t>
            </w:r>
            <w:r>
              <w:rPr>
                <w:w w:val="110"/>
                <w:sz w:val="13"/>
              </w:rPr>
              <w:t>past</w:t>
            </w:r>
            <w:r>
              <w:rPr>
                <w:spacing w:val="10"/>
                <w:w w:val="110"/>
                <w:sz w:val="13"/>
              </w:rPr>
              <w:t xml:space="preserve"> </w:t>
            </w:r>
            <w:r>
              <w:rPr>
                <w:w w:val="110"/>
                <w:sz w:val="13"/>
              </w:rPr>
              <w:t>7</w:t>
            </w:r>
            <w:r>
              <w:rPr>
                <w:spacing w:val="10"/>
                <w:w w:val="110"/>
                <w:sz w:val="13"/>
              </w:rPr>
              <w:t xml:space="preserve"> </w:t>
            </w:r>
            <w:r>
              <w:rPr>
                <w:w w:val="110"/>
                <w:sz w:val="13"/>
              </w:rPr>
              <w:t>days</w:t>
            </w:r>
            <w:r>
              <w:rPr>
                <w:spacing w:val="10"/>
                <w:w w:val="110"/>
                <w:sz w:val="13"/>
              </w:rPr>
              <w:t xml:space="preserve"> </w:t>
            </w:r>
            <w:r>
              <w:rPr>
                <w:w w:val="110"/>
                <w:sz w:val="13"/>
              </w:rPr>
              <w:t>(dairy</w:t>
            </w:r>
            <w:r>
              <w:rPr>
                <w:spacing w:val="10"/>
                <w:w w:val="110"/>
                <w:sz w:val="13"/>
              </w:rPr>
              <w:t xml:space="preserve"> </w:t>
            </w:r>
            <w:r>
              <w:rPr>
                <w:w w:val="110"/>
                <w:sz w:val="13"/>
              </w:rPr>
              <w:t>products)</w:t>
            </w:r>
            <w:r>
              <w:rPr>
                <w:rFonts w:ascii="Times New Roman"/>
                <w:w w:val="110"/>
                <w:sz w:val="13"/>
              </w:rPr>
              <w:tab/>
            </w:r>
            <w:r>
              <w:rPr>
                <w:w w:val="110"/>
                <w:sz w:val="13"/>
              </w:rPr>
              <w:t>0.16</w:t>
            </w:r>
          </w:p>
        </w:tc>
        <w:tc>
          <w:tcPr>
            <w:tcW w:w="643" w:type="dxa"/>
          </w:tcPr>
          <w:p w14:paraId="3F43FC7B" w14:textId="77777777" w:rsidR="00054221" w:rsidRDefault="00BD4E74">
            <w:pPr>
              <w:pStyle w:val="TableParagraph"/>
              <w:spacing w:before="18" w:line="123" w:lineRule="exact"/>
              <w:ind w:left="112" w:right="108"/>
              <w:rPr>
                <w:sz w:val="13"/>
              </w:rPr>
            </w:pPr>
            <w:r>
              <w:rPr>
                <w:w w:val="110"/>
                <w:sz w:val="13"/>
              </w:rPr>
              <w:t>0.17</w:t>
            </w:r>
          </w:p>
        </w:tc>
        <w:tc>
          <w:tcPr>
            <w:tcW w:w="571" w:type="dxa"/>
          </w:tcPr>
          <w:p w14:paraId="2E39D0ED" w14:textId="77777777" w:rsidR="00054221" w:rsidRDefault="00BD4E74">
            <w:pPr>
              <w:pStyle w:val="TableParagraph"/>
              <w:spacing w:before="18" w:line="123" w:lineRule="exact"/>
              <w:ind w:right="152"/>
              <w:jc w:val="right"/>
              <w:rPr>
                <w:sz w:val="13"/>
              </w:rPr>
            </w:pPr>
            <w:r>
              <w:rPr>
                <w:sz w:val="13"/>
              </w:rPr>
              <w:t>0.01</w:t>
            </w:r>
          </w:p>
        </w:tc>
        <w:tc>
          <w:tcPr>
            <w:tcW w:w="643" w:type="dxa"/>
          </w:tcPr>
          <w:p w14:paraId="7B10F08E" w14:textId="77777777" w:rsidR="00054221" w:rsidRDefault="00BD4E74">
            <w:pPr>
              <w:pStyle w:val="TableParagraph"/>
              <w:spacing w:before="18" w:line="123" w:lineRule="exact"/>
              <w:ind w:left="114" w:right="106"/>
              <w:rPr>
                <w:sz w:val="13"/>
              </w:rPr>
            </w:pPr>
            <w:r>
              <w:rPr>
                <w:w w:val="110"/>
                <w:sz w:val="13"/>
              </w:rPr>
              <w:t>1.35</w:t>
            </w:r>
          </w:p>
        </w:tc>
        <w:tc>
          <w:tcPr>
            <w:tcW w:w="643" w:type="dxa"/>
          </w:tcPr>
          <w:p w14:paraId="53E97D55" w14:textId="77777777" w:rsidR="00054221" w:rsidRDefault="00BD4E74">
            <w:pPr>
              <w:pStyle w:val="TableParagraph"/>
              <w:spacing w:before="18" w:line="123" w:lineRule="exact"/>
              <w:ind w:left="114" w:right="104"/>
              <w:rPr>
                <w:sz w:val="13"/>
              </w:rPr>
            </w:pPr>
            <w:r>
              <w:rPr>
                <w:w w:val="105"/>
                <w:sz w:val="13"/>
              </w:rPr>
              <w:t>1.40</w:t>
            </w:r>
          </w:p>
        </w:tc>
        <w:tc>
          <w:tcPr>
            <w:tcW w:w="579" w:type="dxa"/>
          </w:tcPr>
          <w:p w14:paraId="3F7A088F" w14:textId="77777777" w:rsidR="00054221" w:rsidRDefault="00BD4E74">
            <w:pPr>
              <w:pStyle w:val="TableParagraph"/>
              <w:spacing w:before="18" w:line="123" w:lineRule="exact"/>
              <w:ind w:left="86" w:right="74"/>
              <w:rPr>
                <w:sz w:val="13"/>
              </w:rPr>
            </w:pPr>
            <w:r>
              <w:rPr>
                <w:sz w:val="13"/>
              </w:rPr>
              <w:t>0.06</w:t>
            </w:r>
          </w:p>
        </w:tc>
        <w:tc>
          <w:tcPr>
            <w:tcW w:w="643" w:type="dxa"/>
          </w:tcPr>
          <w:p w14:paraId="47A73841" w14:textId="77777777" w:rsidR="00054221" w:rsidRDefault="00BD4E74">
            <w:pPr>
              <w:pStyle w:val="TableParagraph"/>
              <w:spacing w:before="18" w:line="123" w:lineRule="exact"/>
              <w:ind w:right="184"/>
              <w:jc w:val="right"/>
              <w:rPr>
                <w:sz w:val="13"/>
              </w:rPr>
            </w:pPr>
            <w:r>
              <w:rPr>
                <w:sz w:val="13"/>
              </w:rPr>
              <w:t>0.55</w:t>
            </w:r>
          </w:p>
        </w:tc>
        <w:tc>
          <w:tcPr>
            <w:tcW w:w="644" w:type="dxa"/>
          </w:tcPr>
          <w:p w14:paraId="7525FB70" w14:textId="77777777" w:rsidR="00054221" w:rsidRDefault="00BD4E74">
            <w:pPr>
              <w:pStyle w:val="TableParagraph"/>
              <w:spacing w:before="18" w:line="123" w:lineRule="exact"/>
              <w:ind w:right="183"/>
              <w:jc w:val="right"/>
              <w:rPr>
                <w:sz w:val="13"/>
              </w:rPr>
            </w:pPr>
            <w:r>
              <w:rPr>
                <w:sz w:val="13"/>
              </w:rPr>
              <w:t>0.45</w:t>
            </w:r>
          </w:p>
        </w:tc>
        <w:tc>
          <w:tcPr>
            <w:tcW w:w="676" w:type="dxa"/>
          </w:tcPr>
          <w:p w14:paraId="4D2BF21F" w14:textId="77777777" w:rsidR="00054221" w:rsidRDefault="00BD4E74">
            <w:pPr>
              <w:pStyle w:val="TableParagraph"/>
              <w:spacing w:before="18" w:line="123" w:lineRule="exact"/>
              <w:ind w:left="85" w:right="70"/>
              <w:rPr>
                <w:sz w:val="13"/>
              </w:rPr>
            </w:pPr>
            <w:r>
              <w:rPr>
                <w:sz w:val="13"/>
              </w:rPr>
              <w:t>-0.10</w:t>
            </w:r>
          </w:p>
        </w:tc>
      </w:tr>
      <w:tr w:rsidR="00054221" w14:paraId="4253A017" w14:textId="77777777">
        <w:trPr>
          <w:trHeight w:val="161"/>
        </w:trPr>
        <w:tc>
          <w:tcPr>
            <w:tcW w:w="4311" w:type="dxa"/>
            <w:gridSpan w:val="2"/>
          </w:tcPr>
          <w:p w14:paraId="1F51690D" w14:textId="77777777" w:rsidR="00054221" w:rsidRDefault="00BD4E74">
            <w:pPr>
              <w:pStyle w:val="TableParagraph"/>
              <w:spacing w:before="18" w:line="123" w:lineRule="exact"/>
              <w:ind w:right="134"/>
              <w:jc w:val="right"/>
              <w:rPr>
                <w:sz w:val="13"/>
              </w:rPr>
            </w:pPr>
            <w:r>
              <w:rPr>
                <w:w w:val="105"/>
                <w:sz w:val="13"/>
              </w:rPr>
              <w:t>(0.77)</w:t>
            </w:r>
          </w:p>
        </w:tc>
        <w:tc>
          <w:tcPr>
            <w:tcW w:w="643" w:type="dxa"/>
          </w:tcPr>
          <w:p w14:paraId="1137E73A" w14:textId="77777777" w:rsidR="00054221" w:rsidRDefault="00BD4E74">
            <w:pPr>
              <w:pStyle w:val="TableParagraph"/>
              <w:spacing w:before="18" w:line="123" w:lineRule="exact"/>
              <w:ind w:left="111" w:right="108"/>
              <w:rPr>
                <w:sz w:val="13"/>
              </w:rPr>
            </w:pPr>
            <w:r>
              <w:rPr>
                <w:w w:val="105"/>
                <w:sz w:val="13"/>
              </w:rPr>
              <w:t>(0.56)</w:t>
            </w:r>
          </w:p>
        </w:tc>
        <w:tc>
          <w:tcPr>
            <w:tcW w:w="571" w:type="dxa"/>
          </w:tcPr>
          <w:p w14:paraId="28AE44D5" w14:textId="77777777" w:rsidR="00054221" w:rsidRDefault="00BD4E74">
            <w:pPr>
              <w:pStyle w:val="TableParagraph"/>
              <w:spacing w:before="18" w:line="123" w:lineRule="exact"/>
              <w:ind w:right="96"/>
              <w:jc w:val="right"/>
              <w:rPr>
                <w:sz w:val="13"/>
              </w:rPr>
            </w:pPr>
            <w:r>
              <w:rPr>
                <w:sz w:val="13"/>
              </w:rPr>
              <w:t>(0.86)</w:t>
            </w:r>
          </w:p>
        </w:tc>
        <w:tc>
          <w:tcPr>
            <w:tcW w:w="643" w:type="dxa"/>
          </w:tcPr>
          <w:p w14:paraId="40937206" w14:textId="77777777" w:rsidR="00054221" w:rsidRDefault="00BD4E74">
            <w:pPr>
              <w:pStyle w:val="TableParagraph"/>
              <w:spacing w:before="18" w:line="123" w:lineRule="exact"/>
              <w:ind w:left="114" w:right="107"/>
              <w:rPr>
                <w:sz w:val="13"/>
              </w:rPr>
            </w:pPr>
            <w:r>
              <w:rPr>
                <w:w w:val="110"/>
                <w:sz w:val="13"/>
              </w:rPr>
              <w:t>(1.96)</w:t>
            </w:r>
          </w:p>
        </w:tc>
        <w:tc>
          <w:tcPr>
            <w:tcW w:w="643" w:type="dxa"/>
          </w:tcPr>
          <w:p w14:paraId="738A376E" w14:textId="77777777" w:rsidR="00054221" w:rsidRDefault="00BD4E74">
            <w:pPr>
              <w:pStyle w:val="TableParagraph"/>
              <w:spacing w:before="18" w:line="123" w:lineRule="exact"/>
              <w:ind w:left="114" w:right="105"/>
              <w:rPr>
                <w:sz w:val="13"/>
              </w:rPr>
            </w:pPr>
            <w:r>
              <w:rPr>
                <w:sz w:val="13"/>
              </w:rPr>
              <w:t>(2.08)</w:t>
            </w:r>
          </w:p>
        </w:tc>
        <w:tc>
          <w:tcPr>
            <w:tcW w:w="579" w:type="dxa"/>
          </w:tcPr>
          <w:p w14:paraId="187D5C57" w14:textId="77777777" w:rsidR="00054221" w:rsidRDefault="00BD4E74">
            <w:pPr>
              <w:pStyle w:val="TableParagraph"/>
              <w:spacing w:before="18" w:line="123" w:lineRule="exact"/>
              <w:ind w:left="86" w:right="75"/>
              <w:rPr>
                <w:sz w:val="13"/>
              </w:rPr>
            </w:pPr>
            <w:r>
              <w:rPr>
                <w:w w:val="105"/>
                <w:sz w:val="13"/>
              </w:rPr>
              <w:t>(0.70)</w:t>
            </w:r>
          </w:p>
        </w:tc>
        <w:tc>
          <w:tcPr>
            <w:tcW w:w="643" w:type="dxa"/>
          </w:tcPr>
          <w:p w14:paraId="1C4C464E" w14:textId="77777777" w:rsidR="00054221" w:rsidRDefault="00BD4E74">
            <w:pPr>
              <w:pStyle w:val="TableParagraph"/>
              <w:spacing w:before="18" w:line="123" w:lineRule="exact"/>
              <w:ind w:right="128"/>
              <w:jc w:val="right"/>
              <w:rPr>
                <w:sz w:val="13"/>
              </w:rPr>
            </w:pPr>
            <w:r>
              <w:rPr>
                <w:w w:val="115"/>
                <w:sz w:val="13"/>
              </w:rPr>
              <w:t>(1.61)</w:t>
            </w:r>
          </w:p>
        </w:tc>
        <w:tc>
          <w:tcPr>
            <w:tcW w:w="644" w:type="dxa"/>
          </w:tcPr>
          <w:p w14:paraId="3531E9DD" w14:textId="77777777" w:rsidR="00054221" w:rsidRDefault="00BD4E74">
            <w:pPr>
              <w:pStyle w:val="TableParagraph"/>
              <w:spacing w:before="18" w:line="123" w:lineRule="exact"/>
              <w:ind w:right="128"/>
              <w:jc w:val="right"/>
              <w:rPr>
                <w:sz w:val="13"/>
              </w:rPr>
            </w:pPr>
            <w:r>
              <w:rPr>
                <w:w w:val="110"/>
                <w:sz w:val="13"/>
              </w:rPr>
              <w:t>(1.53)</w:t>
            </w:r>
          </w:p>
        </w:tc>
        <w:tc>
          <w:tcPr>
            <w:tcW w:w="676" w:type="dxa"/>
          </w:tcPr>
          <w:p w14:paraId="56E5A0B8" w14:textId="77777777" w:rsidR="00054221" w:rsidRDefault="00BD4E74">
            <w:pPr>
              <w:pStyle w:val="TableParagraph"/>
              <w:spacing w:before="18" w:line="123" w:lineRule="exact"/>
              <w:ind w:left="84" w:right="70"/>
              <w:rPr>
                <w:sz w:val="13"/>
              </w:rPr>
            </w:pPr>
            <w:r>
              <w:rPr>
                <w:sz w:val="13"/>
              </w:rPr>
              <w:t>(0.60)</w:t>
            </w:r>
          </w:p>
        </w:tc>
      </w:tr>
      <w:tr w:rsidR="00054221" w14:paraId="333A4FC7" w14:textId="77777777">
        <w:trPr>
          <w:trHeight w:val="161"/>
        </w:trPr>
        <w:tc>
          <w:tcPr>
            <w:tcW w:w="4311" w:type="dxa"/>
            <w:gridSpan w:val="2"/>
          </w:tcPr>
          <w:p w14:paraId="1D3165C1" w14:textId="77777777" w:rsidR="00054221" w:rsidRDefault="00BD4E74">
            <w:pPr>
              <w:pStyle w:val="TableParagraph"/>
              <w:tabs>
                <w:tab w:val="right" w:pos="4118"/>
              </w:tabs>
              <w:spacing w:before="18" w:line="123" w:lineRule="exact"/>
              <w:ind w:left="101"/>
              <w:jc w:val="left"/>
              <w:rPr>
                <w:sz w:val="13"/>
              </w:rPr>
            </w:pPr>
            <w:r>
              <w:rPr>
                <w:w w:val="110"/>
                <w:sz w:val="13"/>
              </w:rPr>
              <w:t>Consumption</w:t>
            </w:r>
            <w:r>
              <w:rPr>
                <w:spacing w:val="6"/>
                <w:w w:val="110"/>
                <w:sz w:val="13"/>
              </w:rPr>
              <w:t xml:space="preserve"> </w:t>
            </w:r>
            <w:r>
              <w:rPr>
                <w:w w:val="110"/>
                <w:sz w:val="13"/>
              </w:rPr>
              <w:t>over</w:t>
            </w:r>
            <w:r>
              <w:rPr>
                <w:spacing w:val="6"/>
                <w:w w:val="110"/>
                <w:sz w:val="13"/>
              </w:rPr>
              <w:t xml:space="preserve"> </w:t>
            </w:r>
            <w:r>
              <w:rPr>
                <w:w w:val="110"/>
                <w:sz w:val="13"/>
              </w:rPr>
              <w:t>the</w:t>
            </w:r>
            <w:r>
              <w:rPr>
                <w:spacing w:val="6"/>
                <w:w w:val="110"/>
                <w:sz w:val="13"/>
              </w:rPr>
              <w:t xml:space="preserve"> </w:t>
            </w:r>
            <w:r>
              <w:rPr>
                <w:w w:val="110"/>
                <w:sz w:val="13"/>
              </w:rPr>
              <w:t>past</w:t>
            </w:r>
            <w:r>
              <w:rPr>
                <w:spacing w:val="7"/>
                <w:w w:val="110"/>
                <w:sz w:val="13"/>
              </w:rPr>
              <w:t xml:space="preserve"> </w:t>
            </w:r>
            <w:r>
              <w:rPr>
                <w:w w:val="110"/>
                <w:sz w:val="13"/>
              </w:rPr>
              <w:t>7</w:t>
            </w:r>
            <w:r>
              <w:rPr>
                <w:spacing w:val="6"/>
                <w:w w:val="110"/>
                <w:sz w:val="13"/>
              </w:rPr>
              <w:t xml:space="preserve"> </w:t>
            </w:r>
            <w:r>
              <w:rPr>
                <w:w w:val="110"/>
                <w:sz w:val="13"/>
              </w:rPr>
              <w:t>days</w:t>
            </w:r>
            <w:r>
              <w:rPr>
                <w:spacing w:val="6"/>
                <w:w w:val="110"/>
                <w:sz w:val="13"/>
              </w:rPr>
              <w:t xml:space="preserve"> </w:t>
            </w:r>
            <w:r>
              <w:rPr>
                <w:w w:val="110"/>
                <w:sz w:val="13"/>
              </w:rPr>
              <w:t>(protein-rich</w:t>
            </w:r>
            <w:r>
              <w:rPr>
                <w:spacing w:val="6"/>
                <w:w w:val="110"/>
                <w:sz w:val="13"/>
              </w:rPr>
              <w:t xml:space="preserve"> </w:t>
            </w:r>
            <w:r>
              <w:rPr>
                <w:w w:val="110"/>
                <w:sz w:val="13"/>
              </w:rPr>
              <w:t>foods)</w:t>
            </w:r>
            <w:r>
              <w:rPr>
                <w:rFonts w:ascii="Times New Roman"/>
                <w:w w:val="110"/>
                <w:sz w:val="13"/>
              </w:rPr>
              <w:tab/>
            </w:r>
            <w:r>
              <w:rPr>
                <w:w w:val="110"/>
                <w:sz w:val="13"/>
              </w:rPr>
              <w:t>3.35</w:t>
            </w:r>
          </w:p>
        </w:tc>
        <w:tc>
          <w:tcPr>
            <w:tcW w:w="643" w:type="dxa"/>
          </w:tcPr>
          <w:p w14:paraId="0B1956F6" w14:textId="77777777" w:rsidR="00054221" w:rsidRDefault="00BD4E74">
            <w:pPr>
              <w:pStyle w:val="TableParagraph"/>
              <w:spacing w:before="18" w:line="123" w:lineRule="exact"/>
              <w:ind w:left="111" w:right="108"/>
              <w:rPr>
                <w:sz w:val="13"/>
              </w:rPr>
            </w:pPr>
            <w:r>
              <w:rPr>
                <w:w w:val="105"/>
                <w:sz w:val="13"/>
              </w:rPr>
              <w:t>3.10</w:t>
            </w:r>
          </w:p>
        </w:tc>
        <w:tc>
          <w:tcPr>
            <w:tcW w:w="571" w:type="dxa"/>
          </w:tcPr>
          <w:p w14:paraId="6629D788" w14:textId="77777777" w:rsidR="00054221" w:rsidRDefault="00BD4E74">
            <w:pPr>
              <w:pStyle w:val="TableParagraph"/>
              <w:spacing w:before="18" w:line="123" w:lineRule="exact"/>
              <w:ind w:right="128"/>
              <w:jc w:val="right"/>
              <w:rPr>
                <w:sz w:val="13"/>
              </w:rPr>
            </w:pPr>
            <w:r>
              <w:rPr>
                <w:sz w:val="13"/>
              </w:rPr>
              <w:t>-0.25</w:t>
            </w:r>
          </w:p>
        </w:tc>
        <w:tc>
          <w:tcPr>
            <w:tcW w:w="643" w:type="dxa"/>
          </w:tcPr>
          <w:p w14:paraId="6E3E7723" w14:textId="77777777" w:rsidR="00054221" w:rsidRDefault="00BD4E74">
            <w:pPr>
              <w:pStyle w:val="TableParagraph"/>
              <w:spacing w:before="18" w:line="123" w:lineRule="exact"/>
              <w:ind w:left="114" w:right="107"/>
              <w:rPr>
                <w:sz w:val="13"/>
              </w:rPr>
            </w:pPr>
            <w:r>
              <w:rPr>
                <w:sz w:val="13"/>
              </w:rPr>
              <w:t>3.06</w:t>
            </w:r>
          </w:p>
        </w:tc>
        <w:tc>
          <w:tcPr>
            <w:tcW w:w="643" w:type="dxa"/>
          </w:tcPr>
          <w:p w14:paraId="6D6D67C8" w14:textId="77777777" w:rsidR="00054221" w:rsidRDefault="00BD4E74">
            <w:pPr>
              <w:pStyle w:val="TableParagraph"/>
              <w:spacing w:before="18" w:line="123" w:lineRule="exact"/>
              <w:ind w:left="114" w:right="105"/>
              <w:rPr>
                <w:sz w:val="13"/>
              </w:rPr>
            </w:pPr>
            <w:r>
              <w:rPr>
                <w:sz w:val="13"/>
              </w:rPr>
              <w:t>3.00</w:t>
            </w:r>
          </w:p>
        </w:tc>
        <w:tc>
          <w:tcPr>
            <w:tcW w:w="579" w:type="dxa"/>
          </w:tcPr>
          <w:p w14:paraId="19335D6B" w14:textId="77777777" w:rsidR="00054221" w:rsidRDefault="00BD4E74">
            <w:pPr>
              <w:pStyle w:val="TableParagraph"/>
              <w:spacing w:before="18" w:line="123" w:lineRule="exact"/>
              <w:ind w:left="86" w:right="75"/>
              <w:rPr>
                <w:sz w:val="13"/>
              </w:rPr>
            </w:pPr>
            <w:r>
              <w:rPr>
                <w:sz w:val="13"/>
              </w:rPr>
              <w:t>-0.06</w:t>
            </w:r>
          </w:p>
        </w:tc>
        <w:tc>
          <w:tcPr>
            <w:tcW w:w="643" w:type="dxa"/>
          </w:tcPr>
          <w:p w14:paraId="62938BCA" w14:textId="77777777" w:rsidR="00054221" w:rsidRDefault="00BD4E74">
            <w:pPr>
              <w:pStyle w:val="TableParagraph"/>
              <w:spacing w:before="18" w:line="123" w:lineRule="exact"/>
              <w:ind w:right="184"/>
              <w:jc w:val="right"/>
              <w:rPr>
                <w:sz w:val="13"/>
              </w:rPr>
            </w:pPr>
            <w:r>
              <w:rPr>
                <w:w w:val="110"/>
                <w:sz w:val="13"/>
              </w:rPr>
              <w:t>1.66</w:t>
            </w:r>
          </w:p>
        </w:tc>
        <w:tc>
          <w:tcPr>
            <w:tcW w:w="644" w:type="dxa"/>
          </w:tcPr>
          <w:p w14:paraId="5166ADE2" w14:textId="77777777" w:rsidR="00054221" w:rsidRDefault="00BD4E74">
            <w:pPr>
              <w:pStyle w:val="TableParagraph"/>
              <w:spacing w:before="18" w:line="123" w:lineRule="exact"/>
              <w:ind w:right="184"/>
              <w:jc w:val="right"/>
              <w:rPr>
                <w:sz w:val="13"/>
              </w:rPr>
            </w:pPr>
            <w:r>
              <w:rPr>
                <w:w w:val="110"/>
                <w:sz w:val="13"/>
              </w:rPr>
              <w:t>1.78</w:t>
            </w:r>
          </w:p>
        </w:tc>
        <w:tc>
          <w:tcPr>
            <w:tcW w:w="676" w:type="dxa"/>
          </w:tcPr>
          <w:p w14:paraId="6B298759" w14:textId="77777777" w:rsidR="00054221" w:rsidRDefault="00BD4E74">
            <w:pPr>
              <w:pStyle w:val="TableParagraph"/>
              <w:spacing w:before="18" w:line="123" w:lineRule="exact"/>
              <w:ind w:left="85" w:right="70"/>
              <w:rPr>
                <w:sz w:val="13"/>
              </w:rPr>
            </w:pPr>
            <w:r>
              <w:rPr>
                <w:w w:val="115"/>
                <w:sz w:val="13"/>
              </w:rPr>
              <w:t>0.11</w:t>
            </w:r>
          </w:p>
        </w:tc>
      </w:tr>
      <w:tr w:rsidR="00054221" w14:paraId="1FB0899A" w14:textId="77777777">
        <w:trPr>
          <w:trHeight w:val="161"/>
        </w:trPr>
        <w:tc>
          <w:tcPr>
            <w:tcW w:w="4311" w:type="dxa"/>
            <w:gridSpan w:val="2"/>
          </w:tcPr>
          <w:p w14:paraId="5F13553D" w14:textId="77777777" w:rsidR="00054221" w:rsidRDefault="00BD4E74">
            <w:pPr>
              <w:pStyle w:val="TableParagraph"/>
              <w:spacing w:before="18" w:line="123" w:lineRule="exact"/>
              <w:ind w:right="134"/>
              <w:jc w:val="right"/>
              <w:rPr>
                <w:sz w:val="13"/>
              </w:rPr>
            </w:pPr>
            <w:r>
              <w:rPr>
                <w:w w:val="105"/>
                <w:sz w:val="13"/>
              </w:rPr>
              <w:t>(2.04)</w:t>
            </w:r>
          </w:p>
        </w:tc>
        <w:tc>
          <w:tcPr>
            <w:tcW w:w="643" w:type="dxa"/>
          </w:tcPr>
          <w:p w14:paraId="03B9FE19" w14:textId="77777777" w:rsidR="00054221" w:rsidRDefault="00BD4E74">
            <w:pPr>
              <w:pStyle w:val="TableParagraph"/>
              <w:spacing w:before="18" w:line="123" w:lineRule="exact"/>
              <w:ind w:left="111" w:right="108"/>
              <w:rPr>
                <w:sz w:val="13"/>
              </w:rPr>
            </w:pPr>
            <w:r>
              <w:rPr>
                <w:w w:val="105"/>
                <w:sz w:val="13"/>
              </w:rPr>
              <w:t>(2.04)</w:t>
            </w:r>
          </w:p>
        </w:tc>
        <w:tc>
          <w:tcPr>
            <w:tcW w:w="571" w:type="dxa"/>
          </w:tcPr>
          <w:p w14:paraId="1155BF01" w14:textId="77777777" w:rsidR="00054221" w:rsidRDefault="00BD4E74">
            <w:pPr>
              <w:pStyle w:val="TableParagraph"/>
              <w:spacing w:before="18" w:line="123" w:lineRule="exact"/>
              <w:ind w:right="96"/>
              <w:jc w:val="right"/>
              <w:rPr>
                <w:sz w:val="13"/>
              </w:rPr>
            </w:pPr>
            <w:r>
              <w:rPr>
                <w:w w:val="110"/>
                <w:sz w:val="13"/>
              </w:rPr>
              <w:t>(0.13)</w:t>
            </w:r>
          </w:p>
        </w:tc>
        <w:tc>
          <w:tcPr>
            <w:tcW w:w="643" w:type="dxa"/>
          </w:tcPr>
          <w:p w14:paraId="218D4C80" w14:textId="77777777" w:rsidR="00054221" w:rsidRDefault="00BD4E74">
            <w:pPr>
              <w:pStyle w:val="TableParagraph"/>
              <w:spacing w:before="18" w:line="123" w:lineRule="exact"/>
              <w:ind w:left="114" w:right="107"/>
              <w:rPr>
                <w:sz w:val="13"/>
              </w:rPr>
            </w:pPr>
            <w:r>
              <w:rPr>
                <w:w w:val="105"/>
                <w:sz w:val="13"/>
              </w:rPr>
              <w:t>(2.45)</w:t>
            </w:r>
          </w:p>
        </w:tc>
        <w:tc>
          <w:tcPr>
            <w:tcW w:w="643" w:type="dxa"/>
          </w:tcPr>
          <w:p w14:paraId="44BC9AC0" w14:textId="77777777" w:rsidR="00054221" w:rsidRDefault="00BD4E74">
            <w:pPr>
              <w:pStyle w:val="TableParagraph"/>
              <w:spacing w:before="18" w:line="123" w:lineRule="exact"/>
              <w:ind w:left="114" w:right="105"/>
              <w:rPr>
                <w:sz w:val="13"/>
              </w:rPr>
            </w:pPr>
            <w:r>
              <w:rPr>
                <w:w w:val="105"/>
                <w:sz w:val="13"/>
              </w:rPr>
              <w:t>(2.39)</w:t>
            </w:r>
          </w:p>
        </w:tc>
        <w:tc>
          <w:tcPr>
            <w:tcW w:w="579" w:type="dxa"/>
          </w:tcPr>
          <w:p w14:paraId="12897FD6" w14:textId="77777777" w:rsidR="00054221" w:rsidRDefault="00BD4E74">
            <w:pPr>
              <w:pStyle w:val="TableParagraph"/>
              <w:spacing w:before="18" w:line="123" w:lineRule="exact"/>
              <w:ind w:left="86" w:right="75"/>
              <w:rPr>
                <w:sz w:val="13"/>
              </w:rPr>
            </w:pPr>
            <w:r>
              <w:rPr>
                <w:w w:val="105"/>
                <w:sz w:val="13"/>
              </w:rPr>
              <w:t>(0.73)</w:t>
            </w:r>
          </w:p>
        </w:tc>
        <w:tc>
          <w:tcPr>
            <w:tcW w:w="643" w:type="dxa"/>
          </w:tcPr>
          <w:p w14:paraId="3FF9DE2E" w14:textId="77777777" w:rsidR="00054221" w:rsidRDefault="00BD4E74">
            <w:pPr>
              <w:pStyle w:val="TableParagraph"/>
              <w:spacing w:before="18" w:line="123" w:lineRule="exact"/>
              <w:ind w:right="128"/>
              <w:jc w:val="right"/>
              <w:rPr>
                <w:sz w:val="13"/>
              </w:rPr>
            </w:pPr>
            <w:r>
              <w:rPr>
                <w:w w:val="110"/>
                <w:sz w:val="13"/>
              </w:rPr>
              <w:t>(1.69)</w:t>
            </w:r>
          </w:p>
        </w:tc>
        <w:tc>
          <w:tcPr>
            <w:tcW w:w="644" w:type="dxa"/>
          </w:tcPr>
          <w:p w14:paraId="6FCD4F58" w14:textId="77777777" w:rsidR="00054221" w:rsidRDefault="00BD4E74">
            <w:pPr>
              <w:pStyle w:val="TableParagraph"/>
              <w:spacing w:before="18" w:line="123" w:lineRule="exact"/>
              <w:ind w:right="128"/>
              <w:jc w:val="right"/>
              <w:rPr>
                <w:sz w:val="13"/>
              </w:rPr>
            </w:pPr>
            <w:r>
              <w:rPr>
                <w:w w:val="110"/>
                <w:sz w:val="13"/>
              </w:rPr>
              <w:t>(1.92)</w:t>
            </w:r>
          </w:p>
        </w:tc>
        <w:tc>
          <w:tcPr>
            <w:tcW w:w="676" w:type="dxa"/>
          </w:tcPr>
          <w:p w14:paraId="3269CB7F" w14:textId="77777777" w:rsidR="00054221" w:rsidRDefault="00BD4E74">
            <w:pPr>
              <w:pStyle w:val="TableParagraph"/>
              <w:spacing w:before="18" w:line="123" w:lineRule="exact"/>
              <w:ind w:left="84" w:right="70"/>
              <w:rPr>
                <w:sz w:val="13"/>
              </w:rPr>
            </w:pPr>
            <w:r>
              <w:rPr>
                <w:w w:val="105"/>
                <w:sz w:val="13"/>
              </w:rPr>
              <w:t>(0.59)</w:t>
            </w:r>
          </w:p>
        </w:tc>
      </w:tr>
      <w:tr w:rsidR="00054221" w14:paraId="08BE3101" w14:textId="77777777">
        <w:trPr>
          <w:trHeight w:val="161"/>
        </w:trPr>
        <w:tc>
          <w:tcPr>
            <w:tcW w:w="4311" w:type="dxa"/>
            <w:gridSpan w:val="2"/>
          </w:tcPr>
          <w:p w14:paraId="529B90D7" w14:textId="77777777" w:rsidR="00054221" w:rsidRDefault="00BD4E74">
            <w:pPr>
              <w:pStyle w:val="TableParagraph"/>
              <w:tabs>
                <w:tab w:val="right" w:pos="4118"/>
              </w:tabs>
              <w:spacing w:before="18" w:line="123" w:lineRule="exact"/>
              <w:ind w:left="101"/>
              <w:jc w:val="left"/>
              <w:rPr>
                <w:sz w:val="13"/>
              </w:rPr>
            </w:pPr>
            <w:r>
              <w:rPr>
                <w:w w:val="110"/>
                <w:sz w:val="13"/>
              </w:rPr>
              <w:t>Consumption</w:t>
            </w:r>
            <w:r>
              <w:rPr>
                <w:spacing w:val="10"/>
                <w:w w:val="110"/>
                <w:sz w:val="13"/>
              </w:rPr>
              <w:t xml:space="preserve"> </w:t>
            </w:r>
            <w:r>
              <w:rPr>
                <w:w w:val="110"/>
                <w:sz w:val="13"/>
              </w:rPr>
              <w:t>over</w:t>
            </w:r>
            <w:r>
              <w:rPr>
                <w:spacing w:val="10"/>
                <w:w w:val="110"/>
                <w:sz w:val="13"/>
              </w:rPr>
              <w:t xml:space="preserve"> </w:t>
            </w:r>
            <w:r>
              <w:rPr>
                <w:w w:val="110"/>
                <w:sz w:val="13"/>
              </w:rPr>
              <w:t>the</w:t>
            </w:r>
            <w:r>
              <w:rPr>
                <w:spacing w:val="11"/>
                <w:w w:val="110"/>
                <w:sz w:val="13"/>
              </w:rPr>
              <w:t xml:space="preserve"> </w:t>
            </w:r>
            <w:r>
              <w:rPr>
                <w:w w:val="110"/>
                <w:sz w:val="13"/>
              </w:rPr>
              <w:t>past</w:t>
            </w:r>
            <w:r>
              <w:rPr>
                <w:spacing w:val="10"/>
                <w:w w:val="110"/>
                <w:sz w:val="13"/>
              </w:rPr>
              <w:t xml:space="preserve"> </w:t>
            </w:r>
            <w:r>
              <w:rPr>
                <w:w w:val="110"/>
                <w:sz w:val="13"/>
              </w:rPr>
              <w:t>7</w:t>
            </w:r>
            <w:r>
              <w:rPr>
                <w:spacing w:val="10"/>
                <w:w w:val="110"/>
                <w:sz w:val="13"/>
              </w:rPr>
              <w:t xml:space="preserve"> </w:t>
            </w:r>
            <w:r>
              <w:rPr>
                <w:w w:val="110"/>
                <w:sz w:val="13"/>
              </w:rPr>
              <w:t>days</w:t>
            </w:r>
            <w:r>
              <w:rPr>
                <w:spacing w:val="11"/>
                <w:w w:val="110"/>
                <w:sz w:val="13"/>
              </w:rPr>
              <w:t xml:space="preserve"> </w:t>
            </w:r>
            <w:r>
              <w:rPr>
                <w:w w:val="110"/>
                <w:sz w:val="13"/>
              </w:rPr>
              <w:t>(vegetables)</w:t>
            </w:r>
            <w:r>
              <w:rPr>
                <w:rFonts w:ascii="Times New Roman"/>
                <w:w w:val="110"/>
                <w:sz w:val="13"/>
              </w:rPr>
              <w:tab/>
            </w:r>
            <w:r>
              <w:rPr>
                <w:w w:val="110"/>
                <w:sz w:val="13"/>
              </w:rPr>
              <w:t>6.37</w:t>
            </w:r>
          </w:p>
        </w:tc>
        <w:tc>
          <w:tcPr>
            <w:tcW w:w="643" w:type="dxa"/>
          </w:tcPr>
          <w:p w14:paraId="35107547" w14:textId="77777777" w:rsidR="00054221" w:rsidRDefault="00BD4E74">
            <w:pPr>
              <w:pStyle w:val="TableParagraph"/>
              <w:spacing w:before="18" w:line="123" w:lineRule="exact"/>
              <w:ind w:left="111" w:right="108"/>
              <w:rPr>
                <w:sz w:val="13"/>
              </w:rPr>
            </w:pPr>
            <w:r>
              <w:rPr>
                <w:w w:val="105"/>
                <w:sz w:val="13"/>
              </w:rPr>
              <w:t>6.47</w:t>
            </w:r>
          </w:p>
        </w:tc>
        <w:tc>
          <w:tcPr>
            <w:tcW w:w="571" w:type="dxa"/>
          </w:tcPr>
          <w:p w14:paraId="536FF138" w14:textId="77777777" w:rsidR="00054221" w:rsidRDefault="00BD4E74">
            <w:pPr>
              <w:pStyle w:val="TableParagraph"/>
              <w:spacing w:before="18" w:line="123" w:lineRule="exact"/>
              <w:ind w:right="152"/>
              <w:jc w:val="right"/>
              <w:rPr>
                <w:sz w:val="13"/>
              </w:rPr>
            </w:pPr>
            <w:r>
              <w:rPr>
                <w:sz w:val="13"/>
              </w:rPr>
              <w:t>0.10</w:t>
            </w:r>
          </w:p>
        </w:tc>
        <w:tc>
          <w:tcPr>
            <w:tcW w:w="643" w:type="dxa"/>
          </w:tcPr>
          <w:p w14:paraId="0885D5AD" w14:textId="77777777" w:rsidR="00054221" w:rsidRDefault="00BD4E74">
            <w:pPr>
              <w:pStyle w:val="TableParagraph"/>
              <w:spacing w:before="18" w:line="123" w:lineRule="exact"/>
              <w:ind w:left="114" w:right="107"/>
              <w:rPr>
                <w:sz w:val="13"/>
              </w:rPr>
            </w:pPr>
            <w:r>
              <w:rPr>
                <w:sz w:val="13"/>
              </w:rPr>
              <w:t>4.00</w:t>
            </w:r>
          </w:p>
        </w:tc>
        <w:tc>
          <w:tcPr>
            <w:tcW w:w="643" w:type="dxa"/>
          </w:tcPr>
          <w:p w14:paraId="116309A5" w14:textId="77777777" w:rsidR="00054221" w:rsidRDefault="00BD4E74">
            <w:pPr>
              <w:pStyle w:val="TableParagraph"/>
              <w:spacing w:before="18" w:line="123" w:lineRule="exact"/>
              <w:ind w:left="114" w:right="104"/>
              <w:rPr>
                <w:sz w:val="13"/>
              </w:rPr>
            </w:pPr>
            <w:r>
              <w:rPr>
                <w:w w:val="105"/>
                <w:sz w:val="13"/>
              </w:rPr>
              <w:t>3.87</w:t>
            </w:r>
          </w:p>
        </w:tc>
        <w:tc>
          <w:tcPr>
            <w:tcW w:w="579" w:type="dxa"/>
          </w:tcPr>
          <w:p w14:paraId="1F75B079" w14:textId="77777777" w:rsidR="00054221" w:rsidRDefault="00BD4E74">
            <w:pPr>
              <w:pStyle w:val="TableParagraph"/>
              <w:spacing w:before="18" w:line="123" w:lineRule="exact"/>
              <w:ind w:left="86" w:right="74"/>
              <w:rPr>
                <w:sz w:val="13"/>
              </w:rPr>
            </w:pPr>
            <w:r>
              <w:rPr>
                <w:w w:val="105"/>
                <w:sz w:val="13"/>
              </w:rPr>
              <w:t>-0.13</w:t>
            </w:r>
          </w:p>
        </w:tc>
        <w:tc>
          <w:tcPr>
            <w:tcW w:w="643" w:type="dxa"/>
          </w:tcPr>
          <w:p w14:paraId="00FFC7E9" w14:textId="77777777" w:rsidR="00054221" w:rsidRDefault="00BD4E74">
            <w:pPr>
              <w:pStyle w:val="TableParagraph"/>
              <w:spacing w:before="18" w:line="123" w:lineRule="exact"/>
              <w:ind w:right="184"/>
              <w:jc w:val="right"/>
              <w:rPr>
                <w:sz w:val="13"/>
              </w:rPr>
            </w:pPr>
            <w:r>
              <w:rPr>
                <w:w w:val="105"/>
                <w:sz w:val="13"/>
              </w:rPr>
              <w:t>2.10</w:t>
            </w:r>
          </w:p>
        </w:tc>
        <w:tc>
          <w:tcPr>
            <w:tcW w:w="644" w:type="dxa"/>
          </w:tcPr>
          <w:p w14:paraId="6FA4E0BA" w14:textId="77777777" w:rsidR="00054221" w:rsidRDefault="00BD4E74">
            <w:pPr>
              <w:pStyle w:val="TableParagraph"/>
              <w:spacing w:before="18" w:line="123" w:lineRule="exact"/>
              <w:ind w:right="184"/>
              <w:jc w:val="right"/>
              <w:rPr>
                <w:sz w:val="13"/>
              </w:rPr>
            </w:pPr>
            <w:r>
              <w:rPr>
                <w:w w:val="105"/>
                <w:sz w:val="13"/>
              </w:rPr>
              <w:t>5.34</w:t>
            </w:r>
          </w:p>
        </w:tc>
        <w:tc>
          <w:tcPr>
            <w:tcW w:w="676" w:type="dxa"/>
          </w:tcPr>
          <w:p w14:paraId="234E2A6C" w14:textId="77777777" w:rsidR="00054221" w:rsidRDefault="00BD4E74">
            <w:pPr>
              <w:pStyle w:val="TableParagraph"/>
              <w:spacing w:before="18" w:line="123" w:lineRule="exact"/>
              <w:ind w:left="85" w:right="70"/>
              <w:rPr>
                <w:sz w:val="13"/>
              </w:rPr>
            </w:pPr>
            <w:r>
              <w:rPr>
                <w:w w:val="110"/>
                <w:sz w:val="13"/>
              </w:rPr>
              <w:t>3.24***</w:t>
            </w:r>
          </w:p>
        </w:tc>
      </w:tr>
      <w:tr w:rsidR="00054221" w14:paraId="291ACD4B" w14:textId="77777777">
        <w:trPr>
          <w:trHeight w:val="161"/>
        </w:trPr>
        <w:tc>
          <w:tcPr>
            <w:tcW w:w="4311" w:type="dxa"/>
            <w:gridSpan w:val="2"/>
          </w:tcPr>
          <w:p w14:paraId="036A9695" w14:textId="77777777" w:rsidR="00054221" w:rsidRDefault="00BD4E74">
            <w:pPr>
              <w:pStyle w:val="TableParagraph"/>
              <w:spacing w:before="18" w:line="123" w:lineRule="exact"/>
              <w:ind w:right="134"/>
              <w:jc w:val="right"/>
              <w:rPr>
                <w:sz w:val="13"/>
              </w:rPr>
            </w:pPr>
            <w:r>
              <w:rPr>
                <w:w w:val="110"/>
                <w:sz w:val="13"/>
              </w:rPr>
              <w:t>(1.40)</w:t>
            </w:r>
          </w:p>
        </w:tc>
        <w:tc>
          <w:tcPr>
            <w:tcW w:w="643" w:type="dxa"/>
          </w:tcPr>
          <w:p w14:paraId="2B1F93D8" w14:textId="77777777" w:rsidR="00054221" w:rsidRDefault="00BD4E74">
            <w:pPr>
              <w:pStyle w:val="TableParagraph"/>
              <w:spacing w:before="18" w:line="123" w:lineRule="exact"/>
              <w:ind w:left="111" w:right="108"/>
              <w:rPr>
                <w:sz w:val="13"/>
              </w:rPr>
            </w:pPr>
            <w:r>
              <w:rPr>
                <w:w w:val="110"/>
                <w:sz w:val="13"/>
              </w:rPr>
              <w:t>(1.32)</w:t>
            </w:r>
          </w:p>
        </w:tc>
        <w:tc>
          <w:tcPr>
            <w:tcW w:w="571" w:type="dxa"/>
          </w:tcPr>
          <w:p w14:paraId="75778468" w14:textId="77777777" w:rsidR="00054221" w:rsidRDefault="00BD4E74">
            <w:pPr>
              <w:pStyle w:val="TableParagraph"/>
              <w:spacing w:before="18" w:line="123" w:lineRule="exact"/>
              <w:ind w:right="96"/>
              <w:jc w:val="right"/>
              <w:rPr>
                <w:sz w:val="13"/>
              </w:rPr>
            </w:pPr>
            <w:r>
              <w:rPr>
                <w:w w:val="105"/>
                <w:sz w:val="13"/>
              </w:rPr>
              <w:t>(0.36)</w:t>
            </w:r>
          </w:p>
        </w:tc>
        <w:tc>
          <w:tcPr>
            <w:tcW w:w="643" w:type="dxa"/>
          </w:tcPr>
          <w:p w14:paraId="051F79CE" w14:textId="77777777" w:rsidR="00054221" w:rsidRDefault="00BD4E74">
            <w:pPr>
              <w:pStyle w:val="TableParagraph"/>
              <w:spacing w:before="18" w:line="123" w:lineRule="exact"/>
              <w:ind w:left="114" w:right="107"/>
              <w:rPr>
                <w:sz w:val="13"/>
              </w:rPr>
            </w:pPr>
            <w:r>
              <w:rPr>
                <w:w w:val="105"/>
                <w:sz w:val="13"/>
              </w:rPr>
              <w:t>(2.79)</w:t>
            </w:r>
          </w:p>
        </w:tc>
        <w:tc>
          <w:tcPr>
            <w:tcW w:w="643" w:type="dxa"/>
          </w:tcPr>
          <w:p w14:paraId="2390763B" w14:textId="77777777" w:rsidR="00054221" w:rsidRDefault="00BD4E74">
            <w:pPr>
              <w:pStyle w:val="TableParagraph"/>
              <w:spacing w:before="18" w:line="123" w:lineRule="exact"/>
              <w:ind w:left="114" w:right="105"/>
              <w:rPr>
                <w:sz w:val="13"/>
              </w:rPr>
            </w:pPr>
            <w:r>
              <w:rPr>
                <w:w w:val="105"/>
                <w:sz w:val="13"/>
              </w:rPr>
              <w:t>(2.86)</w:t>
            </w:r>
          </w:p>
        </w:tc>
        <w:tc>
          <w:tcPr>
            <w:tcW w:w="579" w:type="dxa"/>
          </w:tcPr>
          <w:p w14:paraId="78147738" w14:textId="77777777" w:rsidR="00054221" w:rsidRDefault="00BD4E74">
            <w:pPr>
              <w:pStyle w:val="TableParagraph"/>
              <w:spacing w:before="18" w:line="123" w:lineRule="exact"/>
              <w:ind w:left="86" w:right="75"/>
              <w:rPr>
                <w:sz w:val="13"/>
              </w:rPr>
            </w:pPr>
            <w:r>
              <w:rPr>
                <w:w w:val="105"/>
                <w:sz w:val="13"/>
              </w:rPr>
              <w:t>(0.53)</w:t>
            </w:r>
          </w:p>
        </w:tc>
        <w:tc>
          <w:tcPr>
            <w:tcW w:w="643" w:type="dxa"/>
          </w:tcPr>
          <w:p w14:paraId="442E8B9D" w14:textId="77777777" w:rsidR="00054221" w:rsidRDefault="00BD4E74">
            <w:pPr>
              <w:pStyle w:val="TableParagraph"/>
              <w:spacing w:before="18" w:line="123" w:lineRule="exact"/>
              <w:ind w:right="128"/>
              <w:jc w:val="right"/>
              <w:rPr>
                <w:sz w:val="13"/>
              </w:rPr>
            </w:pPr>
            <w:r>
              <w:rPr>
                <w:w w:val="110"/>
                <w:sz w:val="13"/>
              </w:rPr>
              <w:t>(2.76)</w:t>
            </w:r>
          </w:p>
        </w:tc>
        <w:tc>
          <w:tcPr>
            <w:tcW w:w="644" w:type="dxa"/>
          </w:tcPr>
          <w:p w14:paraId="48AEF202" w14:textId="77777777" w:rsidR="00054221" w:rsidRDefault="00BD4E74">
            <w:pPr>
              <w:pStyle w:val="TableParagraph"/>
              <w:spacing w:before="18" w:line="123" w:lineRule="exact"/>
              <w:ind w:right="128"/>
              <w:jc w:val="right"/>
              <w:rPr>
                <w:sz w:val="13"/>
              </w:rPr>
            </w:pPr>
            <w:r>
              <w:rPr>
                <w:sz w:val="13"/>
              </w:rPr>
              <w:t>(2.08)</w:t>
            </w:r>
          </w:p>
        </w:tc>
        <w:tc>
          <w:tcPr>
            <w:tcW w:w="676" w:type="dxa"/>
          </w:tcPr>
          <w:p w14:paraId="7A8706BF" w14:textId="77777777" w:rsidR="00054221" w:rsidRDefault="00BD4E74">
            <w:pPr>
              <w:pStyle w:val="TableParagraph"/>
              <w:spacing w:before="18" w:line="123" w:lineRule="exact"/>
              <w:ind w:left="84" w:right="70"/>
              <w:rPr>
                <w:sz w:val="13"/>
              </w:rPr>
            </w:pPr>
            <w:r>
              <w:rPr>
                <w:sz w:val="13"/>
              </w:rPr>
              <w:t>(0.00)</w:t>
            </w:r>
          </w:p>
        </w:tc>
      </w:tr>
      <w:tr w:rsidR="00054221" w14:paraId="3CD0242B" w14:textId="77777777">
        <w:trPr>
          <w:trHeight w:val="161"/>
        </w:trPr>
        <w:tc>
          <w:tcPr>
            <w:tcW w:w="4311" w:type="dxa"/>
            <w:gridSpan w:val="2"/>
          </w:tcPr>
          <w:p w14:paraId="04426C20" w14:textId="77777777" w:rsidR="00054221" w:rsidRDefault="00BD4E74">
            <w:pPr>
              <w:pStyle w:val="TableParagraph"/>
              <w:tabs>
                <w:tab w:val="right" w:pos="4118"/>
              </w:tabs>
              <w:spacing w:before="18" w:line="123" w:lineRule="exact"/>
              <w:ind w:left="101"/>
              <w:jc w:val="left"/>
              <w:rPr>
                <w:sz w:val="13"/>
              </w:rPr>
            </w:pPr>
            <w:r>
              <w:rPr>
                <w:w w:val="110"/>
                <w:sz w:val="13"/>
              </w:rPr>
              <w:t>Consumption</w:t>
            </w:r>
            <w:r>
              <w:rPr>
                <w:spacing w:val="12"/>
                <w:w w:val="110"/>
                <w:sz w:val="13"/>
              </w:rPr>
              <w:t xml:space="preserve"> </w:t>
            </w:r>
            <w:r>
              <w:rPr>
                <w:w w:val="110"/>
                <w:sz w:val="13"/>
              </w:rPr>
              <w:t>over</w:t>
            </w:r>
            <w:r>
              <w:rPr>
                <w:spacing w:val="12"/>
                <w:w w:val="110"/>
                <w:sz w:val="13"/>
              </w:rPr>
              <w:t xml:space="preserve"> </w:t>
            </w:r>
            <w:r>
              <w:rPr>
                <w:w w:val="110"/>
                <w:sz w:val="13"/>
              </w:rPr>
              <w:t>the</w:t>
            </w:r>
            <w:r>
              <w:rPr>
                <w:spacing w:val="12"/>
                <w:w w:val="110"/>
                <w:sz w:val="13"/>
              </w:rPr>
              <w:t xml:space="preserve"> </w:t>
            </w:r>
            <w:r>
              <w:rPr>
                <w:w w:val="110"/>
                <w:sz w:val="13"/>
              </w:rPr>
              <w:t>past</w:t>
            </w:r>
            <w:r>
              <w:rPr>
                <w:spacing w:val="12"/>
                <w:w w:val="110"/>
                <w:sz w:val="13"/>
              </w:rPr>
              <w:t xml:space="preserve"> </w:t>
            </w:r>
            <w:r>
              <w:rPr>
                <w:w w:val="110"/>
                <w:sz w:val="13"/>
              </w:rPr>
              <w:t>7</w:t>
            </w:r>
            <w:r>
              <w:rPr>
                <w:spacing w:val="12"/>
                <w:w w:val="110"/>
                <w:sz w:val="13"/>
              </w:rPr>
              <w:t xml:space="preserve"> </w:t>
            </w:r>
            <w:r>
              <w:rPr>
                <w:w w:val="110"/>
                <w:sz w:val="13"/>
              </w:rPr>
              <w:t>days</w:t>
            </w:r>
            <w:r>
              <w:rPr>
                <w:spacing w:val="12"/>
                <w:w w:val="110"/>
                <w:sz w:val="13"/>
              </w:rPr>
              <w:t xml:space="preserve"> </w:t>
            </w:r>
            <w:r>
              <w:rPr>
                <w:w w:val="110"/>
                <w:sz w:val="13"/>
              </w:rPr>
              <w:t>(fruit)</w:t>
            </w:r>
            <w:r>
              <w:rPr>
                <w:rFonts w:ascii="Times New Roman"/>
                <w:w w:val="110"/>
                <w:sz w:val="13"/>
              </w:rPr>
              <w:tab/>
            </w:r>
            <w:r>
              <w:rPr>
                <w:w w:val="110"/>
                <w:sz w:val="13"/>
              </w:rPr>
              <w:t>1.76</w:t>
            </w:r>
          </w:p>
        </w:tc>
        <w:tc>
          <w:tcPr>
            <w:tcW w:w="643" w:type="dxa"/>
          </w:tcPr>
          <w:p w14:paraId="033AABBF" w14:textId="77777777" w:rsidR="00054221" w:rsidRDefault="00BD4E74">
            <w:pPr>
              <w:pStyle w:val="TableParagraph"/>
              <w:spacing w:before="18" w:line="123" w:lineRule="exact"/>
              <w:ind w:left="111" w:right="108"/>
              <w:rPr>
                <w:sz w:val="13"/>
              </w:rPr>
            </w:pPr>
            <w:r>
              <w:rPr>
                <w:w w:val="110"/>
                <w:sz w:val="13"/>
              </w:rPr>
              <w:t>1.69</w:t>
            </w:r>
          </w:p>
        </w:tc>
        <w:tc>
          <w:tcPr>
            <w:tcW w:w="571" w:type="dxa"/>
          </w:tcPr>
          <w:p w14:paraId="7CDB60A0" w14:textId="77777777" w:rsidR="00054221" w:rsidRDefault="00BD4E74">
            <w:pPr>
              <w:pStyle w:val="TableParagraph"/>
              <w:spacing w:before="18" w:line="123" w:lineRule="exact"/>
              <w:ind w:right="128"/>
              <w:jc w:val="right"/>
              <w:rPr>
                <w:sz w:val="13"/>
              </w:rPr>
            </w:pPr>
            <w:r>
              <w:rPr>
                <w:sz w:val="13"/>
              </w:rPr>
              <w:t>-0.07</w:t>
            </w:r>
          </w:p>
        </w:tc>
        <w:tc>
          <w:tcPr>
            <w:tcW w:w="643" w:type="dxa"/>
          </w:tcPr>
          <w:p w14:paraId="0716DAB5" w14:textId="77777777" w:rsidR="00054221" w:rsidRDefault="00BD4E74">
            <w:pPr>
              <w:pStyle w:val="TableParagraph"/>
              <w:spacing w:before="18" w:line="123" w:lineRule="exact"/>
              <w:ind w:left="114" w:right="107"/>
              <w:rPr>
                <w:sz w:val="13"/>
              </w:rPr>
            </w:pPr>
            <w:r>
              <w:rPr>
                <w:w w:val="110"/>
                <w:sz w:val="13"/>
              </w:rPr>
              <w:t>2.77</w:t>
            </w:r>
          </w:p>
        </w:tc>
        <w:tc>
          <w:tcPr>
            <w:tcW w:w="643" w:type="dxa"/>
          </w:tcPr>
          <w:p w14:paraId="12D1109F" w14:textId="77777777" w:rsidR="00054221" w:rsidRDefault="00BD4E74">
            <w:pPr>
              <w:pStyle w:val="TableParagraph"/>
              <w:spacing w:before="18" w:line="123" w:lineRule="exact"/>
              <w:ind w:left="114" w:right="104"/>
              <w:rPr>
                <w:sz w:val="13"/>
              </w:rPr>
            </w:pPr>
            <w:r>
              <w:rPr>
                <w:sz w:val="13"/>
              </w:rPr>
              <w:t>2.40</w:t>
            </w:r>
          </w:p>
        </w:tc>
        <w:tc>
          <w:tcPr>
            <w:tcW w:w="579" w:type="dxa"/>
          </w:tcPr>
          <w:p w14:paraId="79776672" w14:textId="77777777" w:rsidR="00054221" w:rsidRDefault="00BD4E74">
            <w:pPr>
              <w:pStyle w:val="TableParagraph"/>
              <w:spacing w:before="18" w:line="123" w:lineRule="exact"/>
              <w:ind w:left="86" w:right="74"/>
              <w:rPr>
                <w:sz w:val="13"/>
              </w:rPr>
            </w:pPr>
            <w:r>
              <w:rPr>
                <w:sz w:val="13"/>
              </w:rPr>
              <w:t>-0.38*</w:t>
            </w:r>
          </w:p>
        </w:tc>
        <w:tc>
          <w:tcPr>
            <w:tcW w:w="643" w:type="dxa"/>
          </w:tcPr>
          <w:p w14:paraId="74A21693" w14:textId="77777777" w:rsidR="00054221" w:rsidRDefault="00BD4E74">
            <w:pPr>
              <w:pStyle w:val="TableParagraph"/>
              <w:spacing w:before="18" w:line="123" w:lineRule="exact"/>
              <w:ind w:right="184"/>
              <w:jc w:val="right"/>
              <w:rPr>
                <w:sz w:val="13"/>
              </w:rPr>
            </w:pPr>
            <w:r>
              <w:rPr>
                <w:sz w:val="13"/>
              </w:rPr>
              <w:t>0.46</w:t>
            </w:r>
          </w:p>
        </w:tc>
        <w:tc>
          <w:tcPr>
            <w:tcW w:w="644" w:type="dxa"/>
          </w:tcPr>
          <w:p w14:paraId="09490CA7" w14:textId="77777777" w:rsidR="00054221" w:rsidRDefault="00BD4E74">
            <w:pPr>
              <w:pStyle w:val="TableParagraph"/>
              <w:spacing w:before="18" w:line="123" w:lineRule="exact"/>
              <w:ind w:right="184"/>
              <w:jc w:val="right"/>
              <w:rPr>
                <w:sz w:val="13"/>
              </w:rPr>
            </w:pPr>
            <w:r>
              <w:rPr>
                <w:sz w:val="13"/>
              </w:rPr>
              <w:t>0.62</w:t>
            </w:r>
          </w:p>
        </w:tc>
        <w:tc>
          <w:tcPr>
            <w:tcW w:w="676" w:type="dxa"/>
          </w:tcPr>
          <w:p w14:paraId="527710E6" w14:textId="77777777" w:rsidR="00054221" w:rsidRDefault="00BD4E74">
            <w:pPr>
              <w:pStyle w:val="TableParagraph"/>
              <w:spacing w:before="18" w:line="123" w:lineRule="exact"/>
              <w:ind w:left="85" w:right="70"/>
              <w:rPr>
                <w:sz w:val="13"/>
              </w:rPr>
            </w:pPr>
            <w:r>
              <w:rPr>
                <w:w w:val="105"/>
                <w:sz w:val="13"/>
              </w:rPr>
              <w:t>0.16</w:t>
            </w:r>
          </w:p>
        </w:tc>
      </w:tr>
      <w:tr w:rsidR="00054221" w14:paraId="0F17B97E" w14:textId="77777777">
        <w:trPr>
          <w:trHeight w:val="161"/>
        </w:trPr>
        <w:tc>
          <w:tcPr>
            <w:tcW w:w="4311" w:type="dxa"/>
            <w:gridSpan w:val="2"/>
          </w:tcPr>
          <w:p w14:paraId="18084C95" w14:textId="77777777" w:rsidR="00054221" w:rsidRDefault="00BD4E74">
            <w:pPr>
              <w:pStyle w:val="TableParagraph"/>
              <w:spacing w:before="18" w:line="123" w:lineRule="exact"/>
              <w:ind w:right="134"/>
              <w:jc w:val="right"/>
              <w:rPr>
                <w:sz w:val="13"/>
              </w:rPr>
            </w:pPr>
            <w:r>
              <w:rPr>
                <w:w w:val="115"/>
                <w:sz w:val="13"/>
              </w:rPr>
              <w:t>(1.97)</w:t>
            </w:r>
          </w:p>
        </w:tc>
        <w:tc>
          <w:tcPr>
            <w:tcW w:w="643" w:type="dxa"/>
          </w:tcPr>
          <w:p w14:paraId="116EA422" w14:textId="77777777" w:rsidR="00054221" w:rsidRDefault="00BD4E74">
            <w:pPr>
              <w:pStyle w:val="TableParagraph"/>
              <w:spacing w:before="18" w:line="123" w:lineRule="exact"/>
              <w:ind w:left="111" w:right="108"/>
              <w:rPr>
                <w:sz w:val="13"/>
              </w:rPr>
            </w:pPr>
            <w:r>
              <w:rPr>
                <w:w w:val="105"/>
                <w:sz w:val="13"/>
              </w:rPr>
              <w:t>(1.88)</w:t>
            </w:r>
          </w:p>
        </w:tc>
        <w:tc>
          <w:tcPr>
            <w:tcW w:w="571" w:type="dxa"/>
          </w:tcPr>
          <w:p w14:paraId="5C9B6213" w14:textId="77777777" w:rsidR="00054221" w:rsidRDefault="00BD4E74">
            <w:pPr>
              <w:pStyle w:val="TableParagraph"/>
              <w:spacing w:before="18" w:line="123" w:lineRule="exact"/>
              <w:ind w:right="96"/>
              <w:jc w:val="right"/>
              <w:rPr>
                <w:sz w:val="13"/>
              </w:rPr>
            </w:pPr>
            <w:r>
              <w:rPr>
                <w:sz w:val="13"/>
              </w:rPr>
              <w:t>(0.64)</w:t>
            </w:r>
          </w:p>
        </w:tc>
        <w:tc>
          <w:tcPr>
            <w:tcW w:w="643" w:type="dxa"/>
          </w:tcPr>
          <w:p w14:paraId="500E55CF" w14:textId="77777777" w:rsidR="00054221" w:rsidRDefault="00BD4E74">
            <w:pPr>
              <w:pStyle w:val="TableParagraph"/>
              <w:spacing w:before="18" w:line="123" w:lineRule="exact"/>
              <w:ind w:left="114" w:right="107"/>
              <w:rPr>
                <w:sz w:val="13"/>
              </w:rPr>
            </w:pPr>
            <w:r>
              <w:rPr>
                <w:w w:val="105"/>
                <w:sz w:val="13"/>
              </w:rPr>
              <w:t>(2.59)</w:t>
            </w:r>
          </w:p>
        </w:tc>
        <w:tc>
          <w:tcPr>
            <w:tcW w:w="643" w:type="dxa"/>
          </w:tcPr>
          <w:p w14:paraId="50FEB70C" w14:textId="77777777" w:rsidR="00054221" w:rsidRDefault="00BD4E74">
            <w:pPr>
              <w:pStyle w:val="TableParagraph"/>
              <w:spacing w:before="18" w:line="123" w:lineRule="exact"/>
              <w:ind w:left="114" w:right="105"/>
              <w:rPr>
                <w:sz w:val="13"/>
              </w:rPr>
            </w:pPr>
            <w:r>
              <w:rPr>
                <w:w w:val="105"/>
                <w:sz w:val="13"/>
              </w:rPr>
              <w:t>(2.53)</w:t>
            </w:r>
          </w:p>
        </w:tc>
        <w:tc>
          <w:tcPr>
            <w:tcW w:w="579" w:type="dxa"/>
          </w:tcPr>
          <w:p w14:paraId="56C120D3" w14:textId="77777777" w:rsidR="00054221" w:rsidRDefault="00BD4E74">
            <w:pPr>
              <w:pStyle w:val="TableParagraph"/>
              <w:spacing w:before="18" w:line="123" w:lineRule="exact"/>
              <w:ind w:left="86" w:right="75"/>
              <w:rPr>
                <w:sz w:val="13"/>
              </w:rPr>
            </w:pPr>
            <w:r>
              <w:rPr>
                <w:sz w:val="13"/>
              </w:rPr>
              <w:t>(0.04)</w:t>
            </w:r>
          </w:p>
        </w:tc>
        <w:tc>
          <w:tcPr>
            <w:tcW w:w="643" w:type="dxa"/>
          </w:tcPr>
          <w:p w14:paraId="4A1513D8" w14:textId="77777777" w:rsidR="00054221" w:rsidRDefault="00BD4E74">
            <w:pPr>
              <w:pStyle w:val="TableParagraph"/>
              <w:spacing w:before="18" w:line="123" w:lineRule="exact"/>
              <w:ind w:right="128"/>
              <w:jc w:val="right"/>
              <w:rPr>
                <w:sz w:val="13"/>
              </w:rPr>
            </w:pPr>
            <w:r>
              <w:rPr>
                <w:w w:val="110"/>
                <w:sz w:val="13"/>
              </w:rPr>
              <w:t>(1.26)</w:t>
            </w:r>
          </w:p>
        </w:tc>
        <w:tc>
          <w:tcPr>
            <w:tcW w:w="644" w:type="dxa"/>
          </w:tcPr>
          <w:p w14:paraId="25A73377" w14:textId="77777777" w:rsidR="00054221" w:rsidRDefault="00BD4E74">
            <w:pPr>
              <w:pStyle w:val="TableParagraph"/>
              <w:spacing w:before="18" w:line="123" w:lineRule="exact"/>
              <w:ind w:right="128"/>
              <w:jc w:val="right"/>
              <w:rPr>
                <w:sz w:val="13"/>
              </w:rPr>
            </w:pPr>
            <w:r>
              <w:rPr>
                <w:w w:val="110"/>
                <w:sz w:val="13"/>
              </w:rPr>
              <w:t>(1.36)</w:t>
            </w:r>
          </w:p>
        </w:tc>
        <w:tc>
          <w:tcPr>
            <w:tcW w:w="676" w:type="dxa"/>
          </w:tcPr>
          <w:p w14:paraId="1A6E2896" w14:textId="77777777" w:rsidR="00054221" w:rsidRDefault="00BD4E74">
            <w:pPr>
              <w:pStyle w:val="TableParagraph"/>
              <w:spacing w:before="18" w:line="123" w:lineRule="exact"/>
              <w:ind w:left="84" w:right="70"/>
              <w:rPr>
                <w:sz w:val="13"/>
              </w:rPr>
            </w:pPr>
            <w:r>
              <w:rPr>
                <w:w w:val="105"/>
                <w:sz w:val="13"/>
              </w:rPr>
              <w:t>(0.29)</w:t>
            </w:r>
          </w:p>
        </w:tc>
      </w:tr>
      <w:tr w:rsidR="00054221" w14:paraId="14C4ACD9" w14:textId="77777777">
        <w:trPr>
          <w:trHeight w:val="161"/>
        </w:trPr>
        <w:tc>
          <w:tcPr>
            <w:tcW w:w="4311" w:type="dxa"/>
            <w:gridSpan w:val="2"/>
          </w:tcPr>
          <w:p w14:paraId="1C33D6B1" w14:textId="77777777" w:rsidR="00054221" w:rsidRDefault="00BD4E74">
            <w:pPr>
              <w:pStyle w:val="TableParagraph"/>
              <w:tabs>
                <w:tab w:val="right" w:pos="4118"/>
              </w:tabs>
              <w:spacing w:before="18" w:line="123" w:lineRule="exact"/>
              <w:ind w:left="101"/>
              <w:jc w:val="left"/>
              <w:rPr>
                <w:sz w:val="13"/>
              </w:rPr>
            </w:pPr>
            <w:r>
              <w:rPr>
                <w:w w:val="110"/>
                <w:sz w:val="13"/>
              </w:rPr>
              <w:t>Consumption</w:t>
            </w:r>
            <w:r>
              <w:rPr>
                <w:spacing w:val="11"/>
                <w:w w:val="110"/>
                <w:sz w:val="13"/>
              </w:rPr>
              <w:t xml:space="preserve"> </w:t>
            </w:r>
            <w:r>
              <w:rPr>
                <w:w w:val="110"/>
                <w:sz w:val="13"/>
              </w:rPr>
              <w:t>over</w:t>
            </w:r>
            <w:r>
              <w:rPr>
                <w:spacing w:val="11"/>
                <w:w w:val="110"/>
                <w:sz w:val="13"/>
              </w:rPr>
              <w:t xml:space="preserve"> </w:t>
            </w:r>
            <w:r>
              <w:rPr>
                <w:w w:val="110"/>
                <w:sz w:val="13"/>
              </w:rPr>
              <w:t>the</w:t>
            </w:r>
            <w:r>
              <w:rPr>
                <w:spacing w:val="11"/>
                <w:w w:val="110"/>
                <w:sz w:val="13"/>
              </w:rPr>
              <w:t xml:space="preserve"> </w:t>
            </w:r>
            <w:r>
              <w:rPr>
                <w:w w:val="110"/>
                <w:sz w:val="13"/>
              </w:rPr>
              <w:t>past</w:t>
            </w:r>
            <w:r>
              <w:rPr>
                <w:spacing w:val="11"/>
                <w:w w:val="110"/>
                <w:sz w:val="13"/>
              </w:rPr>
              <w:t xml:space="preserve"> </w:t>
            </w:r>
            <w:r>
              <w:rPr>
                <w:w w:val="110"/>
                <w:sz w:val="13"/>
              </w:rPr>
              <w:t>7</w:t>
            </w:r>
            <w:r>
              <w:rPr>
                <w:spacing w:val="11"/>
                <w:w w:val="110"/>
                <w:sz w:val="13"/>
              </w:rPr>
              <w:t xml:space="preserve"> </w:t>
            </w:r>
            <w:r>
              <w:rPr>
                <w:w w:val="110"/>
                <w:sz w:val="13"/>
              </w:rPr>
              <w:t>days</w:t>
            </w:r>
            <w:r>
              <w:rPr>
                <w:spacing w:val="11"/>
                <w:w w:val="110"/>
                <w:sz w:val="13"/>
              </w:rPr>
              <w:t xml:space="preserve"> </w:t>
            </w:r>
            <w:r>
              <w:rPr>
                <w:w w:val="110"/>
                <w:sz w:val="13"/>
              </w:rPr>
              <w:t>(oil)</w:t>
            </w:r>
            <w:r>
              <w:rPr>
                <w:rFonts w:ascii="Times New Roman"/>
                <w:w w:val="110"/>
                <w:sz w:val="13"/>
              </w:rPr>
              <w:tab/>
            </w:r>
            <w:r>
              <w:rPr>
                <w:w w:val="110"/>
                <w:sz w:val="13"/>
              </w:rPr>
              <w:t>6.66</w:t>
            </w:r>
          </w:p>
        </w:tc>
        <w:tc>
          <w:tcPr>
            <w:tcW w:w="643" w:type="dxa"/>
          </w:tcPr>
          <w:p w14:paraId="0BBFF575" w14:textId="77777777" w:rsidR="00054221" w:rsidRDefault="00BD4E74">
            <w:pPr>
              <w:pStyle w:val="TableParagraph"/>
              <w:spacing w:before="18" w:line="123" w:lineRule="exact"/>
              <w:ind w:left="111" w:right="108"/>
              <w:rPr>
                <w:sz w:val="13"/>
              </w:rPr>
            </w:pPr>
            <w:r>
              <w:rPr>
                <w:sz w:val="13"/>
              </w:rPr>
              <w:t>6.68</w:t>
            </w:r>
          </w:p>
        </w:tc>
        <w:tc>
          <w:tcPr>
            <w:tcW w:w="571" w:type="dxa"/>
          </w:tcPr>
          <w:p w14:paraId="5E3842F9" w14:textId="77777777" w:rsidR="00054221" w:rsidRDefault="00BD4E74">
            <w:pPr>
              <w:pStyle w:val="TableParagraph"/>
              <w:spacing w:before="18" w:line="123" w:lineRule="exact"/>
              <w:ind w:right="152"/>
              <w:jc w:val="right"/>
              <w:rPr>
                <w:sz w:val="13"/>
              </w:rPr>
            </w:pPr>
            <w:r>
              <w:rPr>
                <w:sz w:val="13"/>
              </w:rPr>
              <w:t>0.02</w:t>
            </w:r>
          </w:p>
        </w:tc>
        <w:tc>
          <w:tcPr>
            <w:tcW w:w="643" w:type="dxa"/>
          </w:tcPr>
          <w:p w14:paraId="2F6E3083" w14:textId="77777777" w:rsidR="00054221" w:rsidRDefault="00BD4E74">
            <w:pPr>
              <w:pStyle w:val="TableParagraph"/>
              <w:spacing w:before="18" w:line="123" w:lineRule="exact"/>
              <w:ind w:left="114" w:right="107"/>
              <w:rPr>
                <w:sz w:val="13"/>
              </w:rPr>
            </w:pPr>
            <w:r>
              <w:rPr>
                <w:w w:val="105"/>
                <w:sz w:val="13"/>
              </w:rPr>
              <w:t>5.59</w:t>
            </w:r>
          </w:p>
        </w:tc>
        <w:tc>
          <w:tcPr>
            <w:tcW w:w="643" w:type="dxa"/>
          </w:tcPr>
          <w:p w14:paraId="3147D434" w14:textId="77777777" w:rsidR="00054221" w:rsidRDefault="00BD4E74">
            <w:pPr>
              <w:pStyle w:val="TableParagraph"/>
              <w:spacing w:before="18" w:line="123" w:lineRule="exact"/>
              <w:ind w:left="114" w:right="104"/>
              <w:rPr>
                <w:sz w:val="13"/>
              </w:rPr>
            </w:pPr>
            <w:r>
              <w:rPr>
                <w:w w:val="115"/>
                <w:sz w:val="13"/>
              </w:rPr>
              <w:t>5.17</w:t>
            </w:r>
          </w:p>
        </w:tc>
        <w:tc>
          <w:tcPr>
            <w:tcW w:w="579" w:type="dxa"/>
          </w:tcPr>
          <w:p w14:paraId="2BA494BA" w14:textId="77777777" w:rsidR="00054221" w:rsidRDefault="00BD4E74">
            <w:pPr>
              <w:pStyle w:val="TableParagraph"/>
              <w:spacing w:before="18" w:line="123" w:lineRule="exact"/>
              <w:ind w:left="86" w:right="74"/>
              <w:rPr>
                <w:sz w:val="13"/>
              </w:rPr>
            </w:pPr>
            <w:r>
              <w:rPr>
                <w:sz w:val="13"/>
              </w:rPr>
              <w:t>-0.42*</w:t>
            </w:r>
          </w:p>
        </w:tc>
        <w:tc>
          <w:tcPr>
            <w:tcW w:w="643" w:type="dxa"/>
          </w:tcPr>
          <w:p w14:paraId="63EA6222" w14:textId="77777777" w:rsidR="00054221" w:rsidRDefault="00BD4E74">
            <w:pPr>
              <w:pStyle w:val="TableParagraph"/>
              <w:spacing w:before="18" w:line="123" w:lineRule="exact"/>
              <w:ind w:right="184"/>
              <w:jc w:val="right"/>
              <w:rPr>
                <w:sz w:val="13"/>
              </w:rPr>
            </w:pPr>
            <w:r>
              <w:rPr>
                <w:sz w:val="13"/>
              </w:rPr>
              <w:t>4.69</w:t>
            </w:r>
          </w:p>
        </w:tc>
        <w:tc>
          <w:tcPr>
            <w:tcW w:w="644" w:type="dxa"/>
          </w:tcPr>
          <w:p w14:paraId="31C3A5E4" w14:textId="77777777" w:rsidR="00054221" w:rsidRDefault="00BD4E74">
            <w:pPr>
              <w:pStyle w:val="TableParagraph"/>
              <w:spacing w:before="18" w:line="123" w:lineRule="exact"/>
              <w:ind w:right="184"/>
              <w:jc w:val="right"/>
              <w:rPr>
                <w:sz w:val="13"/>
              </w:rPr>
            </w:pPr>
            <w:r>
              <w:rPr>
                <w:w w:val="105"/>
                <w:sz w:val="13"/>
              </w:rPr>
              <w:t>5.10</w:t>
            </w:r>
          </w:p>
        </w:tc>
        <w:tc>
          <w:tcPr>
            <w:tcW w:w="676" w:type="dxa"/>
          </w:tcPr>
          <w:p w14:paraId="39BFF91D" w14:textId="77777777" w:rsidR="00054221" w:rsidRDefault="00BD4E74">
            <w:pPr>
              <w:pStyle w:val="TableParagraph"/>
              <w:spacing w:before="18" w:line="123" w:lineRule="exact"/>
              <w:ind w:left="85" w:right="70"/>
              <w:rPr>
                <w:sz w:val="13"/>
              </w:rPr>
            </w:pPr>
            <w:r>
              <w:rPr>
                <w:w w:val="110"/>
                <w:sz w:val="13"/>
              </w:rPr>
              <w:t>0.41</w:t>
            </w:r>
          </w:p>
        </w:tc>
      </w:tr>
      <w:tr w:rsidR="00054221" w14:paraId="3AD072A9" w14:textId="77777777">
        <w:trPr>
          <w:trHeight w:val="161"/>
        </w:trPr>
        <w:tc>
          <w:tcPr>
            <w:tcW w:w="4311" w:type="dxa"/>
            <w:gridSpan w:val="2"/>
          </w:tcPr>
          <w:p w14:paraId="5827B61B" w14:textId="77777777" w:rsidR="00054221" w:rsidRDefault="00BD4E74">
            <w:pPr>
              <w:pStyle w:val="TableParagraph"/>
              <w:spacing w:before="18" w:line="123" w:lineRule="exact"/>
              <w:ind w:right="134"/>
              <w:jc w:val="right"/>
              <w:rPr>
                <w:sz w:val="13"/>
              </w:rPr>
            </w:pPr>
            <w:r>
              <w:rPr>
                <w:w w:val="115"/>
                <w:sz w:val="13"/>
              </w:rPr>
              <w:t>(1.21)</w:t>
            </w:r>
          </w:p>
        </w:tc>
        <w:tc>
          <w:tcPr>
            <w:tcW w:w="643" w:type="dxa"/>
          </w:tcPr>
          <w:p w14:paraId="06820945" w14:textId="77777777" w:rsidR="00054221" w:rsidRDefault="00BD4E74">
            <w:pPr>
              <w:pStyle w:val="TableParagraph"/>
              <w:spacing w:before="18" w:line="123" w:lineRule="exact"/>
              <w:ind w:left="111" w:right="108"/>
              <w:rPr>
                <w:sz w:val="13"/>
              </w:rPr>
            </w:pPr>
            <w:r>
              <w:rPr>
                <w:w w:val="115"/>
                <w:sz w:val="13"/>
              </w:rPr>
              <w:t>(1.21)</w:t>
            </w:r>
          </w:p>
        </w:tc>
        <w:tc>
          <w:tcPr>
            <w:tcW w:w="571" w:type="dxa"/>
          </w:tcPr>
          <w:p w14:paraId="45AA5F47" w14:textId="77777777" w:rsidR="00054221" w:rsidRDefault="00BD4E74">
            <w:pPr>
              <w:pStyle w:val="TableParagraph"/>
              <w:spacing w:before="18" w:line="123" w:lineRule="exact"/>
              <w:ind w:right="96"/>
              <w:jc w:val="right"/>
              <w:rPr>
                <w:sz w:val="13"/>
              </w:rPr>
            </w:pPr>
            <w:r>
              <w:rPr>
                <w:sz w:val="13"/>
              </w:rPr>
              <w:t>(0.84)</w:t>
            </w:r>
          </w:p>
        </w:tc>
        <w:tc>
          <w:tcPr>
            <w:tcW w:w="643" w:type="dxa"/>
          </w:tcPr>
          <w:p w14:paraId="3415FE03" w14:textId="77777777" w:rsidR="00054221" w:rsidRDefault="00BD4E74">
            <w:pPr>
              <w:pStyle w:val="TableParagraph"/>
              <w:spacing w:before="18" w:line="123" w:lineRule="exact"/>
              <w:ind w:left="114" w:right="107"/>
              <w:rPr>
                <w:sz w:val="13"/>
              </w:rPr>
            </w:pPr>
            <w:r>
              <w:rPr>
                <w:w w:val="105"/>
                <w:sz w:val="13"/>
              </w:rPr>
              <w:t>(2.42)</w:t>
            </w:r>
          </w:p>
        </w:tc>
        <w:tc>
          <w:tcPr>
            <w:tcW w:w="643" w:type="dxa"/>
          </w:tcPr>
          <w:p w14:paraId="4ABE7D0D" w14:textId="77777777" w:rsidR="00054221" w:rsidRDefault="00BD4E74">
            <w:pPr>
              <w:pStyle w:val="TableParagraph"/>
              <w:spacing w:before="18" w:line="123" w:lineRule="exact"/>
              <w:ind w:left="114" w:right="105"/>
              <w:rPr>
                <w:sz w:val="13"/>
              </w:rPr>
            </w:pPr>
            <w:r>
              <w:rPr>
                <w:w w:val="105"/>
                <w:sz w:val="13"/>
              </w:rPr>
              <w:t>(2.59)</w:t>
            </w:r>
          </w:p>
        </w:tc>
        <w:tc>
          <w:tcPr>
            <w:tcW w:w="579" w:type="dxa"/>
          </w:tcPr>
          <w:p w14:paraId="08D02BE6" w14:textId="77777777" w:rsidR="00054221" w:rsidRDefault="00BD4E74">
            <w:pPr>
              <w:pStyle w:val="TableParagraph"/>
              <w:spacing w:before="18" w:line="123" w:lineRule="exact"/>
              <w:ind w:left="86" w:right="75"/>
              <w:rPr>
                <w:sz w:val="13"/>
              </w:rPr>
            </w:pPr>
            <w:r>
              <w:rPr>
                <w:sz w:val="13"/>
              </w:rPr>
              <w:t>(0.02)</w:t>
            </w:r>
          </w:p>
        </w:tc>
        <w:tc>
          <w:tcPr>
            <w:tcW w:w="643" w:type="dxa"/>
          </w:tcPr>
          <w:p w14:paraId="3530D7AB" w14:textId="77777777" w:rsidR="00054221" w:rsidRDefault="00BD4E74">
            <w:pPr>
              <w:pStyle w:val="TableParagraph"/>
              <w:spacing w:before="18" w:line="123" w:lineRule="exact"/>
              <w:ind w:right="128"/>
              <w:jc w:val="right"/>
              <w:rPr>
                <w:sz w:val="13"/>
              </w:rPr>
            </w:pPr>
            <w:r>
              <w:rPr>
                <w:w w:val="105"/>
                <w:sz w:val="13"/>
              </w:rPr>
              <w:t>(2.39)</w:t>
            </w:r>
          </w:p>
        </w:tc>
        <w:tc>
          <w:tcPr>
            <w:tcW w:w="644" w:type="dxa"/>
          </w:tcPr>
          <w:p w14:paraId="2DCE8F0B" w14:textId="77777777" w:rsidR="00054221" w:rsidRDefault="00BD4E74">
            <w:pPr>
              <w:pStyle w:val="TableParagraph"/>
              <w:spacing w:before="18" w:line="123" w:lineRule="exact"/>
              <w:ind w:right="128"/>
              <w:jc w:val="right"/>
              <w:rPr>
                <w:sz w:val="13"/>
              </w:rPr>
            </w:pPr>
            <w:r>
              <w:rPr>
                <w:w w:val="105"/>
                <w:sz w:val="13"/>
              </w:rPr>
              <w:t>(2.34)</w:t>
            </w:r>
          </w:p>
        </w:tc>
        <w:tc>
          <w:tcPr>
            <w:tcW w:w="676" w:type="dxa"/>
          </w:tcPr>
          <w:p w14:paraId="68525D41" w14:textId="77777777" w:rsidR="00054221" w:rsidRDefault="00BD4E74">
            <w:pPr>
              <w:pStyle w:val="TableParagraph"/>
              <w:spacing w:before="18" w:line="123" w:lineRule="exact"/>
              <w:ind w:left="84" w:right="70"/>
              <w:rPr>
                <w:sz w:val="13"/>
              </w:rPr>
            </w:pPr>
            <w:r>
              <w:rPr>
                <w:w w:val="110"/>
                <w:sz w:val="13"/>
              </w:rPr>
              <w:t>(0.14)</w:t>
            </w:r>
          </w:p>
        </w:tc>
      </w:tr>
      <w:tr w:rsidR="00054221" w14:paraId="34E74A47" w14:textId="77777777">
        <w:trPr>
          <w:trHeight w:val="161"/>
        </w:trPr>
        <w:tc>
          <w:tcPr>
            <w:tcW w:w="4311" w:type="dxa"/>
            <w:gridSpan w:val="2"/>
          </w:tcPr>
          <w:p w14:paraId="69CB9462" w14:textId="77777777" w:rsidR="00054221" w:rsidRDefault="00BD4E74">
            <w:pPr>
              <w:pStyle w:val="TableParagraph"/>
              <w:tabs>
                <w:tab w:val="right" w:pos="4118"/>
              </w:tabs>
              <w:spacing w:before="18" w:line="123" w:lineRule="exact"/>
              <w:ind w:left="101"/>
              <w:jc w:val="left"/>
              <w:rPr>
                <w:sz w:val="13"/>
              </w:rPr>
            </w:pPr>
            <w:r>
              <w:rPr>
                <w:w w:val="110"/>
                <w:sz w:val="13"/>
              </w:rPr>
              <w:t>Consumption</w:t>
            </w:r>
            <w:r>
              <w:rPr>
                <w:spacing w:val="11"/>
                <w:w w:val="110"/>
                <w:sz w:val="13"/>
              </w:rPr>
              <w:t xml:space="preserve"> </w:t>
            </w:r>
            <w:r>
              <w:rPr>
                <w:w w:val="110"/>
                <w:sz w:val="13"/>
              </w:rPr>
              <w:t>over</w:t>
            </w:r>
            <w:r>
              <w:rPr>
                <w:spacing w:val="11"/>
                <w:w w:val="110"/>
                <w:sz w:val="13"/>
              </w:rPr>
              <w:t xml:space="preserve"> </w:t>
            </w:r>
            <w:r>
              <w:rPr>
                <w:w w:val="110"/>
                <w:sz w:val="13"/>
              </w:rPr>
              <w:t>the</w:t>
            </w:r>
            <w:r>
              <w:rPr>
                <w:spacing w:val="11"/>
                <w:w w:val="110"/>
                <w:sz w:val="13"/>
              </w:rPr>
              <w:t xml:space="preserve"> </w:t>
            </w:r>
            <w:r>
              <w:rPr>
                <w:w w:val="110"/>
                <w:sz w:val="13"/>
              </w:rPr>
              <w:t>past</w:t>
            </w:r>
            <w:r>
              <w:rPr>
                <w:spacing w:val="11"/>
                <w:w w:val="110"/>
                <w:sz w:val="13"/>
              </w:rPr>
              <w:t xml:space="preserve"> </w:t>
            </w:r>
            <w:r>
              <w:rPr>
                <w:w w:val="110"/>
                <w:sz w:val="13"/>
              </w:rPr>
              <w:t>7</w:t>
            </w:r>
            <w:r>
              <w:rPr>
                <w:spacing w:val="11"/>
                <w:w w:val="110"/>
                <w:sz w:val="13"/>
              </w:rPr>
              <w:t xml:space="preserve"> </w:t>
            </w:r>
            <w:r>
              <w:rPr>
                <w:w w:val="110"/>
                <w:sz w:val="13"/>
              </w:rPr>
              <w:t>days</w:t>
            </w:r>
            <w:r>
              <w:rPr>
                <w:spacing w:val="11"/>
                <w:w w:val="110"/>
                <w:sz w:val="13"/>
              </w:rPr>
              <w:t xml:space="preserve"> </w:t>
            </w:r>
            <w:r>
              <w:rPr>
                <w:w w:val="110"/>
                <w:sz w:val="13"/>
              </w:rPr>
              <w:t>(sugar)</w:t>
            </w:r>
            <w:r>
              <w:rPr>
                <w:rFonts w:ascii="Times New Roman"/>
                <w:w w:val="110"/>
                <w:sz w:val="13"/>
              </w:rPr>
              <w:tab/>
            </w:r>
            <w:r>
              <w:rPr>
                <w:w w:val="110"/>
                <w:sz w:val="13"/>
              </w:rPr>
              <w:t>0.81</w:t>
            </w:r>
          </w:p>
        </w:tc>
        <w:tc>
          <w:tcPr>
            <w:tcW w:w="643" w:type="dxa"/>
          </w:tcPr>
          <w:p w14:paraId="42086F62" w14:textId="77777777" w:rsidR="00054221" w:rsidRDefault="00BD4E74">
            <w:pPr>
              <w:pStyle w:val="TableParagraph"/>
              <w:spacing w:before="18" w:line="123" w:lineRule="exact"/>
              <w:ind w:left="111" w:right="108"/>
              <w:rPr>
                <w:sz w:val="13"/>
              </w:rPr>
            </w:pPr>
            <w:r>
              <w:rPr>
                <w:sz w:val="13"/>
              </w:rPr>
              <w:t>0.83</w:t>
            </w:r>
          </w:p>
        </w:tc>
        <w:tc>
          <w:tcPr>
            <w:tcW w:w="571" w:type="dxa"/>
          </w:tcPr>
          <w:p w14:paraId="58A5DF23" w14:textId="77777777" w:rsidR="00054221" w:rsidRDefault="00BD4E74">
            <w:pPr>
              <w:pStyle w:val="TableParagraph"/>
              <w:spacing w:before="18" w:line="123" w:lineRule="exact"/>
              <w:ind w:right="152"/>
              <w:jc w:val="right"/>
              <w:rPr>
                <w:sz w:val="13"/>
              </w:rPr>
            </w:pPr>
            <w:r>
              <w:rPr>
                <w:sz w:val="13"/>
              </w:rPr>
              <w:t>0.03</w:t>
            </w:r>
          </w:p>
        </w:tc>
        <w:tc>
          <w:tcPr>
            <w:tcW w:w="643" w:type="dxa"/>
          </w:tcPr>
          <w:p w14:paraId="6E6E2810" w14:textId="77777777" w:rsidR="00054221" w:rsidRDefault="00BD4E74">
            <w:pPr>
              <w:pStyle w:val="TableParagraph"/>
              <w:spacing w:before="18" w:line="123" w:lineRule="exact"/>
              <w:ind w:left="114" w:right="107"/>
              <w:rPr>
                <w:sz w:val="13"/>
              </w:rPr>
            </w:pPr>
            <w:r>
              <w:rPr>
                <w:w w:val="105"/>
                <w:sz w:val="13"/>
              </w:rPr>
              <w:t>5.45</w:t>
            </w:r>
          </w:p>
        </w:tc>
        <w:tc>
          <w:tcPr>
            <w:tcW w:w="643" w:type="dxa"/>
          </w:tcPr>
          <w:p w14:paraId="1303F2AA" w14:textId="77777777" w:rsidR="00054221" w:rsidRDefault="00BD4E74">
            <w:pPr>
              <w:pStyle w:val="TableParagraph"/>
              <w:spacing w:before="18" w:line="123" w:lineRule="exact"/>
              <w:ind w:left="114" w:right="105"/>
              <w:rPr>
                <w:sz w:val="13"/>
              </w:rPr>
            </w:pPr>
            <w:r>
              <w:rPr>
                <w:w w:val="105"/>
                <w:sz w:val="13"/>
              </w:rPr>
              <w:t>5.32</w:t>
            </w:r>
          </w:p>
        </w:tc>
        <w:tc>
          <w:tcPr>
            <w:tcW w:w="579" w:type="dxa"/>
          </w:tcPr>
          <w:p w14:paraId="1981192F" w14:textId="77777777" w:rsidR="00054221" w:rsidRDefault="00BD4E74">
            <w:pPr>
              <w:pStyle w:val="TableParagraph"/>
              <w:spacing w:before="18" w:line="123" w:lineRule="exact"/>
              <w:ind w:left="86" w:right="74"/>
              <w:rPr>
                <w:sz w:val="13"/>
              </w:rPr>
            </w:pPr>
            <w:r>
              <w:rPr>
                <w:w w:val="105"/>
                <w:sz w:val="13"/>
              </w:rPr>
              <w:t>-0.14</w:t>
            </w:r>
          </w:p>
        </w:tc>
        <w:tc>
          <w:tcPr>
            <w:tcW w:w="643" w:type="dxa"/>
          </w:tcPr>
          <w:p w14:paraId="08AFE71C" w14:textId="77777777" w:rsidR="00054221" w:rsidRDefault="00BD4E74">
            <w:pPr>
              <w:pStyle w:val="TableParagraph"/>
              <w:spacing w:before="18" w:line="123" w:lineRule="exact"/>
              <w:ind w:right="184"/>
              <w:jc w:val="right"/>
              <w:rPr>
                <w:sz w:val="13"/>
              </w:rPr>
            </w:pPr>
            <w:r>
              <w:rPr>
                <w:w w:val="105"/>
                <w:sz w:val="13"/>
              </w:rPr>
              <w:t>2.25</w:t>
            </w:r>
          </w:p>
        </w:tc>
        <w:tc>
          <w:tcPr>
            <w:tcW w:w="644" w:type="dxa"/>
          </w:tcPr>
          <w:p w14:paraId="5F41D824" w14:textId="77777777" w:rsidR="00054221" w:rsidRDefault="00BD4E74">
            <w:pPr>
              <w:pStyle w:val="TableParagraph"/>
              <w:spacing w:before="18" w:line="123" w:lineRule="exact"/>
              <w:ind w:right="184"/>
              <w:jc w:val="right"/>
              <w:rPr>
                <w:sz w:val="13"/>
              </w:rPr>
            </w:pPr>
            <w:r>
              <w:rPr>
                <w:w w:val="105"/>
                <w:sz w:val="13"/>
              </w:rPr>
              <w:t>2.47</w:t>
            </w:r>
          </w:p>
        </w:tc>
        <w:tc>
          <w:tcPr>
            <w:tcW w:w="676" w:type="dxa"/>
          </w:tcPr>
          <w:p w14:paraId="7C0DB50A" w14:textId="77777777" w:rsidR="00054221" w:rsidRDefault="00BD4E74">
            <w:pPr>
              <w:pStyle w:val="TableParagraph"/>
              <w:spacing w:before="18" w:line="123" w:lineRule="exact"/>
              <w:ind w:left="85" w:right="70"/>
              <w:rPr>
                <w:sz w:val="13"/>
              </w:rPr>
            </w:pPr>
            <w:r>
              <w:rPr>
                <w:sz w:val="13"/>
              </w:rPr>
              <w:t>0.22</w:t>
            </w:r>
          </w:p>
        </w:tc>
      </w:tr>
      <w:tr w:rsidR="00054221" w14:paraId="754E6003" w14:textId="77777777">
        <w:trPr>
          <w:trHeight w:val="183"/>
        </w:trPr>
        <w:tc>
          <w:tcPr>
            <w:tcW w:w="4311" w:type="dxa"/>
            <w:gridSpan w:val="2"/>
            <w:tcBorders>
              <w:bottom w:val="single" w:sz="4" w:space="0" w:color="000000"/>
            </w:tcBorders>
          </w:tcPr>
          <w:p w14:paraId="28195332" w14:textId="77777777" w:rsidR="00054221" w:rsidRDefault="00BD4E74">
            <w:pPr>
              <w:pStyle w:val="TableParagraph"/>
              <w:spacing w:before="18" w:line="146" w:lineRule="exact"/>
              <w:ind w:right="134"/>
              <w:jc w:val="right"/>
              <w:rPr>
                <w:sz w:val="13"/>
              </w:rPr>
            </w:pPr>
            <w:r>
              <w:rPr>
                <w:w w:val="110"/>
                <w:sz w:val="13"/>
              </w:rPr>
              <w:t>(1.58)</w:t>
            </w:r>
          </w:p>
        </w:tc>
        <w:tc>
          <w:tcPr>
            <w:tcW w:w="643" w:type="dxa"/>
            <w:tcBorders>
              <w:bottom w:val="single" w:sz="4" w:space="0" w:color="000000"/>
            </w:tcBorders>
          </w:tcPr>
          <w:p w14:paraId="6E9970FD" w14:textId="77777777" w:rsidR="00054221" w:rsidRDefault="00BD4E74">
            <w:pPr>
              <w:pStyle w:val="TableParagraph"/>
              <w:spacing w:before="18" w:line="146" w:lineRule="exact"/>
              <w:ind w:left="111" w:right="108"/>
              <w:rPr>
                <w:sz w:val="13"/>
              </w:rPr>
            </w:pPr>
            <w:r>
              <w:rPr>
                <w:w w:val="115"/>
                <w:sz w:val="13"/>
              </w:rPr>
              <w:t>(1.41)</w:t>
            </w:r>
          </w:p>
        </w:tc>
        <w:tc>
          <w:tcPr>
            <w:tcW w:w="571" w:type="dxa"/>
            <w:tcBorders>
              <w:bottom w:val="single" w:sz="4" w:space="0" w:color="000000"/>
            </w:tcBorders>
          </w:tcPr>
          <w:p w14:paraId="0F909339" w14:textId="77777777" w:rsidR="00054221" w:rsidRDefault="00BD4E74">
            <w:pPr>
              <w:pStyle w:val="TableParagraph"/>
              <w:spacing w:before="18" w:line="146" w:lineRule="exact"/>
              <w:ind w:right="96"/>
              <w:jc w:val="right"/>
              <w:rPr>
                <w:sz w:val="13"/>
              </w:rPr>
            </w:pPr>
            <w:r>
              <w:rPr>
                <w:sz w:val="13"/>
              </w:rPr>
              <w:t>(0.83)</w:t>
            </w:r>
          </w:p>
        </w:tc>
        <w:tc>
          <w:tcPr>
            <w:tcW w:w="643" w:type="dxa"/>
            <w:tcBorders>
              <w:bottom w:val="single" w:sz="4" w:space="0" w:color="000000"/>
            </w:tcBorders>
          </w:tcPr>
          <w:p w14:paraId="386CA82E" w14:textId="77777777" w:rsidR="00054221" w:rsidRDefault="00BD4E74">
            <w:pPr>
              <w:pStyle w:val="TableParagraph"/>
              <w:spacing w:before="18" w:line="146" w:lineRule="exact"/>
              <w:ind w:left="114" w:right="107"/>
              <w:rPr>
                <w:sz w:val="13"/>
              </w:rPr>
            </w:pPr>
            <w:r>
              <w:rPr>
                <w:w w:val="110"/>
                <w:sz w:val="13"/>
              </w:rPr>
              <w:t>(2.55)</w:t>
            </w:r>
          </w:p>
        </w:tc>
        <w:tc>
          <w:tcPr>
            <w:tcW w:w="643" w:type="dxa"/>
            <w:tcBorders>
              <w:bottom w:val="single" w:sz="4" w:space="0" w:color="000000"/>
            </w:tcBorders>
          </w:tcPr>
          <w:p w14:paraId="3B7CC893" w14:textId="77777777" w:rsidR="00054221" w:rsidRDefault="00BD4E74">
            <w:pPr>
              <w:pStyle w:val="TableParagraph"/>
              <w:spacing w:before="18" w:line="146" w:lineRule="exact"/>
              <w:ind w:left="114" w:right="105"/>
              <w:rPr>
                <w:sz w:val="13"/>
              </w:rPr>
            </w:pPr>
            <w:r>
              <w:rPr>
                <w:w w:val="105"/>
                <w:sz w:val="13"/>
              </w:rPr>
              <w:t>(2.59)</w:t>
            </w:r>
          </w:p>
        </w:tc>
        <w:tc>
          <w:tcPr>
            <w:tcW w:w="579" w:type="dxa"/>
            <w:tcBorders>
              <w:bottom w:val="single" w:sz="4" w:space="0" w:color="000000"/>
            </w:tcBorders>
          </w:tcPr>
          <w:p w14:paraId="3D277D67" w14:textId="77777777" w:rsidR="00054221" w:rsidRDefault="00BD4E74">
            <w:pPr>
              <w:pStyle w:val="TableParagraph"/>
              <w:spacing w:before="18" w:line="146" w:lineRule="exact"/>
              <w:ind w:left="86" w:right="75"/>
              <w:rPr>
                <w:sz w:val="13"/>
              </w:rPr>
            </w:pPr>
            <w:r>
              <w:rPr>
                <w:w w:val="105"/>
                <w:sz w:val="13"/>
              </w:rPr>
              <w:t>(0.47)</w:t>
            </w:r>
          </w:p>
        </w:tc>
        <w:tc>
          <w:tcPr>
            <w:tcW w:w="643" w:type="dxa"/>
            <w:tcBorders>
              <w:bottom w:val="single" w:sz="4" w:space="0" w:color="000000"/>
            </w:tcBorders>
          </w:tcPr>
          <w:p w14:paraId="2F02B5A1" w14:textId="77777777" w:rsidR="00054221" w:rsidRDefault="00BD4E74">
            <w:pPr>
              <w:pStyle w:val="TableParagraph"/>
              <w:spacing w:before="18" w:line="146" w:lineRule="exact"/>
              <w:ind w:right="128"/>
              <w:jc w:val="right"/>
              <w:rPr>
                <w:sz w:val="13"/>
              </w:rPr>
            </w:pPr>
            <w:r>
              <w:rPr>
                <w:w w:val="105"/>
                <w:sz w:val="13"/>
              </w:rPr>
              <w:t>(2.39)</w:t>
            </w:r>
          </w:p>
        </w:tc>
        <w:tc>
          <w:tcPr>
            <w:tcW w:w="644" w:type="dxa"/>
            <w:tcBorders>
              <w:bottom w:val="single" w:sz="4" w:space="0" w:color="000000"/>
            </w:tcBorders>
          </w:tcPr>
          <w:p w14:paraId="15FEB9D5" w14:textId="77777777" w:rsidR="00054221" w:rsidRDefault="00BD4E74">
            <w:pPr>
              <w:pStyle w:val="TableParagraph"/>
              <w:spacing w:before="18" w:line="146" w:lineRule="exact"/>
              <w:ind w:right="128"/>
              <w:jc w:val="right"/>
              <w:rPr>
                <w:sz w:val="13"/>
              </w:rPr>
            </w:pPr>
            <w:r>
              <w:rPr>
                <w:w w:val="105"/>
                <w:sz w:val="13"/>
              </w:rPr>
              <w:t>(2.79)</w:t>
            </w:r>
          </w:p>
        </w:tc>
        <w:tc>
          <w:tcPr>
            <w:tcW w:w="676" w:type="dxa"/>
            <w:tcBorders>
              <w:bottom w:val="single" w:sz="4" w:space="0" w:color="000000"/>
            </w:tcBorders>
          </w:tcPr>
          <w:p w14:paraId="682BD9C6" w14:textId="77777777" w:rsidR="00054221" w:rsidRDefault="00BD4E74">
            <w:pPr>
              <w:pStyle w:val="TableParagraph"/>
              <w:spacing w:before="18" w:line="146" w:lineRule="exact"/>
              <w:ind w:left="84" w:right="70"/>
              <w:rPr>
                <w:sz w:val="13"/>
              </w:rPr>
            </w:pPr>
            <w:r>
              <w:rPr>
                <w:w w:val="105"/>
                <w:sz w:val="13"/>
              </w:rPr>
              <w:t>(0.47)</w:t>
            </w:r>
          </w:p>
        </w:tc>
      </w:tr>
      <w:tr w:rsidR="00054221" w14:paraId="2334EEB7" w14:textId="77777777">
        <w:trPr>
          <w:trHeight w:val="168"/>
        </w:trPr>
        <w:tc>
          <w:tcPr>
            <w:tcW w:w="4311" w:type="dxa"/>
            <w:gridSpan w:val="2"/>
            <w:tcBorders>
              <w:top w:val="single" w:sz="4" w:space="0" w:color="000000"/>
              <w:bottom w:val="double" w:sz="1" w:space="0" w:color="000000"/>
            </w:tcBorders>
          </w:tcPr>
          <w:p w14:paraId="5AC6402F" w14:textId="77777777" w:rsidR="00054221" w:rsidRDefault="00BD4E74">
            <w:pPr>
              <w:pStyle w:val="TableParagraph"/>
              <w:tabs>
                <w:tab w:val="right" w:pos="4098"/>
              </w:tabs>
              <w:spacing w:before="0" w:line="140" w:lineRule="exact"/>
              <w:ind w:left="101"/>
              <w:jc w:val="left"/>
              <w:rPr>
                <w:sz w:val="13"/>
              </w:rPr>
            </w:pPr>
            <w:r>
              <w:rPr>
                <w:w w:val="105"/>
                <w:sz w:val="13"/>
              </w:rPr>
              <w:t>Observations</w:t>
            </w:r>
            <w:r>
              <w:rPr>
                <w:rFonts w:ascii="Times New Roman"/>
                <w:w w:val="105"/>
                <w:sz w:val="13"/>
              </w:rPr>
              <w:tab/>
            </w:r>
            <w:r>
              <w:rPr>
                <w:w w:val="105"/>
                <w:sz w:val="13"/>
              </w:rPr>
              <w:t>305</w:t>
            </w:r>
          </w:p>
        </w:tc>
        <w:tc>
          <w:tcPr>
            <w:tcW w:w="643" w:type="dxa"/>
            <w:tcBorders>
              <w:top w:val="single" w:sz="4" w:space="0" w:color="000000"/>
              <w:bottom w:val="double" w:sz="1" w:space="0" w:color="000000"/>
            </w:tcBorders>
          </w:tcPr>
          <w:p w14:paraId="029936E6" w14:textId="77777777" w:rsidR="00054221" w:rsidRDefault="00BD4E74">
            <w:pPr>
              <w:pStyle w:val="TableParagraph"/>
              <w:spacing w:before="0" w:line="140" w:lineRule="exact"/>
              <w:ind w:left="111" w:right="108"/>
              <w:rPr>
                <w:sz w:val="13"/>
              </w:rPr>
            </w:pPr>
            <w:r>
              <w:rPr>
                <w:sz w:val="13"/>
              </w:rPr>
              <w:t>305</w:t>
            </w:r>
          </w:p>
        </w:tc>
        <w:tc>
          <w:tcPr>
            <w:tcW w:w="571" w:type="dxa"/>
            <w:tcBorders>
              <w:top w:val="single" w:sz="4" w:space="0" w:color="000000"/>
              <w:bottom w:val="double" w:sz="1" w:space="0" w:color="000000"/>
            </w:tcBorders>
          </w:tcPr>
          <w:p w14:paraId="4ADBD7A4" w14:textId="77777777" w:rsidR="00054221" w:rsidRDefault="00BD4E74">
            <w:pPr>
              <w:pStyle w:val="TableParagraph"/>
              <w:spacing w:before="0" w:line="140" w:lineRule="exact"/>
              <w:ind w:right="172"/>
              <w:jc w:val="right"/>
              <w:rPr>
                <w:sz w:val="13"/>
              </w:rPr>
            </w:pPr>
            <w:r>
              <w:rPr>
                <w:w w:val="105"/>
                <w:sz w:val="13"/>
              </w:rPr>
              <w:t>610</w:t>
            </w:r>
          </w:p>
        </w:tc>
        <w:tc>
          <w:tcPr>
            <w:tcW w:w="643" w:type="dxa"/>
            <w:tcBorders>
              <w:top w:val="single" w:sz="4" w:space="0" w:color="000000"/>
              <w:bottom w:val="double" w:sz="1" w:space="0" w:color="000000"/>
            </w:tcBorders>
          </w:tcPr>
          <w:p w14:paraId="6EEC905C" w14:textId="77777777" w:rsidR="00054221" w:rsidRDefault="00BD4E74">
            <w:pPr>
              <w:pStyle w:val="TableParagraph"/>
              <w:spacing w:before="0" w:line="140" w:lineRule="exact"/>
              <w:ind w:left="114" w:right="106"/>
              <w:rPr>
                <w:sz w:val="13"/>
              </w:rPr>
            </w:pPr>
            <w:r>
              <w:rPr>
                <w:w w:val="105"/>
                <w:sz w:val="13"/>
              </w:rPr>
              <w:t>377</w:t>
            </w:r>
          </w:p>
        </w:tc>
        <w:tc>
          <w:tcPr>
            <w:tcW w:w="643" w:type="dxa"/>
            <w:tcBorders>
              <w:top w:val="single" w:sz="4" w:space="0" w:color="000000"/>
              <w:bottom w:val="double" w:sz="1" w:space="0" w:color="000000"/>
            </w:tcBorders>
          </w:tcPr>
          <w:p w14:paraId="046B0BD7" w14:textId="77777777" w:rsidR="00054221" w:rsidRDefault="00BD4E74">
            <w:pPr>
              <w:pStyle w:val="TableParagraph"/>
              <w:spacing w:before="0" w:line="140" w:lineRule="exact"/>
              <w:ind w:left="114" w:right="105"/>
              <w:rPr>
                <w:sz w:val="13"/>
              </w:rPr>
            </w:pPr>
            <w:r>
              <w:rPr>
                <w:sz w:val="13"/>
              </w:rPr>
              <w:t>383</w:t>
            </w:r>
          </w:p>
        </w:tc>
        <w:tc>
          <w:tcPr>
            <w:tcW w:w="579" w:type="dxa"/>
            <w:tcBorders>
              <w:top w:val="single" w:sz="4" w:space="0" w:color="000000"/>
              <w:bottom w:val="double" w:sz="1" w:space="0" w:color="000000"/>
            </w:tcBorders>
          </w:tcPr>
          <w:p w14:paraId="19B1F8AC" w14:textId="77777777" w:rsidR="00054221" w:rsidRDefault="00BD4E74">
            <w:pPr>
              <w:pStyle w:val="TableParagraph"/>
              <w:spacing w:before="0" w:line="140" w:lineRule="exact"/>
              <w:ind w:left="86" w:right="74"/>
              <w:rPr>
                <w:sz w:val="13"/>
              </w:rPr>
            </w:pPr>
            <w:r>
              <w:rPr>
                <w:sz w:val="13"/>
              </w:rPr>
              <w:t>760</w:t>
            </w:r>
          </w:p>
        </w:tc>
        <w:tc>
          <w:tcPr>
            <w:tcW w:w="643" w:type="dxa"/>
            <w:tcBorders>
              <w:top w:val="single" w:sz="4" w:space="0" w:color="000000"/>
              <w:bottom w:val="double" w:sz="1" w:space="0" w:color="000000"/>
            </w:tcBorders>
          </w:tcPr>
          <w:p w14:paraId="5B9D8F7C" w14:textId="77777777" w:rsidR="00054221" w:rsidRDefault="00BD4E74">
            <w:pPr>
              <w:pStyle w:val="TableParagraph"/>
              <w:spacing w:before="0" w:line="140" w:lineRule="exact"/>
              <w:ind w:right="204"/>
              <w:jc w:val="right"/>
              <w:rPr>
                <w:sz w:val="13"/>
              </w:rPr>
            </w:pPr>
            <w:r>
              <w:rPr>
                <w:w w:val="105"/>
                <w:sz w:val="13"/>
              </w:rPr>
              <w:t>146</w:t>
            </w:r>
          </w:p>
        </w:tc>
        <w:tc>
          <w:tcPr>
            <w:tcW w:w="644" w:type="dxa"/>
            <w:tcBorders>
              <w:top w:val="single" w:sz="4" w:space="0" w:color="000000"/>
              <w:bottom w:val="double" w:sz="1" w:space="0" w:color="000000"/>
            </w:tcBorders>
          </w:tcPr>
          <w:p w14:paraId="4696804F" w14:textId="77777777" w:rsidR="00054221" w:rsidRDefault="00BD4E74">
            <w:pPr>
              <w:pStyle w:val="TableParagraph"/>
              <w:spacing w:before="0" w:line="140" w:lineRule="exact"/>
              <w:ind w:right="204"/>
              <w:jc w:val="right"/>
              <w:rPr>
                <w:sz w:val="13"/>
              </w:rPr>
            </w:pPr>
            <w:r>
              <w:rPr>
                <w:w w:val="105"/>
                <w:sz w:val="13"/>
              </w:rPr>
              <w:t>148</w:t>
            </w:r>
          </w:p>
        </w:tc>
        <w:tc>
          <w:tcPr>
            <w:tcW w:w="676" w:type="dxa"/>
            <w:tcBorders>
              <w:top w:val="single" w:sz="4" w:space="0" w:color="000000"/>
              <w:bottom w:val="double" w:sz="1" w:space="0" w:color="000000"/>
            </w:tcBorders>
          </w:tcPr>
          <w:p w14:paraId="16C51EA2" w14:textId="77777777" w:rsidR="00054221" w:rsidRDefault="00BD4E74">
            <w:pPr>
              <w:pStyle w:val="TableParagraph"/>
              <w:spacing w:before="0" w:line="140" w:lineRule="exact"/>
              <w:ind w:left="85" w:right="70"/>
              <w:rPr>
                <w:sz w:val="13"/>
              </w:rPr>
            </w:pPr>
            <w:r>
              <w:rPr>
                <w:sz w:val="13"/>
              </w:rPr>
              <w:t>294</w:t>
            </w:r>
          </w:p>
        </w:tc>
      </w:tr>
    </w:tbl>
    <w:p w14:paraId="40B6AF5B" w14:textId="77777777" w:rsidR="00054221" w:rsidRDefault="00BD4E74">
      <w:pPr>
        <w:spacing w:before="47"/>
        <w:ind w:left="152"/>
        <w:jc w:val="both"/>
        <w:rPr>
          <w:sz w:val="13"/>
        </w:rPr>
      </w:pPr>
      <w:r>
        <w:rPr>
          <w:w w:val="105"/>
          <w:sz w:val="13"/>
        </w:rPr>
        <w:t>Note:</w:t>
      </w:r>
      <w:r>
        <w:rPr>
          <w:spacing w:val="4"/>
          <w:w w:val="105"/>
          <w:sz w:val="13"/>
        </w:rPr>
        <w:t xml:space="preserve"> </w:t>
      </w:r>
      <w:r>
        <w:rPr>
          <w:w w:val="105"/>
          <w:sz w:val="13"/>
        </w:rPr>
        <w:t>Robust</w:t>
      </w:r>
      <w:r>
        <w:rPr>
          <w:spacing w:val="18"/>
          <w:w w:val="105"/>
          <w:sz w:val="13"/>
        </w:rPr>
        <w:t xml:space="preserve"> </w:t>
      </w:r>
      <w:r>
        <w:rPr>
          <w:w w:val="105"/>
          <w:sz w:val="13"/>
        </w:rPr>
        <w:t>standard</w:t>
      </w:r>
      <w:r>
        <w:rPr>
          <w:spacing w:val="18"/>
          <w:w w:val="105"/>
          <w:sz w:val="13"/>
        </w:rPr>
        <w:t xml:space="preserve"> </w:t>
      </w:r>
      <w:r>
        <w:rPr>
          <w:w w:val="105"/>
          <w:sz w:val="13"/>
        </w:rPr>
        <w:t>errors</w:t>
      </w:r>
      <w:r>
        <w:rPr>
          <w:spacing w:val="18"/>
          <w:w w:val="105"/>
          <w:sz w:val="13"/>
        </w:rPr>
        <w:t xml:space="preserve"> </w:t>
      </w:r>
      <w:r>
        <w:rPr>
          <w:w w:val="105"/>
          <w:sz w:val="13"/>
        </w:rPr>
        <w:t>in</w:t>
      </w:r>
      <w:r>
        <w:rPr>
          <w:spacing w:val="19"/>
          <w:w w:val="105"/>
          <w:sz w:val="13"/>
        </w:rPr>
        <w:t xml:space="preserve"> </w:t>
      </w:r>
      <w:r>
        <w:rPr>
          <w:w w:val="105"/>
          <w:sz w:val="13"/>
        </w:rPr>
        <w:t>parentheses;</w:t>
      </w:r>
      <w:r>
        <w:rPr>
          <w:spacing w:val="18"/>
          <w:w w:val="105"/>
          <w:sz w:val="13"/>
        </w:rPr>
        <w:t xml:space="preserve"> </w:t>
      </w:r>
      <w:r>
        <w:rPr>
          <w:w w:val="105"/>
          <w:sz w:val="13"/>
        </w:rPr>
        <w:t>*</w:t>
      </w:r>
      <w:r>
        <w:rPr>
          <w:spacing w:val="18"/>
          <w:w w:val="105"/>
          <w:sz w:val="13"/>
        </w:rPr>
        <w:t xml:space="preserve"> </w:t>
      </w:r>
      <w:r>
        <w:rPr>
          <w:w w:val="105"/>
          <w:sz w:val="13"/>
        </w:rPr>
        <w:t>p</w:t>
      </w:r>
      <w:r>
        <w:rPr>
          <w:rFonts w:ascii="Verdana"/>
          <w:i/>
          <w:w w:val="105"/>
          <w:sz w:val="13"/>
        </w:rPr>
        <w:t>&lt;</w:t>
      </w:r>
      <w:r>
        <w:rPr>
          <w:w w:val="105"/>
          <w:sz w:val="13"/>
        </w:rPr>
        <w:t>0.05,</w:t>
      </w:r>
      <w:r>
        <w:rPr>
          <w:spacing w:val="18"/>
          <w:w w:val="105"/>
          <w:sz w:val="13"/>
        </w:rPr>
        <w:t xml:space="preserve"> </w:t>
      </w:r>
      <w:r>
        <w:rPr>
          <w:w w:val="105"/>
          <w:sz w:val="13"/>
        </w:rPr>
        <w:t>**</w:t>
      </w:r>
      <w:r>
        <w:rPr>
          <w:spacing w:val="19"/>
          <w:w w:val="105"/>
          <w:sz w:val="13"/>
        </w:rPr>
        <w:t xml:space="preserve"> </w:t>
      </w:r>
      <w:r>
        <w:rPr>
          <w:w w:val="105"/>
          <w:sz w:val="13"/>
        </w:rPr>
        <w:t>p</w:t>
      </w:r>
      <w:r>
        <w:rPr>
          <w:rFonts w:ascii="Verdana"/>
          <w:i/>
          <w:w w:val="105"/>
          <w:sz w:val="13"/>
        </w:rPr>
        <w:t>&lt;</w:t>
      </w:r>
      <w:r>
        <w:rPr>
          <w:w w:val="105"/>
          <w:sz w:val="13"/>
        </w:rPr>
        <w:t>0.01,</w:t>
      </w:r>
      <w:r>
        <w:rPr>
          <w:spacing w:val="18"/>
          <w:w w:val="105"/>
          <w:sz w:val="13"/>
        </w:rPr>
        <w:t xml:space="preserve"> </w:t>
      </w:r>
      <w:r>
        <w:rPr>
          <w:w w:val="105"/>
          <w:sz w:val="13"/>
        </w:rPr>
        <w:t>***</w:t>
      </w:r>
      <w:r>
        <w:rPr>
          <w:spacing w:val="18"/>
          <w:w w:val="105"/>
          <w:sz w:val="13"/>
        </w:rPr>
        <w:t xml:space="preserve"> </w:t>
      </w:r>
      <w:r>
        <w:rPr>
          <w:w w:val="105"/>
          <w:sz w:val="13"/>
        </w:rPr>
        <w:t>p</w:t>
      </w:r>
      <w:r>
        <w:rPr>
          <w:rFonts w:ascii="Verdana"/>
          <w:i/>
          <w:w w:val="105"/>
          <w:sz w:val="13"/>
        </w:rPr>
        <w:t>&lt;</w:t>
      </w:r>
      <w:r>
        <w:rPr>
          <w:w w:val="105"/>
          <w:sz w:val="13"/>
        </w:rPr>
        <w:t>0.001.</w:t>
      </w:r>
    </w:p>
    <w:p w14:paraId="3B721DD6" w14:textId="77777777" w:rsidR="00054221" w:rsidRDefault="00054221">
      <w:pPr>
        <w:pStyle w:val="BodyText"/>
        <w:rPr>
          <w:sz w:val="18"/>
        </w:rPr>
      </w:pPr>
    </w:p>
    <w:p w14:paraId="23EF642D" w14:textId="77777777" w:rsidR="00054221" w:rsidRDefault="00054221">
      <w:pPr>
        <w:pStyle w:val="BodyText"/>
        <w:spacing w:before="5"/>
        <w:rPr>
          <w:sz w:val="15"/>
        </w:rPr>
      </w:pPr>
    </w:p>
    <w:p w14:paraId="31E2C620" w14:textId="77777777" w:rsidR="00054221" w:rsidRDefault="00BD4E74">
      <w:pPr>
        <w:pStyle w:val="BodyText"/>
        <w:ind w:left="665"/>
      </w:pPr>
      <w:r>
        <w:rPr>
          <w:w w:val="95"/>
        </w:rPr>
        <w:t>expenditure</w:t>
      </w:r>
      <w:r>
        <w:rPr>
          <w:spacing w:val="45"/>
          <w:w w:val="95"/>
        </w:rPr>
        <w:t xml:space="preserve"> </w:t>
      </w:r>
      <w:r>
        <w:rPr>
          <w:w w:val="95"/>
        </w:rPr>
        <w:t>respectively).</w:t>
      </w:r>
    </w:p>
    <w:p w14:paraId="63D780CE" w14:textId="163A26DB" w:rsidR="00054221" w:rsidRDefault="00BD4E74">
      <w:pPr>
        <w:pStyle w:val="ListParagraph"/>
        <w:numPr>
          <w:ilvl w:val="0"/>
          <w:numId w:val="5"/>
        </w:numPr>
        <w:tabs>
          <w:tab w:val="left" w:pos="666"/>
        </w:tabs>
        <w:spacing w:line="314" w:lineRule="auto"/>
        <w:ind w:right="574"/>
        <w:jc w:val="both"/>
      </w:pPr>
      <w:r>
        <w:rPr>
          <w:w w:val="95"/>
        </w:rPr>
        <w:t xml:space="preserve">Extremely short expenditure module (3 collapsed </w:t>
      </w:r>
      <w:r w:rsidR="1D7E9608">
        <w:rPr>
          <w:w w:val="95"/>
        </w:rPr>
        <w:t>questions</w:t>
      </w:r>
      <w:r>
        <w:rPr>
          <w:w w:val="95"/>
        </w:rPr>
        <w:t xml:space="preserve"> on food and 2 </w:t>
      </w:r>
      <w:r w:rsidR="112E6162">
        <w:rPr>
          <w:w w:val="95"/>
        </w:rPr>
        <w:t xml:space="preserve">on </w:t>
      </w:r>
      <w:r>
        <w:rPr>
          <w:w w:val="95"/>
        </w:rPr>
        <w:t>non-food expenditure</w:t>
      </w:r>
      <w:r w:rsidR="5080012D">
        <w:rPr>
          <w:w w:val="95"/>
        </w:rPr>
        <w:t>s</w:t>
      </w:r>
      <w:r>
        <w:t>).</w:t>
      </w:r>
    </w:p>
    <w:p w14:paraId="5D754E1A" w14:textId="279E2094" w:rsidR="00054221" w:rsidRDefault="00BD4E74">
      <w:pPr>
        <w:pStyle w:val="BodyText"/>
        <w:spacing w:before="162" w:line="314" w:lineRule="auto"/>
        <w:ind w:left="120" w:right="574"/>
        <w:jc w:val="both"/>
      </w:pPr>
      <w:commentRangeStart w:id="93"/>
      <w:r>
        <w:t>The</w:t>
      </w:r>
      <w:r>
        <w:rPr>
          <w:spacing w:val="-10"/>
        </w:rPr>
        <w:t xml:space="preserve"> </w:t>
      </w:r>
      <w:r w:rsidR="2482CB0E">
        <w:rPr>
          <w:spacing w:val="-10"/>
        </w:rPr>
        <w:t xml:space="preserve">questions on </w:t>
      </w:r>
      <w:r>
        <w:t>food</w:t>
      </w:r>
      <w:r>
        <w:rPr>
          <w:spacing w:val="-9"/>
        </w:rPr>
        <w:t xml:space="preserve"> </w:t>
      </w:r>
      <w:r>
        <w:t>expenditure</w:t>
      </w:r>
      <w:r w:rsidR="680C75D2">
        <w:t>s</w:t>
      </w:r>
      <w:r>
        <w:rPr>
          <w:spacing w:val="-9"/>
        </w:rPr>
        <w:t xml:space="preserve"> </w:t>
      </w:r>
      <w:r w:rsidR="3C1E566E">
        <w:t>used</w:t>
      </w:r>
      <w:r w:rsidR="276AB5F8">
        <w:t xml:space="preserve"> a</w:t>
      </w:r>
      <w:r>
        <w:rPr>
          <w:spacing w:val="-9"/>
        </w:rPr>
        <w:t xml:space="preserve"> </w:t>
      </w:r>
      <w:r>
        <w:t>7</w:t>
      </w:r>
      <w:r w:rsidR="60C23E23">
        <w:t>-</w:t>
      </w:r>
      <w:r>
        <w:t xml:space="preserve">day </w:t>
      </w:r>
      <w:r w:rsidR="59CF7776">
        <w:t>recall</w:t>
      </w:r>
      <w:r>
        <w:rPr>
          <w:spacing w:val="-9"/>
        </w:rPr>
        <w:t xml:space="preserve"> </w:t>
      </w:r>
      <w:r>
        <w:t>while</w:t>
      </w:r>
      <w:r>
        <w:rPr>
          <w:spacing w:val="-9"/>
        </w:rPr>
        <w:t xml:space="preserve"> </w:t>
      </w:r>
      <w:r>
        <w:t>non-food</w:t>
      </w:r>
      <w:r>
        <w:rPr>
          <w:spacing w:val="-9"/>
        </w:rPr>
        <w:t xml:space="preserve"> </w:t>
      </w:r>
      <w:r w:rsidR="05F94F1A">
        <w:rPr>
          <w:spacing w:val="-9"/>
        </w:rPr>
        <w:t xml:space="preserve">expenditures were with a 30-day or </w:t>
      </w:r>
      <w:r>
        <w:t>6</w:t>
      </w:r>
      <w:r w:rsidR="3C291E28">
        <w:t>-</w:t>
      </w:r>
      <w:r>
        <w:t>month</w:t>
      </w:r>
      <w:r w:rsidR="6001DB61">
        <w:t xml:space="preserve"> recall period, with the</w:t>
      </w:r>
      <w:r>
        <w:rPr>
          <w:spacing w:val="-9"/>
        </w:rPr>
        <w:t xml:space="preserve"> </w:t>
      </w:r>
      <w:r>
        <w:t>except</w:t>
      </w:r>
      <w:r w:rsidR="0D86975C">
        <w:t xml:space="preserve">ion of </w:t>
      </w:r>
      <w:r>
        <w:t>the</w:t>
      </w:r>
      <w:r>
        <w:rPr>
          <w:spacing w:val="32"/>
        </w:rPr>
        <w:t xml:space="preserve"> </w:t>
      </w:r>
      <w:r>
        <w:t>very</w:t>
      </w:r>
      <w:r>
        <w:rPr>
          <w:spacing w:val="32"/>
        </w:rPr>
        <w:t xml:space="preserve"> </w:t>
      </w:r>
      <w:r>
        <w:t>short</w:t>
      </w:r>
      <w:r>
        <w:rPr>
          <w:spacing w:val="32"/>
        </w:rPr>
        <w:t xml:space="preserve"> </w:t>
      </w:r>
      <w:r>
        <w:t>expenditure</w:t>
      </w:r>
      <w:r>
        <w:rPr>
          <w:spacing w:val="32"/>
        </w:rPr>
        <w:t xml:space="preserve"> </w:t>
      </w:r>
      <w:r w:rsidR="53600A1F">
        <w:rPr>
          <w:spacing w:val="32"/>
        </w:rPr>
        <w:t xml:space="preserve">module </w:t>
      </w:r>
      <w:r>
        <w:t>in</w:t>
      </w:r>
      <w:r>
        <w:rPr>
          <w:spacing w:val="32"/>
        </w:rPr>
        <w:t xml:space="preserve"> </w:t>
      </w:r>
      <w:r>
        <w:t>remote</w:t>
      </w:r>
      <w:r>
        <w:rPr>
          <w:spacing w:val="32"/>
        </w:rPr>
        <w:t xml:space="preserve"> </w:t>
      </w:r>
      <w:r>
        <w:t>modality</w:t>
      </w:r>
      <w:r w:rsidR="65368B5F">
        <w:t>, which had a</w:t>
      </w:r>
      <w:r>
        <w:t>1</w:t>
      </w:r>
      <w:r>
        <w:rPr>
          <w:spacing w:val="31"/>
        </w:rPr>
        <w:t xml:space="preserve"> </w:t>
      </w:r>
      <w:r>
        <w:t>month</w:t>
      </w:r>
      <w:r w:rsidR="1BCDF970">
        <w:t xml:space="preserve"> recall period</w:t>
      </w:r>
      <w:r>
        <w:t>.</w:t>
      </w:r>
      <w:commentRangeEnd w:id="93"/>
      <w:r>
        <w:rPr>
          <w:rStyle w:val="CommentReference"/>
        </w:rPr>
        <w:commentReference w:id="93"/>
      </w:r>
      <w:r>
        <w:rPr>
          <w:spacing w:val="52"/>
        </w:rPr>
        <w:t xml:space="preserve"> </w:t>
      </w:r>
      <w:r w:rsidR="5A35692D">
        <w:rPr>
          <w:spacing w:val="32"/>
        </w:rPr>
        <w:t xml:space="preserve">The </w:t>
      </w:r>
      <w:r>
        <w:t>results</w:t>
      </w:r>
      <w:r>
        <w:rPr>
          <w:spacing w:val="-51"/>
        </w:rPr>
        <w:t xml:space="preserve"> </w:t>
      </w:r>
      <w:r>
        <w:t xml:space="preserve">of </w:t>
      </w:r>
      <w:proofErr w:type="gramStart"/>
      <w:r>
        <w:t xml:space="preserve">the  </w:t>
      </w:r>
      <w:r w:rsidR="7B1F7301">
        <w:t>comparison</w:t>
      </w:r>
      <w:proofErr w:type="gramEnd"/>
      <w:r w:rsidR="7B1F7301">
        <w:t xml:space="preserve"> of the long and short versions posed in the F2F modality are</w:t>
      </w:r>
      <w:r>
        <w:t xml:space="preserve"> presented in Table 17.</w:t>
      </w:r>
      <w:r>
        <w:rPr>
          <w:spacing w:val="1"/>
        </w:rPr>
        <w:t xml:space="preserve"> </w:t>
      </w:r>
      <w:r>
        <w:t>The FES remain</w:t>
      </w:r>
      <w:r w:rsidR="6CEE0959">
        <w:t>ed</w:t>
      </w:r>
      <w:r>
        <w:t xml:space="preserve"> stable in the</w:t>
      </w:r>
      <w:r>
        <w:rPr>
          <w:spacing w:val="1"/>
        </w:rPr>
        <w:t xml:space="preserve"> </w:t>
      </w:r>
      <w:r>
        <w:rPr>
          <w:spacing w:val="-1"/>
        </w:rPr>
        <w:t>overall</w:t>
      </w:r>
      <w:r>
        <w:rPr>
          <w:spacing w:val="-12"/>
        </w:rPr>
        <w:t xml:space="preserve"> </w:t>
      </w:r>
      <w:r>
        <w:rPr>
          <w:spacing w:val="-1"/>
        </w:rPr>
        <w:t>aggregates</w:t>
      </w:r>
      <w:r>
        <w:rPr>
          <w:spacing w:val="-12"/>
        </w:rPr>
        <w:t xml:space="preserve"> </w:t>
      </w:r>
      <w:r>
        <w:rPr>
          <w:spacing w:val="-1"/>
        </w:rPr>
        <w:t>between</w:t>
      </w:r>
      <w:r>
        <w:rPr>
          <w:spacing w:val="-11"/>
        </w:rPr>
        <w:t xml:space="preserve"> </w:t>
      </w:r>
      <w:r w:rsidR="4E28EAF4">
        <w:rPr>
          <w:spacing w:val="-11"/>
        </w:rPr>
        <w:t xml:space="preserve">the </w:t>
      </w:r>
      <w:r>
        <w:t>long</w:t>
      </w:r>
      <w:r>
        <w:rPr>
          <w:spacing w:val="-12"/>
        </w:rPr>
        <w:t xml:space="preserve"> </w:t>
      </w:r>
      <w:r>
        <w:t>and</w:t>
      </w:r>
      <w:r>
        <w:rPr>
          <w:spacing w:val="-12"/>
        </w:rPr>
        <w:t xml:space="preserve"> </w:t>
      </w:r>
      <w:r>
        <w:t xml:space="preserve">short </w:t>
      </w:r>
      <w:r w:rsidR="59DB529A">
        <w:t>versions of the</w:t>
      </w:r>
      <w:r>
        <w:rPr>
          <w:spacing w:val="-11"/>
        </w:rPr>
        <w:t xml:space="preserve"> </w:t>
      </w:r>
      <w:r>
        <w:t>modules.</w:t>
      </w:r>
      <w:r w:rsidR="7436CA06">
        <w:t>, with</w:t>
      </w:r>
      <w:r>
        <w:t xml:space="preserve"> no </w:t>
      </w:r>
      <w:r w:rsidR="6B9C109C">
        <w:t>statistically</w:t>
      </w:r>
      <w:r>
        <w:t xml:space="preserve"> significant difference</w:t>
      </w:r>
      <w:r w:rsidR="2101D33F">
        <w:t>s</w:t>
      </w:r>
      <w:r>
        <w:t xml:space="preserve"> across all </w:t>
      </w:r>
      <w:r w:rsidR="0938EFDB">
        <w:t>three</w:t>
      </w:r>
      <w:r>
        <w:t xml:space="preserve"> pilot</w:t>
      </w:r>
      <w:r>
        <w:rPr>
          <w:spacing w:val="1"/>
        </w:rPr>
        <w:t xml:space="preserve"> </w:t>
      </w:r>
      <w:r>
        <w:t>countries.</w:t>
      </w:r>
      <w:r>
        <w:rPr>
          <w:spacing w:val="1"/>
        </w:rPr>
        <w:t xml:space="preserve"> </w:t>
      </w:r>
      <w:r>
        <w:t xml:space="preserve">Although the absolute expenditure amount for the collapsed/short module </w:t>
      </w:r>
      <w:r w:rsidR="5858EF7F">
        <w:t xml:space="preserve">were </w:t>
      </w:r>
      <w:r>
        <w:t>lower</w:t>
      </w:r>
      <w:r>
        <w:rPr>
          <w:spacing w:val="11"/>
        </w:rPr>
        <w:t xml:space="preserve"> </w:t>
      </w:r>
      <w:r>
        <w:t>across</w:t>
      </w:r>
      <w:r>
        <w:rPr>
          <w:spacing w:val="12"/>
        </w:rPr>
        <w:t xml:space="preserve"> </w:t>
      </w:r>
      <w:r>
        <w:t>pilot</w:t>
      </w:r>
      <w:r>
        <w:rPr>
          <w:spacing w:val="12"/>
        </w:rPr>
        <w:t xml:space="preserve"> </w:t>
      </w:r>
      <w:r>
        <w:t>countries,</w:t>
      </w:r>
      <w:r>
        <w:rPr>
          <w:spacing w:val="12"/>
        </w:rPr>
        <w:t xml:space="preserve"> </w:t>
      </w:r>
      <w:r>
        <w:t>the</w:t>
      </w:r>
      <w:r>
        <w:rPr>
          <w:spacing w:val="12"/>
        </w:rPr>
        <w:t xml:space="preserve"> </w:t>
      </w:r>
      <w:r>
        <w:t>difference</w:t>
      </w:r>
      <w:r>
        <w:rPr>
          <w:spacing w:val="12"/>
        </w:rPr>
        <w:t xml:space="preserve"> </w:t>
      </w:r>
      <w:r w:rsidR="43F21132">
        <w:rPr>
          <w:spacing w:val="12"/>
        </w:rPr>
        <w:t>wa</w:t>
      </w:r>
      <w:r>
        <w:t>s</w:t>
      </w:r>
      <w:r>
        <w:rPr>
          <w:spacing w:val="12"/>
        </w:rPr>
        <w:t xml:space="preserve"> </w:t>
      </w:r>
      <w:r>
        <w:t>not</w:t>
      </w:r>
      <w:r>
        <w:rPr>
          <w:spacing w:val="12"/>
        </w:rPr>
        <w:t xml:space="preserve"> </w:t>
      </w:r>
      <w:r>
        <w:t>statistica</w:t>
      </w:r>
      <w:r w:rsidR="4D219011">
        <w:t>l</w:t>
      </w:r>
      <w:r>
        <w:t>l</w:t>
      </w:r>
      <w:r w:rsidR="010B6AFA">
        <w:t>y</w:t>
      </w:r>
      <w:r>
        <w:rPr>
          <w:spacing w:val="12"/>
        </w:rPr>
        <w:t xml:space="preserve"> </w:t>
      </w:r>
      <w:r>
        <w:t>significant.</w:t>
      </w:r>
    </w:p>
    <w:p w14:paraId="78423187" w14:textId="29760525" w:rsidR="00054221" w:rsidRDefault="00BD4E74">
      <w:pPr>
        <w:pStyle w:val="BodyText"/>
        <w:spacing w:before="135"/>
        <w:ind w:left="1089"/>
        <w:jc w:val="both"/>
      </w:pPr>
      <w:r>
        <w:rPr>
          <w:noProof/>
          <w:color w:val="2B579A"/>
          <w:shd w:val="clear" w:color="auto" w:fill="E6E6E6"/>
        </w:rPr>
        <mc:AlternateContent>
          <mc:Choice Requires="wpg">
            <w:drawing>
              <wp:anchor distT="0" distB="0" distL="0" distR="0" simplePos="0" relativeHeight="251658282" behindDoc="1" locked="0" layoutInCell="1" allowOverlap="1" wp14:anchorId="2D9EBFDD" wp14:editId="33A704F5">
                <wp:simplePos x="0" y="0"/>
                <wp:positionH relativeFrom="page">
                  <wp:posOffset>1315085</wp:posOffset>
                </wp:positionH>
                <wp:positionV relativeFrom="paragraph">
                  <wp:posOffset>379095</wp:posOffset>
                </wp:positionV>
                <wp:extent cx="5142230" cy="3556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42230" cy="35560"/>
                          <a:chOff x="2071" y="597"/>
                          <a:chExt cx="8098" cy="56"/>
                        </a:xfrm>
                      </wpg:grpSpPr>
                      <wps:wsp>
                        <wps:cNvPr id="35" name="Line 32"/>
                        <wps:cNvCnPr>
                          <a:cxnSpLocks noChangeShapeType="1"/>
                        </wps:cNvCnPr>
                        <wps:spPr bwMode="auto">
                          <a:xfrm>
                            <a:off x="2071" y="601"/>
                            <a:ext cx="8098"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 name="Line 31"/>
                        <wps:cNvCnPr>
                          <a:cxnSpLocks noChangeShapeType="1"/>
                        </wps:cNvCnPr>
                        <wps:spPr bwMode="auto">
                          <a:xfrm>
                            <a:off x="2071" y="649"/>
                            <a:ext cx="8098"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92E98AE">
              <v:group id="Group 30" style="position:absolute;margin-left:103.55pt;margin-top:29.85pt;width:404.9pt;height:2.8pt;z-index:-15714304;mso-wrap-distance-left:0;mso-wrap-distance-right:0;mso-position-horizontal-relative:page" coordsize="8098,56" coordorigin="2071,597" o:spid="_x0000_s1026" w14:anchorId="774D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">
                <v:line id="Line 32" style="position:absolute;visibility:visible;mso-wrap-style:square" o:spid="_x0000_s1027" strokeweight=".14042mm" o:connectortype="straight" from="2071,601" to="10169,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"/>
                <v:line id="Line 31" style="position:absolute;visibility:visible;mso-wrap-style:square" o:spid="_x0000_s1028" strokeweight=".14042mm" o:connectortype="straight" from="2071,649" to="10169,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"/>
                <w10:wrap type="topAndBottom" anchorx="page"/>
              </v:group>
            </w:pict>
          </mc:Fallback>
        </mc:AlternateContent>
      </w:r>
      <w:r>
        <w:t>Table</w:t>
      </w:r>
      <w:r>
        <w:rPr>
          <w:spacing w:val="5"/>
        </w:rPr>
        <w:t xml:space="preserve"> </w:t>
      </w:r>
      <w:r>
        <w:t>17:</w:t>
      </w:r>
      <w:r>
        <w:rPr>
          <w:spacing w:val="26"/>
        </w:rPr>
        <w:t xml:space="preserve"> </w:t>
      </w:r>
      <w:r>
        <w:t>Impact</w:t>
      </w:r>
      <w:r>
        <w:rPr>
          <w:spacing w:val="5"/>
        </w:rPr>
        <w:t xml:space="preserve"> </w:t>
      </w:r>
      <w:r>
        <w:t>of</w:t>
      </w:r>
      <w:r>
        <w:rPr>
          <w:spacing w:val="6"/>
        </w:rPr>
        <w:t xml:space="preserve"> </w:t>
      </w:r>
      <w:r>
        <w:t>Module</w:t>
      </w:r>
      <w:r>
        <w:rPr>
          <w:spacing w:val="6"/>
        </w:rPr>
        <w:t xml:space="preserve"> </w:t>
      </w:r>
      <w:r>
        <w:t>Length</w:t>
      </w:r>
      <w:r>
        <w:rPr>
          <w:spacing w:val="6"/>
        </w:rPr>
        <w:t xml:space="preserve"> </w:t>
      </w:r>
      <w:r>
        <w:t>on</w:t>
      </w:r>
      <w:r>
        <w:rPr>
          <w:spacing w:val="5"/>
        </w:rPr>
        <w:t xml:space="preserve"> </w:t>
      </w:r>
      <w:r>
        <w:t>Expenditure</w:t>
      </w:r>
      <w:r>
        <w:rPr>
          <w:spacing w:val="6"/>
        </w:rPr>
        <w:t xml:space="preserve"> </w:t>
      </w:r>
      <w:r>
        <w:t>and</w:t>
      </w:r>
      <w:r>
        <w:rPr>
          <w:spacing w:val="6"/>
        </w:rPr>
        <w:t xml:space="preserve"> </w:t>
      </w:r>
      <w:r>
        <w:t>FES</w:t>
      </w:r>
      <w:r>
        <w:rPr>
          <w:spacing w:val="6"/>
        </w:rPr>
        <w:t xml:space="preserve"> </w:t>
      </w:r>
      <w:r>
        <w:t>in</w:t>
      </w:r>
      <w:r>
        <w:rPr>
          <w:spacing w:val="5"/>
        </w:rPr>
        <w:t xml:space="preserve"> </w:t>
      </w:r>
      <w:r>
        <w:t>F2F</w:t>
      </w:r>
      <w:r>
        <w:rPr>
          <w:spacing w:val="6"/>
        </w:rPr>
        <w:t xml:space="preserve"> </w:t>
      </w:r>
      <w:r>
        <w:t>Surveys</w:t>
      </w:r>
    </w:p>
    <w:p w14:paraId="1E731270" w14:textId="77777777" w:rsidR="00054221" w:rsidRDefault="00054221">
      <w:pPr>
        <w:pStyle w:val="BodyText"/>
        <w:spacing w:before="4"/>
        <w:rPr>
          <w:sz w:val="12"/>
        </w:rPr>
      </w:pPr>
    </w:p>
    <w:p w14:paraId="3F97190C" w14:textId="77777777" w:rsidR="00054221" w:rsidRDefault="00BD4E74">
      <w:pPr>
        <w:tabs>
          <w:tab w:val="left" w:pos="2952"/>
          <w:tab w:val="left" w:pos="3606"/>
          <w:tab w:val="left" w:pos="4343"/>
          <w:tab w:val="left" w:pos="4968"/>
          <w:tab w:val="left" w:pos="5337"/>
          <w:tab w:val="left" w:pos="5622"/>
          <w:tab w:val="left" w:pos="6358"/>
          <w:tab w:val="left" w:pos="6984"/>
          <w:tab w:val="left" w:pos="7472"/>
          <w:tab w:val="left" w:pos="7637"/>
          <w:tab w:val="left" w:pos="8374"/>
        </w:tabs>
        <w:spacing w:line="249" w:lineRule="auto"/>
        <w:ind w:left="870" w:right="1408" w:firstLine="2402"/>
        <w:rPr>
          <w:sz w:val="16"/>
        </w:rPr>
      </w:pPr>
      <w:r>
        <w:rPr>
          <w:w w:val="105"/>
          <w:sz w:val="16"/>
        </w:rPr>
        <w:t>Myanmar</w:t>
      </w:r>
      <w:r>
        <w:rPr>
          <w:spacing w:val="9"/>
          <w:w w:val="105"/>
          <w:sz w:val="16"/>
        </w:rPr>
        <w:t xml:space="preserve"> </w:t>
      </w:r>
      <w:r>
        <w:rPr>
          <w:w w:val="105"/>
          <w:sz w:val="16"/>
        </w:rPr>
        <w:t>F2F</w:t>
      </w:r>
      <w:r>
        <w:rPr>
          <w:w w:val="105"/>
          <w:sz w:val="16"/>
        </w:rPr>
        <w:tab/>
      </w:r>
      <w:r>
        <w:rPr>
          <w:w w:val="105"/>
          <w:sz w:val="16"/>
        </w:rPr>
        <w:tab/>
        <w:t>Ecuador</w:t>
      </w:r>
      <w:r>
        <w:rPr>
          <w:spacing w:val="13"/>
          <w:w w:val="105"/>
          <w:sz w:val="16"/>
        </w:rPr>
        <w:t xml:space="preserve"> </w:t>
      </w:r>
      <w:r>
        <w:rPr>
          <w:w w:val="105"/>
          <w:sz w:val="16"/>
        </w:rPr>
        <w:t>F2F</w:t>
      </w:r>
      <w:r>
        <w:rPr>
          <w:w w:val="105"/>
          <w:sz w:val="16"/>
        </w:rPr>
        <w:tab/>
      </w:r>
      <w:r>
        <w:rPr>
          <w:w w:val="105"/>
          <w:sz w:val="16"/>
        </w:rPr>
        <w:tab/>
      </w:r>
      <w:r>
        <w:rPr>
          <w:w w:val="105"/>
          <w:sz w:val="16"/>
        </w:rPr>
        <w:tab/>
        <w:t>CAR</w:t>
      </w:r>
      <w:r>
        <w:rPr>
          <w:spacing w:val="1"/>
          <w:w w:val="105"/>
          <w:sz w:val="16"/>
        </w:rPr>
        <w:t xml:space="preserve"> </w:t>
      </w:r>
      <w:r>
        <w:rPr>
          <w:w w:val="105"/>
          <w:sz w:val="16"/>
        </w:rPr>
        <w:t>F2F</w:t>
      </w:r>
      <w:r>
        <w:rPr>
          <w:spacing w:val="1"/>
          <w:w w:val="105"/>
          <w:sz w:val="16"/>
        </w:rPr>
        <w:t xml:space="preserve"> </w:t>
      </w:r>
      <w:r>
        <w:rPr>
          <w:w w:val="105"/>
          <w:sz w:val="16"/>
        </w:rPr>
        <w:t>Variable</w:t>
      </w:r>
      <w:r>
        <w:rPr>
          <w:w w:val="105"/>
          <w:sz w:val="16"/>
        </w:rPr>
        <w:tab/>
        <w:t>Long</w:t>
      </w:r>
      <w:r>
        <w:rPr>
          <w:w w:val="105"/>
          <w:sz w:val="16"/>
        </w:rPr>
        <w:tab/>
        <w:t>Short</w:t>
      </w:r>
      <w:r>
        <w:rPr>
          <w:w w:val="105"/>
          <w:sz w:val="16"/>
        </w:rPr>
        <w:tab/>
        <w:t>Diff</w:t>
      </w:r>
      <w:r>
        <w:rPr>
          <w:w w:val="105"/>
          <w:sz w:val="16"/>
        </w:rPr>
        <w:tab/>
      </w:r>
      <w:r>
        <w:rPr>
          <w:sz w:val="16"/>
        </w:rPr>
        <w:t>Long</w:t>
      </w:r>
      <w:r>
        <w:rPr>
          <w:sz w:val="16"/>
        </w:rPr>
        <w:tab/>
      </w:r>
      <w:r>
        <w:rPr>
          <w:w w:val="105"/>
          <w:sz w:val="16"/>
        </w:rPr>
        <w:t>Short</w:t>
      </w:r>
      <w:r>
        <w:rPr>
          <w:w w:val="105"/>
          <w:sz w:val="16"/>
        </w:rPr>
        <w:tab/>
        <w:t>Diff</w:t>
      </w:r>
      <w:r>
        <w:rPr>
          <w:w w:val="105"/>
          <w:sz w:val="16"/>
        </w:rPr>
        <w:tab/>
        <w:t>Long</w:t>
      </w:r>
      <w:r>
        <w:rPr>
          <w:w w:val="105"/>
          <w:sz w:val="16"/>
        </w:rPr>
        <w:tab/>
      </w:r>
      <w:r>
        <w:rPr>
          <w:w w:val="105"/>
          <w:sz w:val="16"/>
        </w:rPr>
        <w:tab/>
        <w:t>Short</w:t>
      </w:r>
      <w:r>
        <w:rPr>
          <w:w w:val="105"/>
          <w:sz w:val="16"/>
        </w:rPr>
        <w:tab/>
      </w:r>
      <w:r>
        <w:rPr>
          <w:spacing w:val="-4"/>
          <w:w w:val="105"/>
          <w:sz w:val="16"/>
        </w:rPr>
        <w:t>Diff</w:t>
      </w:r>
    </w:p>
    <w:tbl>
      <w:tblPr>
        <w:tblW w:w="0" w:type="auto"/>
        <w:tblInd w:w="758" w:type="dxa"/>
        <w:tblLayout w:type="fixed"/>
        <w:tblCellMar>
          <w:left w:w="0" w:type="dxa"/>
          <w:right w:w="0" w:type="dxa"/>
        </w:tblCellMar>
        <w:tblLook w:val="01E0" w:firstRow="1" w:lastRow="1" w:firstColumn="1" w:lastColumn="1" w:noHBand="0" w:noVBand="0"/>
      </w:tblPr>
      <w:tblGrid>
        <w:gridCol w:w="2722"/>
        <w:gridCol w:w="671"/>
        <w:gridCol w:w="671"/>
        <w:gridCol w:w="671"/>
        <w:gridCol w:w="671"/>
        <w:gridCol w:w="671"/>
        <w:gridCol w:w="671"/>
        <w:gridCol w:w="671"/>
        <w:gridCol w:w="671"/>
      </w:tblGrid>
      <w:tr w:rsidR="00054221" w14:paraId="68A7F868" w14:textId="77777777" w:rsidTr="76614F08">
        <w:trPr>
          <w:trHeight w:val="349"/>
        </w:trPr>
        <w:tc>
          <w:tcPr>
            <w:tcW w:w="2722" w:type="dxa"/>
            <w:tcBorders>
              <w:top w:val="single" w:sz="4" w:space="0" w:color="000000" w:themeColor="text1"/>
            </w:tcBorders>
          </w:tcPr>
          <w:p w14:paraId="22A8AA57" w14:textId="77777777" w:rsidR="00054221" w:rsidRDefault="00BD4E74">
            <w:pPr>
              <w:pStyle w:val="TableParagraph"/>
              <w:tabs>
                <w:tab w:val="left" w:pos="2116"/>
              </w:tabs>
              <w:spacing w:before="0" w:line="162" w:lineRule="exact"/>
              <w:ind w:right="183"/>
              <w:jc w:val="right"/>
              <w:rPr>
                <w:sz w:val="16"/>
              </w:rPr>
            </w:pPr>
            <w:r>
              <w:rPr>
                <w:sz w:val="16"/>
              </w:rPr>
              <w:t>Food</w:t>
            </w:r>
            <w:r>
              <w:rPr>
                <w:spacing w:val="30"/>
                <w:sz w:val="16"/>
              </w:rPr>
              <w:t xml:space="preserve"> </w:t>
            </w:r>
            <w:r>
              <w:rPr>
                <w:sz w:val="16"/>
              </w:rPr>
              <w:t>Expenditure</w:t>
            </w:r>
            <w:r>
              <w:rPr>
                <w:spacing w:val="30"/>
                <w:sz w:val="16"/>
              </w:rPr>
              <w:t xml:space="preserve"> </w:t>
            </w:r>
            <w:r>
              <w:rPr>
                <w:sz w:val="16"/>
              </w:rPr>
              <w:t>Share</w:t>
            </w:r>
            <w:r>
              <w:rPr>
                <w:sz w:val="16"/>
              </w:rPr>
              <w:tab/>
              <w:t>0.66</w:t>
            </w:r>
          </w:p>
          <w:p w14:paraId="3B9BA24C" w14:textId="77777777" w:rsidR="00054221" w:rsidRDefault="00BD4E74">
            <w:pPr>
              <w:pStyle w:val="TableParagraph"/>
              <w:spacing w:before="7" w:line="160" w:lineRule="exact"/>
              <w:ind w:right="117"/>
              <w:jc w:val="right"/>
              <w:rPr>
                <w:sz w:val="16"/>
              </w:rPr>
            </w:pPr>
            <w:r>
              <w:rPr>
                <w:w w:val="105"/>
                <w:sz w:val="16"/>
              </w:rPr>
              <w:t>(0.15)</w:t>
            </w:r>
          </w:p>
        </w:tc>
        <w:tc>
          <w:tcPr>
            <w:tcW w:w="671" w:type="dxa"/>
            <w:tcBorders>
              <w:top w:val="single" w:sz="4" w:space="0" w:color="000000" w:themeColor="text1"/>
            </w:tcBorders>
          </w:tcPr>
          <w:p w14:paraId="5CAE1D84" w14:textId="77777777" w:rsidR="00054221" w:rsidRDefault="00BD4E74">
            <w:pPr>
              <w:pStyle w:val="TableParagraph"/>
              <w:spacing w:before="0" w:line="162" w:lineRule="exact"/>
              <w:ind w:left="185"/>
              <w:jc w:val="left"/>
              <w:rPr>
                <w:sz w:val="16"/>
              </w:rPr>
            </w:pPr>
            <w:r>
              <w:rPr>
                <w:sz w:val="16"/>
              </w:rPr>
              <w:t>0.66</w:t>
            </w:r>
          </w:p>
          <w:p w14:paraId="1EAF3DFA" w14:textId="77777777" w:rsidR="00054221" w:rsidRDefault="00BD4E74">
            <w:pPr>
              <w:pStyle w:val="TableParagraph"/>
              <w:spacing w:before="7" w:line="160" w:lineRule="exact"/>
              <w:ind w:left="119"/>
              <w:jc w:val="left"/>
              <w:rPr>
                <w:sz w:val="16"/>
              </w:rPr>
            </w:pPr>
            <w:r>
              <w:rPr>
                <w:w w:val="105"/>
                <w:sz w:val="16"/>
              </w:rPr>
              <w:t>(0.14)</w:t>
            </w:r>
          </w:p>
        </w:tc>
        <w:tc>
          <w:tcPr>
            <w:tcW w:w="671" w:type="dxa"/>
            <w:tcBorders>
              <w:top w:val="single" w:sz="4" w:space="0" w:color="000000" w:themeColor="text1"/>
            </w:tcBorders>
          </w:tcPr>
          <w:p w14:paraId="43E95E50" w14:textId="77777777" w:rsidR="00054221" w:rsidRDefault="00BD4E74">
            <w:pPr>
              <w:pStyle w:val="TableParagraph"/>
              <w:spacing w:before="0" w:line="162" w:lineRule="exact"/>
              <w:ind w:left="186"/>
              <w:jc w:val="left"/>
              <w:rPr>
                <w:sz w:val="16"/>
              </w:rPr>
            </w:pPr>
            <w:r>
              <w:rPr>
                <w:sz w:val="16"/>
              </w:rPr>
              <w:t>0.00</w:t>
            </w:r>
          </w:p>
          <w:p w14:paraId="6AD3E945" w14:textId="77777777" w:rsidR="00054221" w:rsidRDefault="00BD4E74">
            <w:pPr>
              <w:pStyle w:val="TableParagraph"/>
              <w:spacing w:before="7" w:line="160" w:lineRule="exact"/>
              <w:ind w:left="120"/>
              <w:jc w:val="left"/>
              <w:rPr>
                <w:sz w:val="16"/>
              </w:rPr>
            </w:pPr>
            <w:r>
              <w:rPr>
                <w:sz w:val="16"/>
              </w:rPr>
              <w:t>(0.89)</w:t>
            </w:r>
          </w:p>
        </w:tc>
        <w:tc>
          <w:tcPr>
            <w:tcW w:w="671" w:type="dxa"/>
            <w:tcBorders>
              <w:top w:val="single" w:sz="4" w:space="0" w:color="000000" w:themeColor="text1"/>
            </w:tcBorders>
          </w:tcPr>
          <w:p w14:paraId="5EA8DD79" w14:textId="77777777" w:rsidR="00054221" w:rsidRDefault="00BD4E74">
            <w:pPr>
              <w:pStyle w:val="TableParagraph"/>
              <w:spacing w:before="0" w:line="162" w:lineRule="exact"/>
              <w:ind w:left="187"/>
              <w:jc w:val="left"/>
              <w:rPr>
                <w:sz w:val="16"/>
              </w:rPr>
            </w:pPr>
            <w:r>
              <w:rPr>
                <w:sz w:val="16"/>
              </w:rPr>
              <w:t>0.72</w:t>
            </w:r>
          </w:p>
          <w:p w14:paraId="0F4549E5" w14:textId="77777777" w:rsidR="00054221" w:rsidRDefault="00BD4E74">
            <w:pPr>
              <w:pStyle w:val="TableParagraph"/>
              <w:spacing w:before="7" w:line="160" w:lineRule="exact"/>
              <w:ind w:left="121"/>
              <w:jc w:val="left"/>
              <w:rPr>
                <w:sz w:val="16"/>
              </w:rPr>
            </w:pPr>
            <w:r>
              <w:rPr>
                <w:w w:val="105"/>
                <w:sz w:val="16"/>
              </w:rPr>
              <w:t>(0.19)</w:t>
            </w:r>
          </w:p>
        </w:tc>
        <w:tc>
          <w:tcPr>
            <w:tcW w:w="671" w:type="dxa"/>
            <w:tcBorders>
              <w:top w:val="single" w:sz="4" w:space="0" w:color="000000" w:themeColor="text1"/>
            </w:tcBorders>
          </w:tcPr>
          <w:p w14:paraId="70308EFC" w14:textId="77777777" w:rsidR="00054221" w:rsidRDefault="00BD4E74">
            <w:pPr>
              <w:pStyle w:val="TableParagraph"/>
              <w:spacing w:before="0" w:line="162" w:lineRule="exact"/>
              <w:ind w:left="188"/>
              <w:jc w:val="left"/>
              <w:rPr>
                <w:sz w:val="16"/>
              </w:rPr>
            </w:pPr>
            <w:r>
              <w:rPr>
                <w:sz w:val="16"/>
              </w:rPr>
              <w:t>0.70</w:t>
            </w:r>
          </w:p>
          <w:p w14:paraId="11EA4D9D" w14:textId="77777777" w:rsidR="00054221" w:rsidRDefault="00BD4E74">
            <w:pPr>
              <w:pStyle w:val="TableParagraph"/>
              <w:spacing w:before="7" w:line="160" w:lineRule="exact"/>
              <w:ind w:left="122"/>
              <w:jc w:val="left"/>
              <w:rPr>
                <w:sz w:val="16"/>
              </w:rPr>
            </w:pPr>
            <w:r>
              <w:rPr>
                <w:sz w:val="16"/>
              </w:rPr>
              <w:t>(0.18)</w:t>
            </w:r>
          </w:p>
        </w:tc>
        <w:tc>
          <w:tcPr>
            <w:tcW w:w="671" w:type="dxa"/>
            <w:tcBorders>
              <w:top w:val="single" w:sz="4" w:space="0" w:color="000000" w:themeColor="text1"/>
            </w:tcBorders>
          </w:tcPr>
          <w:p w14:paraId="64B04172" w14:textId="77777777" w:rsidR="00054221" w:rsidRDefault="00BD4E74">
            <w:pPr>
              <w:pStyle w:val="TableParagraph"/>
              <w:spacing w:before="0" w:line="162" w:lineRule="exact"/>
              <w:ind w:left="161"/>
              <w:jc w:val="left"/>
              <w:rPr>
                <w:sz w:val="16"/>
              </w:rPr>
            </w:pPr>
            <w:r>
              <w:rPr>
                <w:sz w:val="16"/>
              </w:rPr>
              <w:t>-0.02</w:t>
            </w:r>
          </w:p>
          <w:p w14:paraId="58CBA235" w14:textId="77777777" w:rsidR="00054221" w:rsidRDefault="00BD4E74">
            <w:pPr>
              <w:pStyle w:val="TableParagraph"/>
              <w:spacing w:before="7" w:line="160" w:lineRule="exact"/>
              <w:ind w:left="123"/>
              <w:jc w:val="left"/>
              <w:rPr>
                <w:sz w:val="16"/>
              </w:rPr>
            </w:pPr>
            <w:r>
              <w:rPr>
                <w:w w:val="105"/>
                <w:sz w:val="16"/>
              </w:rPr>
              <w:t>(0.14)</w:t>
            </w:r>
          </w:p>
        </w:tc>
        <w:tc>
          <w:tcPr>
            <w:tcW w:w="671" w:type="dxa"/>
            <w:tcBorders>
              <w:top w:val="single" w:sz="4" w:space="0" w:color="000000" w:themeColor="text1"/>
            </w:tcBorders>
          </w:tcPr>
          <w:p w14:paraId="171AA565" w14:textId="77777777" w:rsidR="00054221" w:rsidRDefault="00BD4E74">
            <w:pPr>
              <w:pStyle w:val="TableParagraph"/>
              <w:spacing w:before="0" w:line="162" w:lineRule="exact"/>
              <w:ind w:left="190"/>
              <w:jc w:val="left"/>
              <w:rPr>
                <w:sz w:val="16"/>
              </w:rPr>
            </w:pPr>
            <w:r>
              <w:rPr>
                <w:sz w:val="16"/>
              </w:rPr>
              <w:t>0.67</w:t>
            </w:r>
          </w:p>
          <w:p w14:paraId="7447DADF" w14:textId="77777777" w:rsidR="00054221" w:rsidRDefault="00BD4E74">
            <w:pPr>
              <w:pStyle w:val="TableParagraph"/>
              <w:spacing w:before="7" w:line="160" w:lineRule="exact"/>
              <w:ind w:left="124"/>
              <w:jc w:val="left"/>
              <w:rPr>
                <w:sz w:val="16"/>
              </w:rPr>
            </w:pPr>
            <w:r>
              <w:rPr>
                <w:w w:val="105"/>
                <w:sz w:val="16"/>
              </w:rPr>
              <w:t>(0.19)</w:t>
            </w:r>
          </w:p>
        </w:tc>
        <w:tc>
          <w:tcPr>
            <w:tcW w:w="671" w:type="dxa"/>
            <w:tcBorders>
              <w:top w:val="single" w:sz="4" w:space="0" w:color="000000" w:themeColor="text1"/>
            </w:tcBorders>
          </w:tcPr>
          <w:p w14:paraId="03A48C49" w14:textId="77777777" w:rsidR="00054221" w:rsidRDefault="00BD4E74">
            <w:pPr>
              <w:pStyle w:val="TableParagraph"/>
              <w:spacing w:before="0" w:line="162" w:lineRule="exact"/>
              <w:ind w:left="191"/>
              <w:jc w:val="left"/>
              <w:rPr>
                <w:sz w:val="16"/>
              </w:rPr>
            </w:pPr>
            <w:r>
              <w:rPr>
                <w:sz w:val="16"/>
              </w:rPr>
              <w:t>0.67</w:t>
            </w:r>
          </w:p>
          <w:p w14:paraId="5AA675F4" w14:textId="77777777" w:rsidR="00054221" w:rsidRDefault="00BD4E74">
            <w:pPr>
              <w:pStyle w:val="TableParagraph"/>
              <w:spacing w:before="7" w:line="160" w:lineRule="exact"/>
              <w:ind w:left="125"/>
              <w:jc w:val="left"/>
              <w:rPr>
                <w:sz w:val="16"/>
              </w:rPr>
            </w:pPr>
            <w:r>
              <w:rPr>
                <w:sz w:val="16"/>
              </w:rPr>
              <w:t>(0.20)</w:t>
            </w:r>
          </w:p>
        </w:tc>
        <w:tc>
          <w:tcPr>
            <w:tcW w:w="671" w:type="dxa"/>
            <w:tcBorders>
              <w:top w:val="single" w:sz="4" w:space="0" w:color="000000" w:themeColor="text1"/>
            </w:tcBorders>
          </w:tcPr>
          <w:p w14:paraId="3F07FCA3" w14:textId="77777777" w:rsidR="00054221" w:rsidRDefault="00BD4E74">
            <w:pPr>
              <w:pStyle w:val="TableParagraph"/>
              <w:spacing w:before="0" w:line="162" w:lineRule="exact"/>
              <w:ind w:left="192"/>
              <w:jc w:val="left"/>
              <w:rPr>
                <w:sz w:val="16"/>
              </w:rPr>
            </w:pPr>
            <w:r>
              <w:rPr>
                <w:sz w:val="16"/>
              </w:rPr>
              <w:t>0.00</w:t>
            </w:r>
          </w:p>
          <w:p w14:paraId="3073E1BE" w14:textId="77777777" w:rsidR="00054221" w:rsidRDefault="00BD4E74">
            <w:pPr>
              <w:pStyle w:val="TableParagraph"/>
              <w:spacing w:before="7" w:line="160" w:lineRule="exact"/>
              <w:ind w:left="126"/>
              <w:jc w:val="left"/>
              <w:rPr>
                <w:sz w:val="16"/>
              </w:rPr>
            </w:pPr>
            <w:r>
              <w:rPr>
                <w:sz w:val="16"/>
              </w:rPr>
              <w:t>(0.92)</w:t>
            </w:r>
          </w:p>
        </w:tc>
      </w:tr>
      <w:tr w:rsidR="00054221" w14:paraId="4910C08F" w14:textId="77777777">
        <w:trPr>
          <w:trHeight w:val="189"/>
        </w:trPr>
        <w:tc>
          <w:tcPr>
            <w:tcW w:w="2722" w:type="dxa"/>
          </w:tcPr>
          <w:p w14:paraId="0EF1AB70" w14:textId="78549EE9" w:rsidR="00054221" w:rsidRDefault="00BD4E74">
            <w:pPr>
              <w:pStyle w:val="TableParagraph"/>
              <w:tabs>
                <w:tab w:val="right" w:pos="2536"/>
              </w:tabs>
              <w:spacing w:before="9" w:line="160" w:lineRule="exact"/>
              <w:ind w:left="119"/>
              <w:jc w:val="left"/>
              <w:rPr>
                <w:sz w:val="16"/>
                <w:szCs w:val="16"/>
              </w:rPr>
            </w:pPr>
            <w:r w:rsidRPr="76614F08">
              <w:rPr>
                <w:w w:val="105"/>
                <w:sz w:val="16"/>
                <w:szCs w:val="16"/>
              </w:rPr>
              <w:t>FES</w:t>
            </w:r>
            <w:r w:rsidRPr="76614F08">
              <w:rPr>
                <w:spacing w:val="14"/>
                <w:w w:val="105"/>
                <w:sz w:val="16"/>
                <w:szCs w:val="16"/>
              </w:rPr>
              <w:t xml:space="preserve"> </w:t>
            </w:r>
            <w:r w:rsidRPr="76614F08">
              <w:rPr>
                <w:w w:val="105"/>
                <w:sz w:val="16"/>
                <w:szCs w:val="16"/>
              </w:rPr>
              <w:t>&lt;</w:t>
            </w:r>
            <w:r w:rsidRPr="76614F08">
              <w:rPr>
                <w:spacing w:val="15"/>
                <w:w w:val="105"/>
                <w:sz w:val="16"/>
                <w:szCs w:val="16"/>
              </w:rPr>
              <w:t xml:space="preserve"> </w:t>
            </w:r>
            <w:r w:rsidRPr="76614F08">
              <w:rPr>
                <w:w w:val="105"/>
                <w:sz w:val="16"/>
                <w:szCs w:val="16"/>
              </w:rPr>
              <w:t>50</w:t>
            </w:r>
            <w:r w:rsidRPr="76614F08">
              <w:rPr>
                <w:spacing w:val="14"/>
                <w:w w:val="105"/>
                <w:sz w:val="16"/>
                <w:szCs w:val="16"/>
              </w:rPr>
              <w:t xml:space="preserve"> </w:t>
            </w:r>
            <w:r w:rsidR="363BF22C" w:rsidRPr="76614F08">
              <w:rPr>
                <w:w w:val="105"/>
                <w:sz w:val="16"/>
                <w:szCs w:val="16"/>
              </w:rPr>
              <w:t>%</w:t>
            </w:r>
            <w:r>
              <w:rPr>
                <w:rFonts w:ascii="Times New Roman"/>
                <w:w w:val="105"/>
                <w:sz w:val="16"/>
              </w:rPr>
              <w:tab/>
            </w:r>
            <w:r w:rsidRPr="76614F08">
              <w:rPr>
                <w:w w:val="105"/>
                <w:sz w:val="16"/>
                <w:szCs w:val="16"/>
              </w:rPr>
              <w:t>0.15</w:t>
            </w:r>
          </w:p>
        </w:tc>
        <w:tc>
          <w:tcPr>
            <w:tcW w:w="671" w:type="dxa"/>
          </w:tcPr>
          <w:p w14:paraId="684AB29D" w14:textId="77777777" w:rsidR="00054221" w:rsidRDefault="00BD4E74">
            <w:pPr>
              <w:pStyle w:val="TableParagraph"/>
              <w:spacing w:before="9" w:line="160" w:lineRule="exact"/>
              <w:ind w:right="181"/>
              <w:jc w:val="right"/>
              <w:rPr>
                <w:sz w:val="16"/>
              </w:rPr>
            </w:pPr>
            <w:r>
              <w:rPr>
                <w:sz w:val="16"/>
              </w:rPr>
              <w:t>0.12</w:t>
            </w:r>
          </w:p>
        </w:tc>
        <w:tc>
          <w:tcPr>
            <w:tcW w:w="671" w:type="dxa"/>
          </w:tcPr>
          <w:p w14:paraId="14B32374" w14:textId="77777777" w:rsidR="00054221" w:rsidRDefault="00BD4E74">
            <w:pPr>
              <w:pStyle w:val="TableParagraph"/>
              <w:spacing w:before="9" w:line="160" w:lineRule="exact"/>
              <w:ind w:left="85" w:right="82"/>
              <w:rPr>
                <w:sz w:val="16"/>
              </w:rPr>
            </w:pPr>
            <w:r>
              <w:rPr>
                <w:sz w:val="16"/>
              </w:rPr>
              <w:t>-0.03</w:t>
            </w:r>
          </w:p>
        </w:tc>
        <w:tc>
          <w:tcPr>
            <w:tcW w:w="671" w:type="dxa"/>
          </w:tcPr>
          <w:p w14:paraId="3763DAA1" w14:textId="77777777" w:rsidR="00054221" w:rsidRDefault="00BD4E74">
            <w:pPr>
              <w:pStyle w:val="TableParagraph"/>
              <w:spacing w:before="9" w:line="160" w:lineRule="exact"/>
              <w:ind w:left="87" w:right="82"/>
              <w:rPr>
                <w:sz w:val="16"/>
              </w:rPr>
            </w:pPr>
            <w:r>
              <w:rPr>
                <w:sz w:val="16"/>
              </w:rPr>
              <w:t>0.14</w:t>
            </w:r>
          </w:p>
        </w:tc>
        <w:tc>
          <w:tcPr>
            <w:tcW w:w="671" w:type="dxa"/>
          </w:tcPr>
          <w:p w14:paraId="0CC722E4" w14:textId="77777777" w:rsidR="00054221" w:rsidRDefault="00BD4E74">
            <w:pPr>
              <w:pStyle w:val="TableParagraph"/>
              <w:spacing w:before="9" w:line="160" w:lineRule="exact"/>
              <w:ind w:left="89" w:right="82"/>
              <w:rPr>
                <w:sz w:val="16"/>
              </w:rPr>
            </w:pPr>
            <w:r>
              <w:rPr>
                <w:sz w:val="16"/>
              </w:rPr>
              <w:t>0.16</w:t>
            </w:r>
          </w:p>
        </w:tc>
        <w:tc>
          <w:tcPr>
            <w:tcW w:w="671" w:type="dxa"/>
          </w:tcPr>
          <w:p w14:paraId="4E92347B" w14:textId="77777777" w:rsidR="00054221" w:rsidRDefault="00BD4E74">
            <w:pPr>
              <w:pStyle w:val="TableParagraph"/>
              <w:spacing w:before="9" w:line="160" w:lineRule="exact"/>
              <w:ind w:left="91" w:right="82"/>
              <w:rPr>
                <w:sz w:val="16"/>
              </w:rPr>
            </w:pPr>
            <w:r>
              <w:rPr>
                <w:sz w:val="16"/>
              </w:rPr>
              <w:t>0.03</w:t>
            </w:r>
          </w:p>
        </w:tc>
        <w:tc>
          <w:tcPr>
            <w:tcW w:w="671" w:type="dxa"/>
          </w:tcPr>
          <w:p w14:paraId="59F4409A" w14:textId="77777777" w:rsidR="00054221" w:rsidRDefault="00BD4E74">
            <w:pPr>
              <w:pStyle w:val="TableParagraph"/>
              <w:spacing w:before="9" w:line="160" w:lineRule="exact"/>
              <w:ind w:left="93" w:right="82"/>
              <w:rPr>
                <w:sz w:val="16"/>
              </w:rPr>
            </w:pPr>
            <w:r>
              <w:rPr>
                <w:sz w:val="16"/>
              </w:rPr>
              <w:t>0.20</w:t>
            </w:r>
          </w:p>
        </w:tc>
        <w:tc>
          <w:tcPr>
            <w:tcW w:w="671" w:type="dxa"/>
          </w:tcPr>
          <w:p w14:paraId="0A5F3FB2" w14:textId="77777777" w:rsidR="00054221" w:rsidRDefault="00BD4E74">
            <w:pPr>
              <w:pStyle w:val="TableParagraph"/>
              <w:spacing w:before="9" w:line="160" w:lineRule="exact"/>
              <w:ind w:left="93" w:right="80"/>
              <w:rPr>
                <w:sz w:val="16"/>
              </w:rPr>
            </w:pPr>
            <w:r>
              <w:rPr>
                <w:sz w:val="16"/>
              </w:rPr>
              <w:t>0.20</w:t>
            </w:r>
          </w:p>
        </w:tc>
        <w:tc>
          <w:tcPr>
            <w:tcW w:w="671" w:type="dxa"/>
          </w:tcPr>
          <w:p w14:paraId="031B4AC9" w14:textId="77777777" w:rsidR="00054221" w:rsidRDefault="00BD4E74">
            <w:pPr>
              <w:pStyle w:val="TableParagraph"/>
              <w:spacing w:before="9" w:line="160" w:lineRule="exact"/>
              <w:ind w:right="175"/>
              <w:jc w:val="right"/>
              <w:rPr>
                <w:sz w:val="16"/>
              </w:rPr>
            </w:pPr>
            <w:r>
              <w:rPr>
                <w:sz w:val="16"/>
              </w:rPr>
              <w:t>0.00</w:t>
            </w:r>
          </w:p>
        </w:tc>
      </w:tr>
      <w:tr w:rsidR="00054221" w14:paraId="02EC6DDA" w14:textId="77777777">
        <w:trPr>
          <w:trHeight w:val="189"/>
        </w:trPr>
        <w:tc>
          <w:tcPr>
            <w:tcW w:w="2722" w:type="dxa"/>
          </w:tcPr>
          <w:p w14:paraId="22B808FE" w14:textId="77777777" w:rsidR="00054221" w:rsidRDefault="00BD4E74">
            <w:pPr>
              <w:pStyle w:val="TableParagraph"/>
              <w:spacing w:before="9" w:line="160" w:lineRule="exact"/>
              <w:ind w:right="117"/>
              <w:jc w:val="right"/>
              <w:rPr>
                <w:sz w:val="16"/>
              </w:rPr>
            </w:pPr>
            <w:r>
              <w:rPr>
                <w:sz w:val="16"/>
              </w:rPr>
              <w:t>(0.36)</w:t>
            </w:r>
          </w:p>
        </w:tc>
        <w:tc>
          <w:tcPr>
            <w:tcW w:w="671" w:type="dxa"/>
          </w:tcPr>
          <w:p w14:paraId="093DB6FE" w14:textId="77777777" w:rsidR="00054221" w:rsidRDefault="00BD4E74">
            <w:pPr>
              <w:pStyle w:val="TableParagraph"/>
              <w:spacing w:before="9" w:line="160" w:lineRule="exact"/>
              <w:ind w:right="116"/>
              <w:jc w:val="right"/>
              <w:rPr>
                <w:sz w:val="16"/>
              </w:rPr>
            </w:pPr>
            <w:r>
              <w:rPr>
                <w:sz w:val="16"/>
              </w:rPr>
              <w:t>(0.32)</w:t>
            </w:r>
          </w:p>
        </w:tc>
        <w:tc>
          <w:tcPr>
            <w:tcW w:w="671" w:type="dxa"/>
          </w:tcPr>
          <w:p w14:paraId="1FA1E306" w14:textId="77777777" w:rsidR="00054221" w:rsidRDefault="00BD4E74">
            <w:pPr>
              <w:pStyle w:val="TableParagraph"/>
              <w:spacing w:before="9" w:line="160" w:lineRule="exact"/>
              <w:ind w:left="85" w:right="82"/>
              <w:rPr>
                <w:sz w:val="16"/>
              </w:rPr>
            </w:pPr>
            <w:r>
              <w:rPr>
                <w:sz w:val="16"/>
              </w:rPr>
              <w:t>(0.24)</w:t>
            </w:r>
          </w:p>
        </w:tc>
        <w:tc>
          <w:tcPr>
            <w:tcW w:w="671" w:type="dxa"/>
          </w:tcPr>
          <w:p w14:paraId="208F323A" w14:textId="77777777" w:rsidR="00054221" w:rsidRDefault="00BD4E74">
            <w:pPr>
              <w:pStyle w:val="TableParagraph"/>
              <w:spacing w:before="9" w:line="160" w:lineRule="exact"/>
              <w:ind w:left="87" w:right="82"/>
              <w:rPr>
                <w:sz w:val="16"/>
              </w:rPr>
            </w:pPr>
            <w:r>
              <w:rPr>
                <w:sz w:val="16"/>
              </w:rPr>
              <w:t>(0.34)</w:t>
            </w:r>
          </w:p>
        </w:tc>
        <w:tc>
          <w:tcPr>
            <w:tcW w:w="671" w:type="dxa"/>
          </w:tcPr>
          <w:p w14:paraId="308694C4" w14:textId="77777777" w:rsidR="00054221" w:rsidRDefault="00BD4E74">
            <w:pPr>
              <w:pStyle w:val="TableParagraph"/>
              <w:spacing w:before="9" w:line="160" w:lineRule="exact"/>
              <w:ind w:left="89" w:right="82"/>
              <w:rPr>
                <w:sz w:val="16"/>
              </w:rPr>
            </w:pPr>
            <w:r>
              <w:rPr>
                <w:sz w:val="16"/>
              </w:rPr>
              <w:t>(0.37)</w:t>
            </w:r>
          </w:p>
        </w:tc>
        <w:tc>
          <w:tcPr>
            <w:tcW w:w="671" w:type="dxa"/>
          </w:tcPr>
          <w:p w14:paraId="3605F7CC" w14:textId="77777777" w:rsidR="00054221" w:rsidRDefault="00BD4E74">
            <w:pPr>
              <w:pStyle w:val="TableParagraph"/>
              <w:spacing w:before="9" w:line="160" w:lineRule="exact"/>
              <w:ind w:left="90" w:right="82"/>
              <w:rPr>
                <w:sz w:val="16"/>
              </w:rPr>
            </w:pPr>
            <w:r>
              <w:rPr>
                <w:sz w:val="16"/>
              </w:rPr>
              <w:t>(0.30)</w:t>
            </w:r>
          </w:p>
        </w:tc>
        <w:tc>
          <w:tcPr>
            <w:tcW w:w="671" w:type="dxa"/>
          </w:tcPr>
          <w:p w14:paraId="1E0029B9" w14:textId="77777777" w:rsidR="00054221" w:rsidRDefault="00BD4E74">
            <w:pPr>
              <w:pStyle w:val="TableParagraph"/>
              <w:spacing w:before="9" w:line="160" w:lineRule="exact"/>
              <w:ind w:left="92" w:right="82"/>
              <w:rPr>
                <w:sz w:val="16"/>
              </w:rPr>
            </w:pPr>
            <w:r>
              <w:rPr>
                <w:sz w:val="16"/>
              </w:rPr>
              <w:t>(0.40)</w:t>
            </w:r>
          </w:p>
        </w:tc>
        <w:tc>
          <w:tcPr>
            <w:tcW w:w="671" w:type="dxa"/>
          </w:tcPr>
          <w:p w14:paraId="074D652B" w14:textId="77777777" w:rsidR="00054221" w:rsidRDefault="00BD4E74">
            <w:pPr>
              <w:pStyle w:val="TableParagraph"/>
              <w:spacing w:before="9" w:line="160" w:lineRule="exact"/>
              <w:ind w:left="93" w:right="81"/>
              <w:rPr>
                <w:sz w:val="16"/>
              </w:rPr>
            </w:pPr>
            <w:r>
              <w:rPr>
                <w:sz w:val="16"/>
              </w:rPr>
              <w:t>(0.40)</w:t>
            </w:r>
          </w:p>
        </w:tc>
        <w:tc>
          <w:tcPr>
            <w:tcW w:w="671" w:type="dxa"/>
          </w:tcPr>
          <w:p w14:paraId="3F2ED69F" w14:textId="77777777" w:rsidR="00054221" w:rsidRDefault="00BD4E74">
            <w:pPr>
              <w:pStyle w:val="TableParagraph"/>
              <w:spacing w:before="9" w:line="160" w:lineRule="exact"/>
              <w:ind w:right="110"/>
              <w:jc w:val="right"/>
              <w:rPr>
                <w:sz w:val="16"/>
              </w:rPr>
            </w:pPr>
            <w:r>
              <w:rPr>
                <w:sz w:val="16"/>
              </w:rPr>
              <w:t>(0.93)</w:t>
            </w:r>
          </w:p>
        </w:tc>
      </w:tr>
      <w:tr w:rsidR="00054221" w14:paraId="0EFF68A8" w14:textId="77777777">
        <w:trPr>
          <w:trHeight w:val="189"/>
        </w:trPr>
        <w:tc>
          <w:tcPr>
            <w:tcW w:w="2722" w:type="dxa"/>
          </w:tcPr>
          <w:p w14:paraId="433F00BD" w14:textId="616145FB" w:rsidR="00054221" w:rsidRDefault="00BD4E74">
            <w:pPr>
              <w:pStyle w:val="TableParagraph"/>
              <w:tabs>
                <w:tab w:val="right" w:pos="2537"/>
              </w:tabs>
              <w:spacing w:before="9" w:line="160" w:lineRule="exact"/>
              <w:ind w:left="119"/>
              <w:jc w:val="left"/>
              <w:rPr>
                <w:sz w:val="16"/>
                <w:szCs w:val="16"/>
              </w:rPr>
            </w:pPr>
            <w:r w:rsidRPr="76614F08">
              <w:rPr>
                <w:sz w:val="16"/>
                <w:szCs w:val="16"/>
              </w:rPr>
              <w:t>FES:</w:t>
            </w:r>
            <w:r w:rsidRPr="76614F08">
              <w:rPr>
                <w:spacing w:val="16"/>
                <w:sz w:val="16"/>
                <w:szCs w:val="16"/>
              </w:rPr>
              <w:t xml:space="preserve"> </w:t>
            </w:r>
            <w:r w:rsidRPr="76614F08">
              <w:rPr>
                <w:sz w:val="16"/>
                <w:szCs w:val="16"/>
              </w:rPr>
              <w:t>50-65</w:t>
            </w:r>
            <w:r w:rsidRPr="76614F08">
              <w:rPr>
                <w:spacing w:val="17"/>
                <w:sz w:val="16"/>
                <w:szCs w:val="16"/>
              </w:rPr>
              <w:t xml:space="preserve"> </w:t>
            </w:r>
            <w:r w:rsidR="607EC3B4" w:rsidRPr="76614F08">
              <w:rPr>
                <w:sz w:val="16"/>
                <w:szCs w:val="16"/>
              </w:rPr>
              <w:t>%</w:t>
            </w:r>
            <w:r>
              <w:rPr>
                <w:rFonts w:ascii="Times New Roman"/>
                <w:sz w:val="16"/>
              </w:rPr>
              <w:tab/>
            </w:r>
            <w:r w:rsidRPr="76614F08">
              <w:rPr>
                <w:sz w:val="16"/>
                <w:szCs w:val="16"/>
              </w:rPr>
              <w:t>0.29</w:t>
            </w:r>
          </w:p>
        </w:tc>
        <w:tc>
          <w:tcPr>
            <w:tcW w:w="671" w:type="dxa"/>
          </w:tcPr>
          <w:p w14:paraId="630C2382" w14:textId="77777777" w:rsidR="00054221" w:rsidRDefault="00BD4E74">
            <w:pPr>
              <w:pStyle w:val="TableParagraph"/>
              <w:spacing w:before="9" w:line="160" w:lineRule="exact"/>
              <w:ind w:right="181"/>
              <w:jc w:val="right"/>
              <w:rPr>
                <w:sz w:val="16"/>
              </w:rPr>
            </w:pPr>
            <w:r>
              <w:rPr>
                <w:sz w:val="16"/>
              </w:rPr>
              <w:t>0.31</w:t>
            </w:r>
          </w:p>
        </w:tc>
        <w:tc>
          <w:tcPr>
            <w:tcW w:w="671" w:type="dxa"/>
          </w:tcPr>
          <w:p w14:paraId="63BB22B1" w14:textId="77777777" w:rsidR="00054221" w:rsidRDefault="00BD4E74">
            <w:pPr>
              <w:pStyle w:val="TableParagraph"/>
              <w:spacing w:before="9" w:line="160" w:lineRule="exact"/>
              <w:ind w:left="85" w:right="82"/>
              <w:rPr>
                <w:sz w:val="16"/>
              </w:rPr>
            </w:pPr>
            <w:r>
              <w:rPr>
                <w:sz w:val="16"/>
              </w:rPr>
              <w:t>0.03</w:t>
            </w:r>
          </w:p>
        </w:tc>
        <w:tc>
          <w:tcPr>
            <w:tcW w:w="671" w:type="dxa"/>
          </w:tcPr>
          <w:p w14:paraId="1D2ED2CB" w14:textId="77777777" w:rsidR="00054221" w:rsidRDefault="00BD4E74">
            <w:pPr>
              <w:pStyle w:val="TableParagraph"/>
              <w:spacing w:before="9" w:line="160" w:lineRule="exact"/>
              <w:ind w:left="87" w:right="82"/>
              <w:rPr>
                <w:sz w:val="16"/>
              </w:rPr>
            </w:pPr>
            <w:r>
              <w:rPr>
                <w:sz w:val="16"/>
              </w:rPr>
              <w:t>0.18</w:t>
            </w:r>
          </w:p>
        </w:tc>
        <w:tc>
          <w:tcPr>
            <w:tcW w:w="671" w:type="dxa"/>
          </w:tcPr>
          <w:p w14:paraId="28597E34" w14:textId="77777777" w:rsidR="00054221" w:rsidRDefault="00BD4E74">
            <w:pPr>
              <w:pStyle w:val="TableParagraph"/>
              <w:spacing w:before="9" w:line="160" w:lineRule="exact"/>
              <w:ind w:left="89" w:right="82"/>
              <w:rPr>
                <w:sz w:val="16"/>
              </w:rPr>
            </w:pPr>
            <w:r>
              <w:rPr>
                <w:w w:val="105"/>
                <w:sz w:val="16"/>
              </w:rPr>
              <w:t>0.17</w:t>
            </w:r>
          </w:p>
        </w:tc>
        <w:tc>
          <w:tcPr>
            <w:tcW w:w="671" w:type="dxa"/>
          </w:tcPr>
          <w:p w14:paraId="0C4B5D2C" w14:textId="77777777" w:rsidR="00054221" w:rsidRDefault="00BD4E74">
            <w:pPr>
              <w:pStyle w:val="TableParagraph"/>
              <w:spacing w:before="9" w:line="160" w:lineRule="exact"/>
              <w:ind w:left="91" w:right="82"/>
              <w:rPr>
                <w:sz w:val="16"/>
              </w:rPr>
            </w:pPr>
            <w:r>
              <w:rPr>
                <w:sz w:val="16"/>
              </w:rPr>
              <w:t>-0.00</w:t>
            </w:r>
          </w:p>
        </w:tc>
        <w:tc>
          <w:tcPr>
            <w:tcW w:w="671" w:type="dxa"/>
          </w:tcPr>
          <w:p w14:paraId="42421103" w14:textId="77777777" w:rsidR="00054221" w:rsidRDefault="00BD4E74">
            <w:pPr>
              <w:pStyle w:val="TableParagraph"/>
              <w:spacing w:before="9" w:line="160" w:lineRule="exact"/>
              <w:ind w:left="93" w:right="82"/>
              <w:rPr>
                <w:sz w:val="16"/>
              </w:rPr>
            </w:pPr>
            <w:r>
              <w:rPr>
                <w:sz w:val="16"/>
              </w:rPr>
              <w:t>0.23</w:t>
            </w:r>
          </w:p>
        </w:tc>
        <w:tc>
          <w:tcPr>
            <w:tcW w:w="671" w:type="dxa"/>
          </w:tcPr>
          <w:p w14:paraId="7B938A7C" w14:textId="77777777" w:rsidR="00054221" w:rsidRDefault="00BD4E74">
            <w:pPr>
              <w:pStyle w:val="TableParagraph"/>
              <w:spacing w:before="9" w:line="160" w:lineRule="exact"/>
              <w:ind w:left="93" w:right="80"/>
              <w:rPr>
                <w:sz w:val="16"/>
              </w:rPr>
            </w:pPr>
            <w:r>
              <w:rPr>
                <w:sz w:val="16"/>
              </w:rPr>
              <w:t>0.22</w:t>
            </w:r>
          </w:p>
        </w:tc>
        <w:tc>
          <w:tcPr>
            <w:tcW w:w="671" w:type="dxa"/>
          </w:tcPr>
          <w:p w14:paraId="6634B48D" w14:textId="77777777" w:rsidR="00054221" w:rsidRDefault="00BD4E74">
            <w:pPr>
              <w:pStyle w:val="TableParagraph"/>
              <w:spacing w:before="9" w:line="160" w:lineRule="exact"/>
              <w:ind w:right="147"/>
              <w:jc w:val="right"/>
              <w:rPr>
                <w:sz w:val="16"/>
              </w:rPr>
            </w:pPr>
            <w:r>
              <w:rPr>
                <w:sz w:val="16"/>
              </w:rPr>
              <w:t>-0.01</w:t>
            </w:r>
          </w:p>
        </w:tc>
      </w:tr>
      <w:tr w:rsidR="00054221" w14:paraId="30D9A61C" w14:textId="77777777">
        <w:trPr>
          <w:trHeight w:val="189"/>
        </w:trPr>
        <w:tc>
          <w:tcPr>
            <w:tcW w:w="2722" w:type="dxa"/>
          </w:tcPr>
          <w:p w14:paraId="775EA9ED" w14:textId="77777777" w:rsidR="00054221" w:rsidRDefault="00BD4E74">
            <w:pPr>
              <w:pStyle w:val="TableParagraph"/>
              <w:spacing w:before="9" w:line="160" w:lineRule="exact"/>
              <w:ind w:right="117"/>
              <w:jc w:val="right"/>
              <w:rPr>
                <w:sz w:val="16"/>
              </w:rPr>
            </w:pPr>
            <w:r>
              <w:rPr>
                <w:sz w:val="16"/>
              </w:rPr>
              <w:t>(0.45)</w:t>
            </w:r>
          </w:p>
        </w:tc>
        <w:tc>
          <w:tcPr>
            <w:tcW w:w="671" w:type="dxa"/>
          </w:tcPr>
          <w:p w14:paraId="05A9F272" w14:textId="77777777" w:rsidR="00054221" w:rsidRDefault="00BD4E74">
            <w:pPr>
              <w:pStyle w:val="TableParagraph"/>
              <w:spacing w:before="9" w:line="160" w:lineRule="exact"/>
              <w:ind w:right="116"/>
              <w:jc w:val="right"/>
              <w:rPr>
                <w:sz w:val="16"/>
              </w:rPr>
            </w:pPr>
            <w:r>
              <w:rPr>
                <w:sz w:val="16"/>
              </w:rPr>
              <w:t>(0.46)</w:t>
            </w:r>
          </w:p>
        </w:tc>
        <w:tc>
          <w:tcPr>
            <w:tcW w:w="671" w:type="dxa"/>
          </w:tcPr>
          <w:p w14:paraId="63C6B0F1" w14:textId="77777777" w:rsidR="00054221" w:rsidRDefault="00BD4E74">
            <w:pPr>
              <w:pStyle w:val="TableParagraph"/>
              <w:spacing w:before="9" w:line="160" w:lineRule="exact"/>
              <w:ind w:left="85" w:right="82"/>
              <w:rPr>
                <w:sz w:val="16"/>
              </w:rPr>
            </w:pPr>
            <w:r>
              <w:rPr>
                <w:sz w:val="16"/>
              </w:rPr>
              <w:t>(0.48)</w:t>
            </w:r>
          </w:p>
        </w:tc>
        <w:tc>
          <w:tcPr>
            <w:tcW w:w="671" w:type="dxa"/>
          </w:tcPr>
          <w:p w14:paraId="587EE9DC" w14:textId="77777777" w:rsidR="00054221" w:rsidRDefault="00BD4E74">
            <w:pPr>
              <w:pStyle w:val="TableParagraph"/>
              <w:spacing w:before="9" w:line="160" w:lineRule="exact"/>
              <w:ind w:left="87" w:right="82"/>
              <w:rPr>
                <w:sz w:val="16"/>
              </w:rPr>
            </w:pPr>
            <w:r>
              <w:rPr>
                <w:sz w:val="16"/>
              </w:rPr>
              <w:t>(0.38)</w:t>
            </w:r>
          </w:p>
        </w:tc>
        <w:tc>
          <w:tcPr>
            <w:tcW w:w="671" w:type="dxa"/>
          </w:tcPr>
          <w:p w14:paraId="17DE94BC" w14:textId="77777777" w:rsidR="00054221" w:rsidRDefault="00BD4E74">
            <w:pPr>
              <w:pStyle w:val="TableParagraph"/>
              <w:spacing w:before="9" w:line="160" w:lineRule="exact"/>
              <w:ind w:left="89" w:right="82"/>
              <w:rPr>
                <w:sz w:val="16"/>
              </w:rPr>
            </w:pPr>
            <w:r>
              <w:rPr>
                <w:sz w:val="16"/>
              </w:rPr>
              <w:t>(0.38)</w:t>
            </w:r>
          </w:p>
        </w:tc>
        <w:tc>
          <w:tcPr>
            <w:tcW w:w="671" w:type="dxa"/>
          </w:tcPr>
          <w:p w14:paraId="50FCB4C8" w14:textId="77777777" w:rsidR="00054221" w:rsidRDefault="00BD4E74">
            <w:pPr>
              <w:pStyle w:val="TableParagraph"/>
              <w:spacing w:before="9" w:line="160" w:lineRule="exact"/>
              <w:ind w:left="90" w:right="82"/>
              <w:rPr>
                <w:sz w:val="16"/>
              </w:rPr>
            </w:pPr>
            <w:r>
              <w:rPr>
                <w:sz w:val="16"/>
              </w:rPr>
              <w:t>(1.00)</w:t>
            </w:r>
          </w:p>
        </w:tc>
        <w:tc>
          <w:tcPr>
            <w:tcW w:w="671" w:type="dxa"/>
          </w:tcPr>
          <w:p w14:paraId="09B03740" w14:textId="77777777" w:rsidR="00054221" w:rsidRDefault="00BD4E74">
            <w:pPr>
              <w:pStyle w:val="TableParagraph"/>
              <w:spacing w:before="9" w:line="160" w:lineRule="exact"/>
              <w:ind w:left="92" w:right="82"/>
              <w:rPr>
                <w:sz w:val="16"/>
              </w:rPr>
            </w:pPr>
            <w:r>
              <w:rPr>
                <w:sz w:val="16"/>
              </w:rPr>
              <w:t>(0.42)</w:t>
            </w:r>
          </w:p>
        </w:tc>
        <w:tc>
          <w:tcPr>
            <w:tcW w:w="671" w:type="dxa"/>
          </w:tcPr>
          <w:p w14:paraId="48443684" w14:textId="77777777" w:rsidR="00054221" w:rsidRDefault="00BD4E74">
            <w:pPr>
              <w:pStyle w:val="TableParagraph"/>
              <w:spacing w:before="9" w:line="160" w:lineRule="exact"/>
              <w:ind w:left="93" w:right="81"/>
              <w:rPr>
                <w:sz w:val="16"/>
              </w:rPr>
            </w:pPr>
            <w:r>
              <w:rPr>
                <w:sz w:val="16"/>
              </w:rPr>
              <w:t>(0.42)</w:t>
            </w:r>
          </w:p>
        </w:tc>
        <w:tc>
          <w:tcPr>
            <w:tcW w:w="671" w:type="dxa"/>
          </w:tcPr>
          <w:p w14:paraId="7BEC3C7E" w14:textId="77777777" w:rsidR="00054221" w:rsidRDefault="00BD4E74">
            <w:pPr>
              <w:pStyle w:val="TableParagraph"/>
              <w:spacing w:before="9" w:line="160" w:lineRule="exact"/>
              <w:ind w:right="110"/>
              <w:jc w:val="right"/>
              <w:rPr>
                <w:sz w:val="16"/>
              </w:rPr>
            </w:pPr>
            <w:r>
              <w:rPr>
                <w:sz w:val="16"/>
              </w:rPr>
              <w:t>(0.84)</w:t>
            </w:r>
          </w:p>
        </w:tc>
      </w:tr>
      <w:tr w:rsidR="00054221" w14:paraId="2A6E7593" w14:textId="77777777">
        <w:trPr>
          <w:trHeight w:val="189"/>
        </w:trPr>
        <w:tc>
          <w:tcPr>
            <w:tcW w:w="2722" w:type="dxa"/>
          </w:tcPr>
          <w:p w14:paraId="28C64F39" w14:textId="6BC69967" w:rsidR="00054221" w:rsidRDefault="00BD4E74">
            <w:pPr>
              <w:pStyle w:val="TableParagraph"/>
              <w:tabs>
                <w:tab w:val="right" w:pos="2537"/>
              </w:tabs>
              <w:spacing w:before="9" w:line="160" w:lineRule="exact"/>
              <w:ind w:left="119"/>
              <w:jc w:val="left"/>
              <w:rPr>
                <w:sz w:val="16"/>
                <w:szCs w:val="16"/>
              </w:rPr>
            </w:pPr>
            <w:r w:rsidRPr="76614F08">
              <w:rPr>
                <w:sz w:val="16"/>
                <w:szCs w:val="16"/>
              </w:rPr>
              <w:t>FES:</w:t>
            </w:r>
            <w:r w:rsidRPr="76614F08">
              <w:rPr>
                <w:spacing w:val="17"/>
                <w:sz w:val="16"/>
                <w:szCs w:val="16"/>
              </w:rPr>
              <w:t xml:space="preserve"> </w:t>
            </w:r>
            <w:r w:rsidRPr="76614F08">
              <w:rPr>
                <w:sz w:val="16"/>
                <w:szCs w:val="16"/>
              </w:rPr>
              <w:t>65-75</w:t>
            </w:r>
            <w:r w:rsidRPr="76614F08">
              <w:rPr>
                <w:spacing w:val="18"/>
                <w:sz w:val="16"/>
                <w:szCs w:val="16"/>
              </w:rPr>
              <w:t xml:space="preserve"> </w:t>
            </w:r>
            <w:r w:rsidR="2ADD4C71" w:rsidRPr="76614F08">
              <w:rPr>
                <w:sz w:val="16"/>
                <w:szCs w:val="16"/>
              </w:rPr>
              <w:t>%</w:t>
            </w:r>
            <w:r>
              <w:rPr>
                <w:rFonts w:ascii="Times New Roman"/>
                <w:sz w:val="16"/>
              </w:rPr>
              <w:tab/>
            </w:r>
            <w:r w:rsidRPr="76614F08">
              <w:rPr>
                <w:sz w:val="16"/>
                <w:szCs w:val="16"/>
              </w:rPr>
              <w:t>0.26</w:t>
            </w:r>
          </w:p>
        </w:tc>
        <w:tc>
          <w:tcPr>
            <w:tcW w:w="671" w:type="dxa"/>
          </w:tcPr>
          <w:p w14:paraId="5ADA0962" w14:textId="77777777" w:rsidR="00054221" w:rsidRDefault="00BD4E74">
            <w:pPr>
              <w:pStyle w:val="TableParagraph"/>
              <w:spacing w:before="9" w:line="160" w:lineRule="exact"/>
              <w:ind w:right="181"/>
              <w:jc w:val="right"/>
              <w:rPr>
                <w:sz w:val="16"/>
              </w:rPr>
            </w:pPr>
            <w:r>
              <w:rPr>
                <w:sz w:val="16"/>
              </w:rPr>
              <w:t>0.28</w:t>
            </w:r>
          </w:p>
        </w:tc>
        <w:tc>
          <w:tcPr>
            <w:tcW w:w="671" w:type="dxa"/>
          </w:tcPr>
          <w:p w14:paraId="79A6DFF8" w14:textId="77777777" w:rsidR="00054221" w:rsidRDefault="00BD4E74">
            <w:pPr>
              <w:pStyle w:val="TableParagraph"/>
              <w:spacing w:before="9" w:line="160" w:lineRule="exact"/>
              <w:ind w:left="85" w:right="82"/>
              <w:rPr>
                <w:sz w:val="16"/>
              </w:rPr>
            </w:pPr>
            <w:r>
              <w:rPr>
                <w:sz w:val="16"/>
              </w:rPr>
              <w:t>0.02</w:t>
            </w:r>
          </w:p>
        </w:tc>
        <w:tc>
          <w:tcPr>
            <w:tcW w:w="671" w:type="dxa"/>
          </w:tcPr>
          <w:p w14:paraId="11EB3877" w14:textId="77777777" w:rsidR="00054221" w:rsidRDefault="00BD4E74">
            <w:pPr>
              <w:pStyle w:val="TableParagraph"/>
              <w:spacing w:before="9" w:line="160" w:lineRule="exact"/>
              <w:ind w:left="87" w:right="82"/>
              <w:rPr>
                <w:sz w:val="16"/>
              </w:rPr>
            </w:pPr>
            <w:r>
              <w:rPr>
                <w:w w:val="105"/>
                <w:sz w:val="16"/>
              </w:rPr>
              <w:t>0.17</w:t>
            </w:r>
          </w:p>
        </w:tc>
        <w:tc>
          <w:tcPr>
            <w:tcW w:w="671" w:type="dxa"/>
          </w:tcPr>
          <w:p w14:paraId="07E1DB04" w14:textId="77777777" w:rsidR="00054221" w:rsidRDefault="00BD4E74">
            <w:pPr>
              <w:pStyle w:val="TableParagraph"/>
              <w:spacing w:before="9" w:line="160" w:lineRule="exact"/>
              <w:ind w:left="89" w:right="82"/>
              <w:rPr>
                <w:sz w:val="16"/>
              </w:rPr>
            </w:pPr>
            <w:r>
              <w:rPr>
                <w:sz w:val="16"/>
              </w:rPr>
              <w:t>0.21</w:t>
            </w:r>
          </w:p>
        </w:tc>
        <w:tc>
          <w:tcPr>
            <w:tcW w:w="671" w:type="dxa"/>
          </w:tcPr>
          <w:p w14:paraId="7E9BDB40" w14:textId="77777777" w:rsidR="00054221" w:rsidRDefault="00BD4E74">
            <w:pPr>
              <w:pStyle w:val="TableParagraph"/>
              <w:spacing w:before="9" w:line="160" w:lineRule="exact"/>
              <w:ind w:left="91" w:right="82"/>
              <w:rPr>
                <w:sz w:val="16"/>
              </w:rPr>
            </w:pPr>
            <w:r>
              <w:rPr>
                <w:sz w:val="16"/>
              </w:rPr>
              <w:t>0.04</w:t>
            </w:r>
          </w:p>
        </w:tc>
        <w:tc>
          <w:tcPr>
            <w:tcW w:w="671" w:type="dxa"/>
          </w:tcPr>
          <w:p w14:paraId="3C372C4C" w14:textId="77777777" w:rsidR="00054221" w:rsidRDefault="00BD4E74">
            <w:pPr>
              <w:pStyle w:val="TableParagraph"/>
              <w:spacing w:before="9" w:line="160" w:lineRule="exact"/>
              <w:ind w:left="93" w:right="82"/>
              <w:rPr>
                <w:sz w:val="16"/>
              </w:rPr>
            </w:pPr>
            <w:r>
              <w:rPr>
                <w:sz w:val="16"/>
              </w:rPr>
              <w:t>0.15</w:t>
            </w:r>
          </w:p>
        </w:tc>
        <w:tc>
          <w:tcPr>
            <w:tcW w:w="671" w:type="dxa"/>
          </w:tcPr>
          <w:p w14:paraId="2BAB37CD" w14:textId="77777777" w:rsidR="00054221" w:rsidRDefault="00BD4E74">
            <w:pPr>
              <w:pStyle w:val="TableParagraph"/>
              <w:spacing w:before="9" w:line="160" w:lineRule="exact"/>
              <w:ind w:left="93" w:right="80"/>
              <w:rPr>
                <w:sz w:val="16"/>
              </w:rPr>
            </w:pPr>
            <w:r>
              <w:rPr>
                <w:w w:val="110"/>
                <w:sz w:val="16"/>
              </w:rPr>
              <w:t>0.11</w:t>
            </w:r>
          </w:p>
        </w:tc>
        <w:tc>
          <w:tcPr>
            <w:tcW w:w="671" w:type="dxa"/>
          </w:tcPr>
          <w:p w14:paraId="6288854B" w14:textId="77777777" w:rsidR="00054221" w:rsidRDefault="00BD4E74">
            <w:pPr>
              <w:pStyle w:val="TableParagraph"/>
              <w:spacing w:before="9" w:line="160" w:lineRule="exact"/>
              <w:ind w:right="147"/>
              <w:jc w:val="right"/>
              <w:rPr>
                <w:sz w:val="16"/>
              </w:rPr>
            </w:pPr>
            <w:r>
              <w:rPr>
                <w:sz w:val="16"/>
              </w:rPr>
              <w:t>-0.04</w:t>
            </w:r>
          </w:p>
        </w:tc>
      </w:tr>
      <w:tr w:rsidR="00054221" w14:paraId="387171E8" w14:textId="77777777">
        <w:trPr>
          <w:trHeight w:val="189"/>
        </w:trPr>
        <w:tc>
          <w:tcPr>
            <w:tcW w:w="2722" w:type="dxa"/>
          </w:tcPr>
          <w:p w14:paraId="6AA14E62" w14:textId="77777777" w:rsidR="00054221" w:rsidRDefault="00BD4E74">
            <w:pPr>
              <w:pStyle w:val="TableParagraph"/>
              <w:spacing w:before="9" w:line="160" w:lineRule="exact"/>
              <w:ind w:right="117"/>
              <w:jc w:val="right"/>
              <w:rPr>
                <w:sz w:val="16"/>
              </w:rPr>
            </w:pPr>
            <w:r>
              <w:rPr>
                <w:sz w:val="16"/>
              </w:rPr>
              <w:t>(0.44)</w:t>
            </w:r>
          </w:p>
        </w:tc>
        <w:tc>
          <w:tcPr>
            <w:tcW w:w="671" w:type="dxa"/>
          </w:tcPr>
          <w:p w14:paraId="4948F877" w14:textId="77777777" w:rsidR="00054221" w:rsidRDefault="00BD4E74">
            <w:pPr>
              <w:pStyle w:val="TableParagraph"/>
              <w:spacing w:before="9" w:line="160" w:lineRule="exact"/>
              <w:ind w:right="116"/>
              <w:jc w:val="right"/>
              <w:rPr>
                <w:sz w:val="16"/>
              </w:rPr>
            </w:pPr>
            <w:r>
              <w:rPr>
                <w:sz w:val="16"/>
              </w:rPr>
              <w:t>(0.45)</w:t>
            </w:r>
          </w:p>
        </w:tc>
        <w:tc>
          <w:tcPr>
            <w:tcW w:w="671" w:type="dxa"/>
          </w:tcPr>
          <w:p w14:paraId="0F70D888" w14:textId="77777777" w:rsidR="00054221" w:rsidRDefault="00BD4E74">
            <w:pPr>
              <w:pStyle w:val="TableParagraph"/>
              <w:spacing w:before="9" w:line="160" w:lineRule="exact"/>
              <w:ind w:left="85" w:right="82"/>
              <w:rPr>
                <w:sz w:val="16"/>
              </w:rPr>
            </w:pPr>
            <w:r>
              <w:rPr>
                <w:sz w:val="16"/>
              </w:rPr>
              <w:t>(0.58)</w:t>
            </w:r>
          </w:p>
        </w:tc>
        <w:tc>
          <w:tcPr>
            <w:tcW w:w="671" w:type="dxa"/>
          </w:tcPr>
          <w:p w14:paraId="772F9113" w14:textId="77777777" w:rsidR="00054221" w:rsidRDefault="00BD4E74">
            <w:pPr>
              <w:pStyle w:val="TableParagraph"/>
              <w:spacing w:before="9" w:line="160" w:lineRule="exact"/>
              <w:ind w:left="87" w:right="82"/>
              <w:rPr>
                <w:sz w:val="16"/>
              </w:rPr>
            </w:pPr>
            <w:r>
              <w:rPr>
                <w:sz w:val="16"/>
              </w:rPr>
              <w:t>(0.38)</w:t>
            </w:r>
          </w:p>
        </w:tc>
        <w:tc>
          <w:tcPr>
            <w:tcW w:w="671" w:type="dxa"/>
          </w:tcPr>
          <w:p w14:paraId="76DD8487" w14:textId="77777777" w:rsidR="00054221" w:rsidRDefault="00BD4E74">
            <w:pPr>
              <w:pStyle w:val="TableParagraph"/>
              <w:spacing w:before="9" w:line="160" w:lineRule="exact"/>
              <w:ind w:left="89" w:right="82"/>
              <w:rPr>
                <w:sz w:val="16"/>
              </w:rPr>
            </w:pPr>
            <w:r>
              <w:rPr>
                <w:w w:val="105"/>
                <w:sz w:val="16"/>
              </w:rPr>
              <w:t>(0.41)</w:t>
            </w:r>
          </w:p>
        </w:tc>
        <w:tc>
          <w:tcPr>
            <w:tcW w:w="671" w:type="dxa"/>
          </w:tcPr>
          <w:p w14:paraId="2B322E59" w14:textId="77777777" w:rsidR="00054221" w:rsidRDefault="00BD4E74">
            <w:pPr>
              <w:pStyle w:val="TableParagraph"/>
              <w:spacing w:before="9" w:line="160" w:lineRule="exact"/>
              <w:ind w:left="90" w:right="82"/>
              <w:rPr>
                <w:sz w:val="16"/>
              </w:rPr>
            </w:pPr>
            <w:r>
              <w:rPr>
                <w:w w:val="105"/>
                <w:sz w:val="16"/>
              </w:rPr>
              <w:t>(0.17)</w:t>
            </w:r>
          </w:p>
        </w:tc>
        <w:tc>
          <w:tcPr>
            <w:tcW w:w="671" w:type="dxa"/>
          </w:tcPr>
          <w:p w14:paraId="3F28D730" w14:textId="77777777" w:rsidR="00054221" w:rsidRDefault="00BD4E74">
            <w:pPr>
              <w:pStyle w:val="TableParagraph"/>
              <w:spacing w:before="9" w:line="160" w:lineRule="exact"/>
              <w:ind w:left="92" w:right="82"/>
              <w:rPr>
                <w:sz w:val="16"/>
              </w:rPr>
            </w:pPr>
            <w:r>
              <w:rPr>
                <w:sz w:val="16"/>
              </w:rPr>
              <w:t>(0.36)</w:t>
            </w:r>
          </w:p>
        </w:tc>
        <w:tc>
          <w:tcPr>
            <w:tcW w:w="671" w:type="dxa"/>
          </w:tcPr>
          <w:p w14:paraId="1CD41186" w14:textId="77777777" w:rsidR="00054221" w:rsidRDefault="00BD4E74">
            <w:pPr>
              <w:pStyle w:val="TableParagraph"/>
              <w:spacing w:before="9" w:line="160" w:lineRule="exact"/>
              <w:ind w:left="93" w:right="81"/>
              <w:rPr>
                <w:sz w:val="16"/>
              </w:rPr>
            </w:pPr>
            <w:r>
              <w:rPr>
                <w:sz w:val="16"/>
              </w:rPr>
              <w:t>(0.32)</w:t>
            </w:r>
          </w:p>
        </w:tc>
        <w:tc>
          <w:tcPr>
            <w:tcW w:w="671" w:type="dxa"/>
          </w:tcPr>
          <w:p w14:paraId="0EB1074B" w14:textId="77777777" w:rsidR="00054221" w:rsidRDefault="00BD4E74">
            <w:pPr>
              <w:pStyle w:val="TableParagraph"/>
              <w:spacing w:before="9" w:line="160" w:lineRule="exact"/>
              <w:ind w:right="110"/>
              <w:jc w:val="right"/>
              <w:rPr>
                <w:sz w:val="16"/>
              </w:rPr>
            </w:pPr>
            <w:r>
              <w:rPr>
                <w:sz w:val="16"/>
              </w:rPr>
              <w:t>(0.37)</w:t>
            </w:r>
          </w:p>
        </w:tc>
      </w:tr>
      <w:tr w:rsidR="00054221" w14:paraId="726532E9" w14:textId="77777777">
        <w:trPr>
          <w:trHeight w:val="189"/>
        </w:trPr>
        <w:tc>
          <w:tcPr>
            <w:tcW w:w="2722" w:type="dxa"/>
          </w:tcPr>
          <w:p w14:paraId="732BAAD1" w14:textId="3CF801D9" w:rsidR="00054221" w:rsidRDefault="00BD4E74">
            <w:pPr>
              <w:pStyle w:val="TableParagraph"/>
              <w:tabs>
                <w:tab w:val="right" w:pos="2537"/>
              </w:tabs>
              <w:spacing w:before="9" w:line="160" w:lineRule="exact"/>
              <w:ind w:left="119"/>
              <w:jc w:val="left"/>
              <w:rPr>
                <w:sz w:val="16"/>
                <w:szCs w:val="16"/>
              </w:rPr>
            </w:pPr>
            <w:r w:rsidRPr="76614F08">
              <w:rPr>
                <w:w w:val="105"/>
                <w:sz w:val="16"/>
                <w:szCs w:val="16"/>
              </w:rPr>
              <w:t>FES:</w:t>
            </w:r>
            <w:r w:rsidRPr="76614F08">
              <w:rPr>
                <w:spacing w:val="14"/>
                <w:w w:val="105"/>
                <w:sz w:val="16"/>
                <w:szCs w:val="16"/>
              </w:rPr>
              <w:t xml:space="preserve"> </w:t>
            </w:r>
            <w:r w:rsidRPr="76614F08">
              <w:rPr>
                <w:w w:val="105"/>
                <w:sz w:val="16"/>
                <w:szCs w:val="16"/>
              </w:rPr>
              <w:t>&gt;=</w:t>
            </w:r>
            <w:r w:rsidRPr="76614F08">
              <w:rPr>
                <w:spacing w:val="15"/>
                <w:w w:val="105"/>
                <w:sz w:val="16"/>
                <w:szCs w:val="16"/>
              </w:rPr>
              <w:t xml:space="preserve"> </w:t>
            </w:r>
            <w:r w:rsidRPr="76614F08">
              <w:rPr>
                <w:w w:val="105"/>
                <w:sz w:val="16"/>
                <w:szCs w:val="16"/>
              </w:rPr>
              <w:t>75</w:t>
            </w:r>
            <w:r w:rsidRPr="76614F08">
              <w:rPr>
                <w:spacing w:val="14"/>
                <w:w w:val="105"/>
                <w:sz w:val="16"/>
                <w:szCs w:val="16"/>
              </w:rPr>
              <w:t xml:space="preserve"> </w:t>
            </w:r>
            <w:r w:rsidR="1CDA83B7" w:rsidRPr="76614F08">
              <w:rPr>
                <w:spacing w:val="14"/>
                <w:w w:val="105"/>
                <w:sz w:val="16"/>
                <w:szCs w:val="16"/>
              </w:rPr>
              <w:t>%</w:t>
            </w:r>
            <w:r>
              <w:rPr>
                <w:rFonts w:ascii="Times New Roman"/>
                <w:w w:val="105"/>
                <w:sz w:val="16"/>
              </w:rPr>
              <w:tab/>
            </w:r>
            <w:r w:rsidRPr="76614F08">
              <w:rPr>
                <w:w w:val="105"/>
                <w:sz w:val="16"/>
                <w:szCs w:val="16"/>
              </w:rPr>
              <w:t>0.30</w:t>
            </w:r>
          </w:p>
        </w:tc>
        <w:tc>
          <w:tcPr>
            <w:tcW w:w="671" w:type="dxa"/>
          </w:tcPr>
          <w:p w14:paraId="6D451673" w14:textId="77777777" w:rsidR="00054221" w:rsidRDefault="00BD4E74">
            <w:pPr>
              <w:pStyle w:val="TableParagraph"/>
              <w:spacing w:before="9" w:line="160" w:lineRule="exact"/>
              <w:ind w:right="181"/>
              <w:jc w:val="right"/>
              <w:rPr>
                <w:sz w:val="16"/>
              </w:rPr>
            </w:pPr>
            <w:r>
              <w:rPr>
                <w:sz w:val="16"/>
              </w:rPr>
              <w:t>0.29</w:t>
            </w:r>
          </w:p>
        </w:tc>
        <w:tc>
          <w:tcPr>
            <w:tcW w:w="671" w:type="dxa"/>
          </w:tcPr>
          <w:p w14:paraId="0E7B23CE" w14:textId="77777777" w:rsidR="00054221" w:rsidRDefault="00BD4E74">
            <w:pPr>
              <w:pStyle w:val="TableParagraph"/>
              <w:spacing w:before="9" w:line="160" w:lineRule="exact"/>
              <w:ind w:left="85" w:right="82"/>
              <w:rPr>
                <w:sz w:val="16"/>
              </w:rPr>
            </w:pPr>
            <w:r>
              <w:rPr>
                <w:sz w:val="16"/>
              </w:rPr>
              <w:t>-0.01</w:t>
            </w:r>
          </w:p>
        </w:tc>
        <w:tc>
          <w:tcPr>
            <w:tcW w:w="671" w:type="dxa"/>
          </w:tcPr>
          <w:p w14:paraId="25194A36" w14:textId="77777777" w:rsidR="00054221" w:rsidRDefault="00BD4E74">
            <w:pPr>
              <w:pStyle w:val="TableParagraph"/>
              <w:spacing w:before="9" w:line="160" w:lineRule="exact"/>
              <w:ind w:left="87" w:right="82"/>
              <w:rPr>
                <w:sz w:val="16"/>
              </w:rPr>
            </w:pPr>
            <w:r>
              <w:rPr>
                <w:sz w:val="16"/>
              </w:rPr>
              <w:t>0.52</w:t>
            </w:r>
          </w:p>
        </w:tc>
        <w:tc>
          <w:tcPr>
            <w:tcW w:w="671" w:type="dxa"/>
          </w:tcPr>
          <w:p w14:paraId="5640D22E" w14:textId="77777777" w:rsidR="00054221" w:rsidRDefault="00BD4E74">
            <w:pPr>
              <w:pStyle w:val="TableParagraph"/>
              <w:spacing w:before="9" w:line="160" w:lineRule="exact"/>
              <w:ind w:left="89" w:right="82"/>
              <w:rPr>
                <w:sz w:val="16"/>
              </w:rPr>
            </w:pPr>
            <w:r>
              <w:rPr>
                <w:sz w:val="16"/>
              </w:rPr>
              <w:t>0.45</w:t>
            </w:r>
          </w:p>
        </w:tc>
        <w:tc>
          <w:tcPr>
            <w:tcW w:w="671" w:type="dxa"/>
          </w:tcPr>
          <w:p w14:paraId="0FCC2361" w14:textId="77777777" w:rsidR="00054221" w:rsidRDefault="00BD4E74">
            <w:pPr>
              <w:pStyle w:val="TableParagraph"/>
              <w:spacing w:before="9" w:line="160" w:lineRule="exact"/>
              <w:ind w:left="91" w:right="82"/>
              <w:rPr>
                <w:sz w:val="16"/>
              </w:rPr>
            </w:pPr>
            <w:r>
              <w:rPr>
                <w:sz w:val="16"/>
              </w:rPr>
              <w:t>-0.07</w:t>
            </w:r>
          </w:p>
        </w:tc>
        <w:tc>
          <w:tcPr>
            <w:tcW w:w="671" w:type="dxa"/>
          </w:tcPr>
          <w:p w14:paraId="2575EC99" w14:textId="77777777" w:rsidR="00054221" w:rsidRDefault="00BD4E74">
            <w:pPr>
              <w:pStyle w:val="TableParagraph"/>
              <w:spacing w:before="9" w:line="160" w:lineRule="exact"/>
              <w:ind w:left="93" w:right="82"/>
              <w:rPr>
                <w:sz w:val="16"/>
              </w:rPr>
            </w:pPr>
            <w:r>
              <w:rPr>
                <w:sz w:val="16"/>
              </w:rPr>
              <w:t>0.42</w:t>
            </w:r>
          </w:p>
        </w:tc>
        <w:tc>
          <w:tcPr>
            <w:tcW w:w="671" w:type="dxa"/>
          </w:tcPr>
          <w:p w14:paraId="38027170" w14:textId="77777777" w:rsidR="00054221" w:rsidRDefault="00BD4E74">
            <w:pPr>
              <w:pStyle w:val="TableParagraph"/>
              <w:spacing w:before="9" w:line="160" w:lineRule="exact"/>
              <w:ind w:left="93" w:right="80"/>
              <w:rPr>
                <w:sz w:val="16"/>
              </w:rPr>
            </w:pPr>
            <w:r>
              <w:rPr>
                <w:sz w:val="16"/>
              </w:rPr>
              <w:t>0.46</w:t>
            </w:r>
          </w:p>
        </w:tc>
        <w:tc>
          <w:tcPr>
            <w:tcW w:w="671" w:type="dxa"/>
          </w:tcPr>
          <w:p w14:paraId="50C6B6F2" w14:textId="77777777" w:rsidR="00054221" w:rsidRDefault="00BD4E74">
            <w:pPr>
              <w:pStyle w:val="TableParagraph"/>
              <w:spacing w:before="9" w:line="160" w:lineRule="exact"/>
              <w:ind w:right="175"/>
              <w:jc w:val="right"/>
              <w:rPr>
                <w:sz w:val="16"/>
              </w:rPr>
            </w:pPr>
            <w:r>
              <w:rPr>
                <w:sz w:val="16"/>
              </w:rPr>
              <w:t>0.04</w:t>
            </w:r>
          </w:p>
        </w:tc>
      </w:tr>
      <w:tr w:rsidR="00054221" w14:paraId="08343C2F" w14:textId="77777777">
        <w:trPr>
          <w:trHeight w:val="193"/>
        </w:trPr>
        <w:tc>
          <w:tcPr>
            <w:tcW w:w="2722" w:type="dxa"/>
          </w:tcPr>
          <w:p w14:paraId="2F5EFC0C" w14:textId="77777777" w:rsidR="00054221" w:rsidRDefault="00BD4E74">
            <w:pPr>
              <w:pStyle w:val="TableParagraph"/>
              <w:spacing w:before="9" w:line="164" w:lineRule="exact"/>
              <w:ind w:right="117"/>
              <w:jc w:val="right"/>
              <w:rPr>
                <w:sz w:val="16"/>
              </w:rPr>
            </w:pPr>
            <w:r>
              <w:rPr>
                <w:sz w:val="16"/>
              </w:rPr>
              <w:t>(0.46)</w:t>
            </w:r>
          </w:p>
        </w:tc>
        <w:tc>
          <w:tcPr>
            <w:tcW w:w="671" w:type="dxa"/>
          </w:tcPr>
          <w:p w14:paraId="69F8254F" w14:textId="77777777" w:rsidR="00054221" w:rsidRDefault="00BD4E74">
            <w:pPr>
              <w:pStyle w:val="TableParagraph"/>
              <w:spacing w:before="9" w:line="164" w:lineRule="exact"/>
              <w:ind w:right="116"/>
              <w:jc w:val="right"/>
              <w:rPr>
                <w:sz w:val="16"/>
              </w:rPr>
            </w:pPr>
            <w:r>
              <w:rPr>
                <w:sz w:val="16"/>
              </w:rPr>
              <w:t>(0.46)</w:t>
            </w:r>
          </w:p>
        </w:tc>
        <w:tc>
          <w:tcPr>
            <w:tcW w:w="671" w:type="dxa"/>
          </w:tcPr>
          <w:p w14:paraId="6FBC3671" w14:textId="77777777" w:rsidR="00054221" w:rsidRDefault="00BD4E74">
            <w:pPr>
              <w:pStyle w:val="TableParagraph"/>
              <w:spacing w:before="9" w:line="164" w:lineRule="exact"/>
              <w:ind w:left="85" w:right="82"/>
              <w:rPr>
                <w:sz w:val="16"/>
              </w:rPr>
            </w:pPr>
            <w:r>
              <w:rPr>
                <w:sz w:val="16"/>
              </w:rPr>
              <w:t>(0.72)</w:t>
            </w:r>
          </w:p>
        </w:tc>
        <w:tc>
          <w:tcPr>
            <w:tcW w:w="671" w:type="dxa"/>
          </w:tcPr>
          <w:p w14:paraId="228178BA" w14:textId="77777777" w:rsidR="00054221" w:rsidRDefault="00BD4E74">
            <w:pPr>
              <w:pStyle w:val="TableParagraph"/>
              <w:spacing w:before="9" w:line="164" w:lineRule="exact"/>
              <w:ind w:left="87" w:right="82"/>
              <w:rPr>
                <w:sz w:val="16"/>
              </w:rPr>
            </w:pPr>
            <w:r>
              <w:rPr>
                <w:sz w:val="16"/>
              </w:rPr>
              <w:t>(0.50)</w:t>
            </w:r>
          </w:p>
        </w:tc>
        <w:tc>
          <w:tcPr>
            <w:tcW w:w="671" w:type="dxa"/>
          </w:tcPr>
          <w:p w14:paraId="5C012BCB" w14:textId="77777777" w:rsidR="00054221" w:rsidRDefault="00BD4E74">
            <w:pPr>
              <w:pStyle w:val="TableParagraph"/>
              <w:spacing w:before="9" w:line="164" w:lineRule="exact"/>
              <w:ind w:left="89" w:right="82"/>
              <w:rPr>
                <w:sz w:val="16"/>
              </w:rPr>
            </w:pPr>
            <w:r>
              <w:rPr>
                <w:sz w:val="16"/>
              </w:rPr>
              <w:t>(0.50)</w:t>
            </w:r>
          </w:p>
        </w:tc>
        <w:tc>
          <w:tcPr>
            <w:tcW w:w="671" w:type="dxa"/>
          </w:tcPr>
          <w:p w14:paraId="33F9FBBD" w14:textId="77777777" w:rsidR="00054221" w:rsidRDefault="00BD4E74">
            <w:pPr>
              <w:pStyle w:val="TableParagraph"/>
              <w:spacing w:before="9" w:line="164" w:lineRule="exact"/>
              <w:ind w:left="90" w:right="82"/>
              <w:rPr>
                <w:sz w:val="16"/>
              </w:rPr>
            </w:pPr>
            <w:r>
              <w:rPr>
                <w:sz w:val="16"/>
              </w:rPr>
              <w:t>(0.07)</w:t>
            </w:r>
          </w:p>
        </w:tc>
        <w:tc>
          <w:tcPr>
            <w:tcW w:w="671" w:type="dxa"/>
          </w:tcPr>
          <w:p w14:paraId="183B5835" w14:textId="77777777" w:rsidR="00054221" w:rsidRDefault="00BD4E74">
            <w:pPr>
              <w:pStyle w:val="TableParagraph"/>
              <w:spacing w:before="9" w:line="164" w:lineRule="exact"/>
              <w:ind w:left="92" w:right="82"/>
              <w:rPr>
                <w:sz w:val="16"/>
              </w:rPr>
            </w:pPr>
            <w:r>
              <w:rPr>
                <w:sz w:val="16"/>
              </w:rPr>
              <w:t>(0.49)</w:t>
            </w:r>
          </w:p>
        </w:tc>
        <w:tc>
          <w:tcPr>
            <w:tcW w:w="671" w:type="dxa"/>
          </w:tcPr>
          <w:p w14:paraId="37B394DD" w14:textId="77777777" w:rsidR="00054221" w:rsidRDefault="00BD4E74">
            <w:pPr>
              <w:pStyle w:val="TableParagraph"/>
              <w:spacing w:before="9" w:line="164" w:lineRule="exact"/>
              <w:ind w:left="93" w:right="81"/>
              <w:rPr>
                <w:sz w:val="16"/>
              </w:rPr>
            </w:pPr>
            <w:r>
              <w:rPr>
                <w:sz w:val="16"/>
              </w:rPr>
              <w:t>(0.50)</w:t>
            </w:r>
          </w:p>
        </w:tc>
        <w:tc>
          <w:tcPr>
            <w:tcW w:w="671" w:type="dxa"/>
          </w:tcPr>
          <w:p w14:paraId="7F62B12E" w14:textId="77777777" w:rsidR="00054221" w:rsidRDefault="00BD4E74">
            <w:pPr>
              <w:pStyle w:val="TableParagraph"/>
              <w:spacing w:before="9" w:line="164" w:lineRule="exact"/>
              <w:ind w:right="110"/>
              <w:jc w:val="right"/>
              <w:rPr>
                <w:sz w:val="16"/>
              </w:rPr>
            </w:pPr>
            <w:r>
              <w:rPr>
                <w:sz w:val="16"/>
              </w:rPr>
              <w:t>(0.47)</w:t>
            </w:r>
          </w:p>
        </w:tc>
      </w:tr>
      <w:tr w:rsidR="00054221" w14:paraId="217372AE" w14:textId="77777777" w:rsidTr="76614F08">
        <w:trPr>
          <w:trHeight w:val="234"/>
        </w:trPr>
        <w:tc>
          <w:tcPr>
            <w:tcW w:w="2722" w:type="dxa"/>
            <w:tcBorders>
              <w:bottom w:val="double" w:sz="1" w:space="0" w:color="000000" w:themeColor="text1"/>
            </w:tcBorders>
          </w:tcPr>
          <w:p w14:paraId="56F57DF6" w14:textId="77777777" w:rsidR="00054221" w:rsidRDefault="00BD4E74">
            <w:pPr>
              <w:pStyle w:val="TableParagraph"/>
              <w:tabs>
                <w:tab w:val="right" w:pos="2513"/>
              </w:tabs>
              <w:spacing w:before="13" w:line="240" w:lineRule="auto"/>
              <w:ind w:left="119"/>
              <w:jc w:val="left"/>
              <w:rPr>
                <w:sz w:val="16"/>
              </w:rPr>
            </w:pPr>
            <w:r>
              <w:rPr>
                <w:sz w:val="16"/>
              </w:rPr>
              <w:t>Observations</w:t>
            </w:r>
            <w:r>
              <w:rPr>
                <w:rFonts w:ascii="Times New Roman"/>
                <w:sz w:val="16"/>
              </w:rPr>
              <w:tab/>
            </w:r>
            <w:r>
              <w:rPr>
                <w:sz w:val="16"/>
              </w:rPr>
              <w:t>305</w:t>
            </w:r>
          </w:p>
        </w:tc>
        <w:tc>
          <w:tcPr>
            <w:tcW w:w="671" w:type="dxa"/>
            <w:tcBorders>
              <w:bottom w:val="double" w:sz="1" w:space="0" w:color="000000" w:themeColor="text1"/>
            </w:tcBorders>
          </w:tcPr>
          <w:p w14:paraId="22EE2AA0" w14:textId="77777777" w:rsidR="00054221" w:rsidRDefault="00BD4E74">
            <w:pPr>
              <w:pStyle w:val="TableParagraph"/>
              <w:spacing w:before="13" w:line="240" w:lineRule="auto"/>
              <w:ind w:right="205"/>
              <w:jc w:val="right"/>
              <w:rPr>
                <w:sz w:val="16"/>
              </w:rPr>
            </w:pPr>
            <w:r>
              <w:rPr>
                <w:sz w:val="16"/>
              </w:rPr>
              <w:t>305</w:t>
            </w:r>
          </w:p>
        </w:tc>
        <w:tc>
          <w:tcPr>
            <w:tcW w:w="671" w:type="dxa"/>
            <w:tcBorders>
              <w:bottom w:val="double" w:sz="1" w:space="0" w:color="000000" w:themeColor="text1"/>
            </w:tcBorders>
          </w:tcPr>
          <w:p w14:paraId="25E5F0F4" w14:textId="77777777" w:rsidR="00054221" w:rsidRDefault="00BD4E74">
            <w:pPr>
              <w:pStyle w:val="TableParagraph"/>
              <w:spacing w:before="13" w:line="240" w:lineRule="auto"/>
              <w:ind w:left="86" w:right="82"/>
              <w:rPr>
                <w:sz w:val="16"/>
              </w:rPr>
            </w:pPr>
            <w:r>
              <w:rPr>
                <w:sz w:val="16"/>
              </w:rPr>
              <w:t>610</w:t>
            </w:r>
          </w:p>
        </w:tc>
        <w:tc>
          <w:tcPr>
            <w:tcW w:w="671" w:type="dxa"/>
            <w:tcBorders>
              <w:bottom w:val="double" w:sz="1" w:space="0" w:color="000000" w:themeColor="text1"/>
            </w:tcBorders>
          </w:tcPr>
          <w:p w14:paraId="0159764B" w14:textId="77777777" w:rsidR="00054221" w:rsidRDefault="00BD4E74">
            <w:pPr>
              <w:pStyle w:val="TableParagraph"/>
              <w:spacing w:before="13" w:line="240" w:lineRule="auto"/>
              <w:ind w:left="88" w:right="82"/>
              <w:rPr>
                <w:sz w:val="16"/>
              </w:rPr>
            </w:pPr>
            <w:r>
              <w:rPr>
                <w:sz w:val="16"/>
              </w:rPr>
              <w:t>377</w:t>
            </w:r>
          </w:p>
        </w:tc>
        <w:tc>
          <w:tcPr>
            <w:tcW w:w="671" w:type="dxa"/>
            <w:tcBorders>
              <w:bottom w:val="double" w:sz="1" w:space="0" w:color="000000" w:themeColor="text1"/>
            </w:tcBorders>
          </w:tcPr>
          <w:p w14:paraId="601BD0D1" w14:textId="77777777" w:rsidR="00054221" w:rsidRDefault="00BD4E74">
            <w:pPr>
              <w:pStyle w:val="TableParagraph"/>
              <w:spacing w:before="13" w:line="240" w:lineRule="auto"/>
              <w:ind w:left="90" w:right="82"/>
              <w:rPr>
                <w:sz w:val="16"/>
              </w:rPr>
            </w:pPr>
            <w:r>
              <w:rPr>
                <w:sz w:val="16"/>
              </w:rPr>
              <w:t>383</w:t>
            </w:r>
          </w:p>
        </w:tc>
        <w:tc>
          <w:tcPr>
            <w:tcW w:w="671" w:type="dxa"/>
            <w:tcBorders>
              <w:bottom w:val="double" w:sz="1" w:space="0" w:color="000000" w:themeColor="text1"/>
            </w:tcBorders>
          </w:tcPr>
          <w:p w14:paraId="2626DD43" w14:textId="77777777" w:rsidR="00054221" w:rsidRDefault="00BD4E74">
            <w:pPr>
              <w:pStyle w:val="TableParagraph"/>
              <w:spacing w:before="13" w:line="240" w:lineRule="auto"/>
              <w:ind w:left="91" w:right="82"/>
              <w:rPr>
                <w:sz w:val="16"/>
              </w:rPr>
            </w:pPr>
            <w:r>
              <w:rPr>
                <w:sz w:val="16"/>
              </w:rPr>
              <w:t>760</w:t>
            </w:r>
          </w:p>
        </w:tc>
        <w:tc>
          <w:tcPr>
            <w:tcW w:w="671" w:type="dxa"/>
            <w:tcBorders>
              <w:bottom w:val="double" w:sz="1" w:space="0" w:color="000000" w:themeColor="text1"/>
            </w:tcBorders>
          </w:tcPr>
          <w:p w14:paraId="3C031188" w14:textId="77777777" w:rsidR="00054221" w:rsidRDefault="00BD4E74">
            <w:pPr>
              <w:pStyle w:val="TableParagraph"/>
              <w:spacing w:before="13" w:line="240" w:lineRule="auto"/>
              <w:ind w:left="93" w:right="82"/>
              <w:rPr>
                <w:sz w:val="16"/>
              </w:rPr>
            </w:pPr>
            <w:r>
              <w:rPr>
                <w:sz w:val="16"/>
              </w:rPr>
              <w:t>146</w:t>
            </w:r>
          </w:p>
        </w:tc>
        <w:tc>
          <w:tcPr>
            <w:tcW w:w="671" w:type="dxa"/>
            <w:tcBorders>
              <w:bottom w:val="double" w:sz="1" w:space="0" w:color="000000" w:themeColor="text1"/>
            </w:tcBorders>
          </w:tcPr>
          <w:p w14:paraId="5CC45F1A" w14:textId="77777777" w:rsidR="00054221" w:rsidRDefault="00BD4E74">
            <w:pPr>
              <w:pStyle w:val="TableParagraph"/>
              <w:spacing w:before="13" w:line="240" w:lineRule="auto"/>
              <w:ind w:left="93" w:right="80"/>
              <w:rPr>
                <w:sz w:val="16"/>
              </w:rPr>
            </w:pPr>
            <w:r>
              <w:rPr>
                <w:sz w:val="16"/>
              </w:rPr>
              <w:t>148</w:t>
            </w:r>
          </w:p>
        </w:tc>
        <w:tc>
          <w:tcPr>
            <w:tcW w:w="671" w:type="dxa"/>
            <w:tcBorders>
              <w:bottom w:val="double" w:sz="1" w:space="0" w:color="000000" w:themeColor="text1"/>
            </w:tcBorders>
          </w:tcPr>
          <w:p w14:paraId="74815A55" w14:textId="77777777" w:rsidR="00054221" w:rsidRDefault="00BD4E74">
            <w:pPr>
              <w:pStyle w:val="TableParagraph"/>
              <w:spacing w:before="13" w:line="240" w:lineRule="auto"/>
              <w:ind w:right="198"/>
              <w:jc w:val="right"/>
              <w:rPr>
                <w:sz w:val="16"/>
              </w:rPr>
            </w:pPr>
            <w:r>
              <w:rPr>
                <w:sz w:val="16"/>
              </w:rPr>
              <w:t>294</w:t>
            </w:r>
          </w:p>
        </w:tc>
      </w:tr>
    </w:tbl>
    <w:p w14:paraId="6503442B" w14:textId="5E257E1A" w:rsidR="00054221" w:rsidRDefault="00BD4E74">
      <w:pPr>
        <w:spacing w:before="43"/>
        <w:ind w:left="789"/>
        <w:rPr>
          <w:sz w:val="16"/>
        </w:rPr>
      </w:pPr>
      <w:r>
        <w:rPr>
          <w:noProof/>
          <w:color w:val="2B579A"/>
          <w:shd w:val="clear" w:color="auto" w:fill="E6E6E6"/>
        </w:rPr>
        <mc:AlternateContent>
          <mc:Choice Requires="wps">
            <w:drawing>
              <wp:anchor distT="0" distB="0" distL="114300" distR="114300" simplePos="0" relativeHeight="251658267" behindDoc="1" locked="0" layoutInCell="1" allowOverlap="1" wp14:anchorId="3E333DC1" wp14:editId="6C96541B">
                <wp:simplePos x="0" y="0"/>
                <wp:positionH relativeFrom="page">
                  <wp:posOffset>1315085</wp:posOffset>
                </wp:positionH>
                <wp:positionV relativeFrom="paragraph">
                  <wp:posOffset>-149225</wp:posOffset>
                </wp:positionV>
                <wp:extent cx="5142230" cy="0"/>
                <wp:effectExtent l="0" t="0" r="0" b="0"/>
                <wp:wrapNone/>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223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F417528">
              <v:line id="Line 29" style="position:absolute;z-index:-20169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103.55pt,-11.75pt" to="508.45pt,-11.75pt" w14:anchorId="3AEA7B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">
                <w10:wrap anchorx="page"/>
              </v:line>
            </w:pict>
          </mc:Fallback>
        </mc:AlternateContent>
      </w:r>
      <w:r>
        <w:rPr>
          <w:sz w:val="16"/>
        </w:rPr>
        <w:t>Note:</w:t>
      </w:r>
      <w:r>
        <w:rPr>
          <w:spacing w:val="6"/>
          <w:sz w:val="16"/>
        </w:rPr>
        <w:t xml:space="preserve"> </w:t>
      </w:r>
      <w:r>
        <w:rPr>
          <w:sz w:val="16"/>
        </w:rPr>
        <w:t>Robust</w:t>
      </w:r>
      <w:r>
        <w:rPr>
          <w:spacing w:val="22"/>
          <w:sz w:val="16"/>
        </w:rPr>
        <w:t xml:space="preserve"> </w:t>
      </w:r>
      <w:r>
        <w:rPr>
          <w:sz w:val="16"/>
        </w:rPr>
        <w:t>standard</w:t>
      </w:r>
      <w:r>
        <w:rPr>
          <w:spacing w:val="22"/>
          <w:sz w:val="16"/>
        </w:rPr>
        <w:t xml:space="preserve"> </w:t>
      </w:r>
      <w:r>
        <w:rPr>
          <w:sz w:val="16"/>
        </w:rPr>
        <w:t>errors</w:t>
      </w:r>
      <w:r>
        <w:rPr>
          <w:spacing w:val="23"/>
          <w:sz w:val="16"/>
        </w:rPr>
        <w:t xml:space="preserve"> </w:t>
      </w:r>
      <w:r>
        <w:rPr>
          <w:sz w:val="16"/>
        </w:rPr>
        <w:t>in</w:t>
      </w:r>
      <w:r>
        <w:rPr>
          <w:spacing w:val="22"/>
          <w:sz w:val="16"/>
        </w:rPr>
        <w:t xml:space="preserve"> </w:t>
      </w:r>
      <w:r>
        <w:rPr>
          <w:sz w:val="16"/>
        </w:rPr>
        <w:t>parentheses;</w:t>
      </w:r>
      <w:r>
        <w:rPr>
          <w:spacing w:val="24"/>
          <w:sz w:val="16"/>
        </w:rPr>
        <w:t xml:space="preserve"> </w:t>
      </w:r>
      <w:r>
        <w:rPr>
          <w:sz w:val="16"/>
        </w:rPr>
        <w:t>*</w:t>
      </w:r>
      <w:r>
        <w:rPr>
          <w:spacing w:val="22"/>
          <w:sz w:val="16"/>
        </w:rPr>
        <w:t xml:space="preserve"> </w:t>
      </w:r>
      <w:r>
        <w:rPr>
          <w:sz w:val="16"/>
        </w:rPr>
        <w:t>p</w:t>
      </w:r>
      <w:r>
        <w:rPr>
          <w:rFonts w:ascii="Verdana"/>
          <w:i/>
          <w:sz w:val="16"/>
        </w:rPr>
        <w:t>&lt;</w:t>
      </w:r>
      <w:r>
        <w:rPr>
          <w:sz w:val="16"/>
        </w:rPr>
        <w:t>0.05,</w:t>
      </w:r>
      <w:r>
        <w:rPr>
          <w:spacing w:val="22"/>
          <w:sz w:val="16"/>
        </w:rPr>
        <w:t xml:space="preserve"> </w:t>
      </w:r>
      <w:r>
        <w:rPr>
          <w:sz w:val="16"/>
        </w:rPr>
        <w:t>**</w:t>
      </w:r>
      <w:r>
        <w:rPr>
          <w:spacing w:val="22"/>
          <w:sz w:val="16"/>
        </w:rPr>
        <w:t xml:space="preserve"> </w:t>
      </w:r>
      <w:r>
        <w:rPr>
          <w:sz w:val="16"/>
        </w:rPr>
        <w:t>p</w:t>
      </w:r>
      <w:r>
        <w:rPr>
          <w:rFonts w:ascii="Verdana"/>
          <w:i/>
          <w:sz w:val="16"/>
        </w:rPr>
        <w:t>&lt;</w:t>
      </w:r>
      <w:r>
        <w:rPr>
          <w:sz w:val="16"/>
        </w:rPr>
        <w:t>0.01,</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0.001.</w:t>
      </w:r>
    </w:p>
    <w:p w14:paraId="495AFFFC" w14:textId="77777777" w:rsidR="00054221" w:rsidRDefault="00054221">
      <w:pPr>
        <w:pStyle w:val="BodyText"/>
        <w:spacing w:before="8"/>
        <w:rPr>
          <w:sz w:val="26"/>
        </w:rPr>
      </w:pPr>
    </w:p>
    <w:p w14:paraId="431B42A2" w14:textId="760D8B31" w:rsidR="00054221" w:rsidRDefault="0F8728D5">
      <w:pPr>
        <w:pStyle w:val="BodyText"/>
        <w:ind w:left="119"/>
      </w:pPr>
      <w:r>
        <w:t>Comparing</w:t>
      </w:r>
      <w:r w:rsidR="00BD4E74">
        <w:rPr>
          <w:spacing w:val="9"/>
        </w:rPr>
        <w:t xml:space="preserve"> </w:t>
      </w:r>
      <w:r w:rsidR="00BD4E74">
        <w:t>the</w:t>
      </w:r>
      <w:r w:rsidR="00BD4E74">
        <w:rPr>
          <w:spacing w:val="8"/>
        </w:rPr>
        <w:t xml:space="preserve"> </w:t>
      </w:r>
      <w:r w:rsidR="00BD4E74">
        <w:t>two</w:t>
      </w:r>
      <w:r w:rsidR="00BD4E74">
        <w:rPr>
          <w:spacing w:val="8"/>
        </w:rPr>
        <w:t xml:space="preserve"> </w:t>
      </w:r>
      <w:r w:rsidR="00BD4E74">
        <w:t>remote</w:t>
      </w:r>
      <w:r w:rsidR="00BD4E74">
        <w:rPr>
          <w:spacing w:val="9"/>
        </w:rPr>
        <w:t xml:space="preserve"> </w:t>
      </w:r>
      <w:r w:rsidR="00BD4E74">
        <w:t>versions</w:t>
      </w:r>
      <w:r w:rsidR="00BD4E74">
        <w:rPr>
          <w:spacing w:val="8"/>
        </w:rPr>
        <w:t xml:space="preserve"> </w:t>
      </w:r>
      <w:r w:rsidR="00BD4E74">
        <w:t>of</w:t>
      </w:r>
      <w:r w:rsidR="00BD4E74">
        <w:rPr>
          <w:spacing w:val="9"/>
        </w:rPr>
        <w:t xml:space="preserve"> </w:t>
      </w:r>
      <w:r w:rsidR="00BD4E74">
        <w:t>the</w:t>
      </w:r>
      <w:r w:rsidR="00BD4E74">
        <w:rPr>
          <w:spacing w:val="7"/>
        </w:rPr>
        <w:t xml:space="preserve"> </w:t>
      </w:r>
      <w:r w:rsidR="00BD4E74">
        <w:t>FES</w:t>
      </w:r>
      <w:r w:rsidR="00BD4E74">
        <w:rPr>
          <w:spacing w:val="8"/>
        </w:rPr>
        <w:t xml:space="preserve"> </w:t>
      </w:r>
      <w:r w:rsidR="00BD4E74">
        <w:t>module</w:t>
      </w:r>
      <w:r w:rsidR="00BD4E74">
        <w:rPr>
          <w:spacing w:val="8"/>
        </w:rPr>
        <w:t xml:space="preserve"> </w:t>
      </w:r>
      <w:r w:rsidR="44A0BC47">
        <w:rPr>
          <w:spacing w:val="8"/>
        </w:rPr>
        <w:t>(</w:t>
      </w:r>
      <w:r w:rsidR="00BD4E74">
        <w:t>Table</w:t>
      </w:r>
      <w:r w:rsidR="00BD4E74">
        <w:rPr>
          <w:spacing w:val="8"/>
        </w:rPr>
        <w:t xml:space="preserve"> </w:t>
      </w:r>
      <w:r w:rsidR="00BD4E74">
        <w:t>18</w:t>
      </w:r>
      <w:r w:rsidR="693BC9CE">
        <w:t>)</w:t>
      </w:r>
    </w:p>
    <w:p w14:paraId="07D823C3" w14:textId="77777777" w:rsidR="00054221" w:rsidRDefault="00054221">
      <w:pPr>
        <w:sectPr w:rsidR="00054221">
          <w:pgSz w:w="12240" w:h="15840"/>
          <w:pgMar w:top="1320" w:right="860" w:bottom="1080" w:left="1320" w:header="0" w:footer="888" w:gutter="0"/>
          <w:cols w:space="720"/>
        </w:sectPr>
      </w:pPr>
    </w:p>
    <w:p w14:paraId="09E09A54" w14:textId="47016861" w:rsidR="00054221" w:rsidRDefault="00BD4E74">
      <w:pPr>
        <w:pStyle w:val="BodyText"/>
        <w:spacing w:before="117" w:line="314" w:lineRule="auto"/>
        <w:ind w:left="120" w:right="576"/>
        <w:jc w:val="both"/>
      </w:pPr>
      <w:commentRangeStart w:id="94"/>
      <w:r>
        <w:lastRenderedPageBreak/>
        <w:t>comparison excludes Myanmar data because of a translation error that was detected in the ques-</w:t>
      </w:r>
      <w:r>
        <w:rPr>
          <w:spacing w:val="-51"/>
        </w:rPr>
        <w:t xml:space="preserve"> </w:t>
      </w:r>
      <w:proofErr w:type="spellStart"/>
      <w:r>
        <w:rPr>
          <w:w w:val="95"/>
        </w:rPr>
        <w:t>tionnaire</w:t>
      </w:r>
      <w:proofErr w:type="spellEnd"/>
      <w:r>
        <w:rPr>
          <w:w w:val="95"/>
        </w:rPr>
        <w:t xml:space="preserve"> after data collection</w:t>
      </w:r>
      <w:commentRangeEnd w:id="94"/>
      <w:r>
        <w:rPr>
          <w:rStyle w:val="CommentReference"/>
        </w:rPr>
        <w:commentReference w:id="94"/>
      </w:r>
      <w:r>
        <w:rPr>
          <w:w w:val="95"/>
        </w:rPr>
        <w:t>.</w:t>
      </w:r>
      <w:r>
        <w:rPr>
          <w:spacing w:val="1"/>
          <w:w w:val="95"/>
        </w:rPr>
        <w:t xml:space="preserve"> </w:t>
      </w:r>
      <w:proofErr w:type="gramStart"/>
      <w:r>
        <w:rPr>
          <w:w w:val="95"/>
        </w:rPr>
        <w:t>The  short</w:t>
      </w:r>
      <w:proofErr w:type="gramEnd"/>
      <w:r>
        <w:rPr>
          <w:w w:val="95"/>
        </w:rPr>
        <w:t xml:space="preserve"> remote version produce</w:t>
      </w:r>
      <w:r w:rsidR="21D75F6B">
        <w:rPr>
          <w:w w:val="95"/>
        </w:rPr>
        <w:t>d</w:t>
      </w:r>
      <w:r>
        <w:rPr>
          <w:spacing w:val="1"/>
          <w:w w:val="95"/>
        </w:rPr>
        <w:t xml:space="preserve"> </w:t>
      </w:r>
      <w:r>
        <w:t xml:space="preserve">slightly higher absolute figures </w:t>
      </w:r>
      <w:r w:rsidR="78973C62">
        <w:t>of FES</w:t>
      </w:r>
      <w:r>
        <w:t xml:space="preserve"> in both countries</w:t>
      </w:r>
      <w:r w:rsidR="09C26BE3">
        <w:t>;</w:t>
      </w:r>
      <w:r>
        <w:t xml:space="preserve"> however </w:t>
      </w:r>
      <w:r>
        <w:rPr>
          <w:spacing w:val="16"/>
        </w:rPr>
        <w:t xml:space="preserve"> </w:t>
      </w:r>
      <w:r>
        <w:t>the</w:t>
      </w:r>
      <w:r>
        <w:rPr>
          <w:spacing w:val="16"/>
        </w:rPr>
        <w:t xml:space="preserve"> </w:t>
      </w:r>
      <w:r>
        <w:t>difference</w:t>
      </w:r>
      <w:r>
        <w:rPr>
          <w:spacing w:val="16"/>
        </w:rPr>
        <w:t xml:space="preserve"> </w:t>
      </w:r>
      <w:r w:rsidR="0129D204">
        <w:rPr>
          <w:spacing w:val="16"/>
        </w:rPr>
        <w:t>wa</w:t>
      </w:r>
      <w:r>
        <w:t>s</w:t>
      </w:r>
      <w:r>
        <w:rPr>
          <w:spacing w:val="17"/>
        </w:rPr>
        <w:t xml:space="preserve"> </w:t>
      </w:r>
      <w:r>
        <w:t>only</w:t>
      </w:r>
      <w:r>
        <w:rPr>
          <w:spacing w:val="16"/>
        </w:rPr>
        <w:t xml:space="preserve"> </w:t>
      </w:r>
      <w:r w:rsidR="5BA85436">
        <w:rPr>
          <w:spacing w:val="16"/>
        </w:rPr>
        <w:t xml:space="preserve">statistically </w:t>
      </w:r>
      <w:r>
        <w:t>significant</w:t>
      </w:r>
      <w:r>
        <w:rPr>
          <w:spacing w:val="16"/>
        </w:rPr>
        <w:t xml:space="preserve"> </w:t>
      </w:r>
      <w:r>
        <w:t>in</w:t>
      </w:r>
      <w:r>
        <w:rPr>
          <w:spacing w:val="17"/>
        </w:rPr>
        <w:t xml:space="preserve"> </w:t>
      </w:r>
      <w:r>
        <w:t>CAR</w:t>
      </w:r>
      <w:r>
        <w:rPr>
          <w:spacing w:val="16"/>
        </w:rPr>
        <w:t xml:space="preserve"> </w:t>
      </w:r>
      <w:r>
        <w:t>(12</w:t>
      </w:r>
      <w:r w:rsidR="6A7701FE">
        <w:t xml:space="preserve"> percentage</w:t>
      </w:r>
      <w:r>
        <w:rPr>
          <w:spacing w:val="16"/>
        </w:rPr>
        <w:t xml:space="preserve"> </w:t>
      </w:r>
      <w:r>
        <w:t>points).</w:t>
      </w:r>
    </w:p>
    <w:p w14:paraId="088D3B9F" w14:textId="6F4EF799" w:rsidR="00054221" w:rsidRDefault="00BD4E74">
      <w:pPr>
        <w:pStyle w:val="BodyText"/>
        <w:spacing w:before="160" w:line="259" w:lineRule="auto"/>
        <w:ind w:left="1650" w:right="2107"/>
        <w:jc w:val="both"/>
      </w:pPr>
      <w:r>
        <w:rPr>
          <w:noProof/>
          <w:color w:val="2B579A"/>
          <w:shd w:val="clear" w:color="auto" w:fill="E6E6E6"/>
        </w:rPr>
        <mc:AlternateContent>
          <mc:Choice Requires="wpg">
            <w:drawing>
              <wp:anchor distT="0" distB="0" distL="0" distR="0" simplePos="0" relativeHeight="251658283" behindDoc="1" locked="0" layoutInCell="1" allowOverlap="1" wp14:anchorId="4ED4DEFE" wp14:editId="4B113C9C">
                <wp:simplePos x="0" y="0"/>
                <wp:positionH relativeFrom="page">
                  <wp:posOffset>1886585</wp:posOffset>
                </wp:positionH>
                <wp:positionV relativeFrom="paragraph">
                  <wp:posOffset>574040</wp:posOffset>
                </wp:positionV>
                <wp:extent cx="3999865" cy="3556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99865" cy="35560"/>
                          <a:chOff x="2971" y="904"/>
                          <a:chExt cx="6299" cy="56"/>
                        </a:xfrm>
                      </wpg:grpSpPr>
                      <wps:wsp>
                        <wps:cNvPr id="31" name="Line 28"/>
                        <wps:cNvCnPr>
                          <a:cxnSpLocks noChangeShapeType="1"/>
                        </wps:cNvCnPr>
                        <wps:spPr bwMode="auto">
                          <a:xfrm>
                            <a:off x="2971" y="908"/>
                            <a:ext cx="6298"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 name="Line 27"/>
                        <wps:cNvCnPr>
                          <a:cxnSpLocks noChangeShapeType="1"/>
                        </wps:cNvCnPr>
                        <wps:spPr bwMode="auto">
                          <a:xfrm>
                            <a:off x="2971" y="956"/>
                            <a:ext cx="6298"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6517F0E">
              <v:group id="Group 26" style="position:absolute;margin-left:148.55pt;margin-top:45.2pt;width:314.95pt;height:2.8pt;z-index:-15713280;mso-wrap-distance-left:0;mso-wrap-distance-right:0;mso-position-horizontal-relative:page" coordsize="6299,56" coordorigin="2971,904" o:spid="_x0000_s1026" w14:anchorId="2D4428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">
                <v:line id="Line 28" style="position:absolute;visibility:visible;mso-wrap-style:square" o:spid="_x0000_s1027" strokeweight=".14042mm" o:connectortype="straight" from="2971,908" to="9269,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"/>
                <v:line id="Line 27" style="position:absolute;visibility:visible;mso-wrap-style:square" o:spid="_x0000_s1028" strokeweight=".14042mm" o:connectortype="straight" from="2971,956" to="9269,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"/>
                <w10:wrap type="topAndBottom" anchorx="page"/>
              </v:group>
            </w:pict>
          </mc:Fallback>
        </mc:AlternateContent>
      </w:r>
      <w:r>
        <w:t>Table 18: Impact of Module Length on Expenditure and FES in</w:t>
      </w:r>
      <w:r>
        <w:rPr>
          <w:spacing w:val="1"/>
        </w:rPr>
        <w:t xml:space="preserve"> </w:t>
      </w:r>
      <w:r>
        <w:t>Remote</w:t>
      </w:r>
      <w:r>
        <w:rPr>
          <w:spacing w:val="18"/>
        </w:rPr>
        <w:t xml:space="preserve"> </w:t>
      </w:r>
      <w:r>
        <w:t>Surveys</w:t>
      </w:r>
    </w:p>
    <w:p w14:paraId="2D34F198" w14:textId="77777777" w:rsidR="00054221" w:rsidRDefault="00054221">
      <w:pPr>
        <w:pStyle w:val="BodyText"/>
        <w:spacing w:before="8"/>
        <w:rPr>
          <w:sz w:val="10"/>
        </w:rPr>
      </w:pPr>
    </w:p>
    <w:p w14:paraId="63251BD9" w14:textId="77777777" w:rsidR="00054221" w:rsidRDefault="00BD4E74">
      <w:pPr>
        <w:tabs>
          <w:tab w:val="left" w:pos="6566"/>
        </w:tabs>
        <w:ind w:left="4323"/>
        <w:rPr>
          <w:sz w:val="16"/>
        </w:rPr>
      </w:pPr>
      <w:r>
        <w:rPr>
          <w:w w:val="105"/>
          <w:sz w:val="16"/>
        </w:rPr>
        <w:t>Ecuador</w:t>
      </w:r>
      <w:r>
        <w:rPr>
          <w:spacing w:val="11"/>
          <w:w w:val="105"/>
          <w:sz w:val="16"/>
        </w:rPr>
        <w:t xml:space="preserve"> </w:t>
      </w:r>
      <w:r>
        <w:rPr>
          <w:w w:val="105"/>
          <w:sz w:val="16"/>
        </w:rPr>
        <w:t>RM</w:t>
      </w:r>
      <w:r>
        <w:rPr>
          <w:w w:val="105"/>
          <w:sz w:val="16"/>
        </w:rPr>
        <w:tab/>
        <w:t>CAR</w:t>
      </w:r>
      <w:r>
        <w:rPr>
          <w:spacing w:val="35"/>
          <w:w w:val="105"/>
          <w:sz w:val="16"/>
        </w:rPr>
        <w:t xml:space="preserve"> </w:t>
      </w:r>
      <w:r>
        <w:rPr>
          <w:w w:val="105"/>
          <w:sz w:val="16"/>
        </w:rPr>
        <w:t>RM</w:t>
      </w:r>
    </w:p>
    <w:p w14:paraId="21AA468D" w14:textId="77777777" w:rsidR="00054221" w:rsidRDefault="00BD4E74">
      <w:pPr>
        <w:tabs>
          <w:tab w:val="left" w:pos="2082"/>
          <w:tab w:val="left" w:pos="2736"/>
          <w:tab w:val="left" w:pos="3562"/>
          <w:tab w:val="left" w:pos="4276"/>
          <w:tab w:val="left" w:pos="4930"/>
          <w:tab w:val="left" w:pos="5685"/>
        </w:tabs>
        <w:ind w:right="556"/>
        <w:jc w:val="center"/>
        <w:rPr>
          <w:sz w:val="16"/>
        </w:rPr>
      </w:pPr>
      <w:r>
        <w:rPr>
          <w:w w:val="105"/>
          <w:sz w:val="16"/>
        </w:rPr>
        <w:t>Variable</w:t>
      </w:r>
      <w:r>
        <w:rPr>
          <w:w w:val="105"/>
          <w:sz w:val="16"/>
        </w:rPr>
        <w:tab/>
        <w:t>Long</w:t>
      </w:r>
      <w:r>
        <w:rPr>
          <w:w w:val="105"/>
          <w:sz w:val="16"/>
        </w:rPr>
        <w:tab/>
        <w:t>Short</w:t>
      </w:r>
      <w:r>
        <w:rPr>
          <w:w w:val="105"/>
          <w:sz w:val="16"/>
        </w:rPr>
        <w:tab/>
        <w:t>Diff</w:t>
      </w:r>
      <w:r>
        <w:rPr>
          <w:w w:val="105"/>
          <w:sz w:val="16"/>
        </w:rPr>
        <w:tab/>
        <w:t>Long</w:t>
      </w:r>
      <w:r>
        <w:rPr>
          <w:w w:val="105"/>
          <w:sz w:val="16"/>
        </w:rPr>
        <w:tab/>
        <w:t>Short</w:t>
      </w:r>
      <w:r>
        <w:rPr>
          <w:w w:val="105"/>
          <w:sz w:val="16"/>
        </w:rPr>
        <w:tab/>
        <w:t>Diff</w:t>
      </w:r>
    </w:p>
    <w:tbl>
      <w:tblPr>
        <w:tblW w:w="0" w:type="auto"/>
        <w:tblInd w:w="1658" w:type="dxa"/>
        <w:tblLayout w:type="fixed"/>
        <w:tblCellMar>
          <w:left w:w="0" w:type="dxa"/>
          <w:right w:w="0" w:type="dxa"/>
        </w:tblCellMar>
        <w:tblLook w:val="01E0" w:firstRow="1" w:lastRow="1" w:firstColumn="1" w:lastColumn="1" w:noHBand="0" w:noVBand="0"/>
      </w:tblPr>
      <w:tblGrid>
        <w:gridCol w:w="2722"/>
        <w:gridCol w:w="672"/>
        <w:gridCol w:w="851"/>
        <w:gridCol w:w="672"/>
        <w:gridCol w:w="672"/>
        <w:gridCol w:w="709"/>
      </w:tblGrid>
      <w:tr w:rsidR="00054221" w14:paraId="707451C2" w14:textId="77777777">
        <w:trPr>
          <w:trHeight w:val="349"/>
        </w:trPr>
        <w:tc>
          <w:tcPr>
            <w:tcW w:w="2722" w:type="dxa"/>
            <w:tcBorders>
              <w:top w:val="single" w:sz="4" w:space="0" w:color="000000"/>
            </w:tcBorders>
          </w:tcPr>
          <w:p w14:paraId="1C614639" w14:textId="77777777" w:rsidR="00054221" w:rsidRDefault="00BD4E74">
            <w:pPr>
              <w:pStyle w:val="TableParagraph"/>
              <w:tabs>
                <w:tab w:val="left" w:pos="2116"/>
              </w:tabs>
              <w:spacing w:before="0" w:line="167" w:lineRule="exact"/>
              <w:ind w:right="183"/>
              <w:jc w:val="right"/>
              <w:rPr>
                <w:sz w:val="16"/>
              </w:rPr>
            </w:pPr>
            <w:r>
              <w:rPr>
                <w:sz w:val="16"/>
              </w:rPr>
              <w:t>Food</w:t>
            </w:r>
            <w:r>
              <w:rPr>
                <w:spacing w:val="31"/>
                <w:sz w:val="16"/>
              </w:rPr>
              <w:t xml:space="preserve"> </w:t>
            </w:r>
            <w:r>
              <w:rPr>
                <w:sz w:val="16"/>
              </w:rPr>
              <w:t>Expenditure</w:t>
            </w:r>
            <w:r>
              <w:rPr>
                <w:spacing w:val="30"/>
                <w:sz w:val="16"/>
              </w:rPr>
              <w:t xml:space="preserve"> </w:t>
            </w:r>
            <w:r>
              <w:rPr>
                <w:sz w:val="16"/>
              </w:rPr>
              <w:t>Share</w:t>
            </w:r>
            <w:r>
              <w:rPr>
                <w:sz w:val="16"/>
              </w:rPr>
              <w:tab/>
              <w:t>0.78</w:t>
            </w:r>
          </w:p>
          <w:p w14:paraId="5ACFB89F" w14:textId="77777777" w:rsidR="00054221" w:rsidRDefault="00BD4E74">
            <w:pPr>
              <w:pStyle w:val="TableParagraph"/>
              <w:spacing w:before="7"/>
              <w:ind w:right="117"/>
              <w:jc w:val="right"/>
              <w:rPr>
                <w:sz w:val="16"/>
              </w:rPr>
            </w:pPr>
            <w:r>
              <w:rPr>
                <w:w w:val="105"/>
                <w:sz w:val="16"/>
              </w:rPr>
              <w:t>(0.15)</w:t>
            </w:r>
          </w:p>
        </w:tc>
        <w:tc>
          <w:tcPr>
            <w:tcW w:w="672" w:type="dxa"/>
            <w:tcBorders>
              <w:top w:val="single" w:sz="4" w:space="0" w:color="000000"/>
            </w:tcBorders>
          </w:tcPr>
          <w:p w14:paraId="6DEA8347" w14:textId="77777777" w:rsidR="00054221" w:rsidRDefault="00BD4E74">
            <w:pPr>
              <w:pStyle w:val="TableParagraph"/>
              <w:spacing w:before="0" w:line="167" w:lineRule="exact"/>
              <w:ind w:left="185"/>
              <w:jc w:val="left"/>
              <w:rPr>
                <w:sz w:val="16"/>
              </w:rPr>
            </w:pPr>
            <w:r>
              <w:rPr>
                <w:sz w:val="16"/>
              </w:rPr>
              <w:t>0.80</w:t>
            </w:r>
          </w:p>
          <w:p w14:paraId="58BB1AA0" w14:textId="77777777" w:rsidR="00054221" w:rsidRDefault="00BD4E74">
            <w:pPr>
              <w:pStyle w:val="TableParagraph"/>
              <w:spacing w:before="7"/>
              <w:ind w:left="119"/>
              <w:jc w:val="left"/>
              <w:rPr>
                <w:sz w:val="16"/>
              </w:rPr>
            </w:pPr>
            <w:r>
              <w:rPr>
                <w:w w:val="105"/>
                <w:sz w:val="16"/>
              </w:rPr>
              <w:t>(0.17)</w:t>
            </w:r>
          </w:p>
        </w:tc>
        <w:tc>
          <w:tcPr>
            <w:tcW w:w="851" w:type="dxa"/>
            <w:tcBorders>
              <w:top w:val="single" w:sz="4" w:space="0" w:color="000000"/>
            </w:tcBorders>
          </w:tcPr>
          <w:p w14:paraId="1CF95241" w14:textId="77777777" w:rsidR="00054221" w:rsidRDefault="00BD4E74">
            <w:pPr>
              <w:pStyle w:val="TableParagraph"/>
              <w:spacing w:before="0" w:line="167" w:lineRule="exact"/>
              <w:ind w:left="275"/>
              <w:jc w:val="left"/>
              <w:rPr>
                <w:sz w:val="16"/>
              </w:rPr>
            </w:pPr>
            <w:r>
              <w:rPr>
                <w:sz w:val="16"/>
              </w:rPr>
              <w:t>0.02</w:t>
            </w:r>
          </w:p>
          <w:p w14:paraId="23D55132" w14:textId="77777777" w:rsidR="00054221" w:rsidRDefault="00BD4E74">
            <w:pPr>
              <w:pStyle w:val="TableParagraph"/>
              <w:spacing w:before="7"/>
              <w:ind w:left="209"/>
              <w:jc w:val="left"/>
              <w:rPr>
                <w:sz w:val="16"/>
              </w:rPr>
            </w:pPr>
            <w:r>
              <w:rPr>
                <w:sz w:val="16"/>
              </w:rPr>
              <w:t>(0.06)</w:t>
            </w:r>
          </w:p>
        </w:tc>
        <w:tc>
          <w:tcPr>
            <w:tcW w:w="672" w:type="dxa"/>
            <w:tcBorders>
              <w:top w:val="single" w:sz="4" w:space="0" w:color="000000"/>
            </w:tcBorders>
          </w:tcPr>
          <w:p w14:paraId="4998ACE0" w14:textId="77777777" w:rsidR="00054221" w:rsidRDefault="00BD4E74">
            <w:pPr>
              <w:pStyle w:val="TableParagraph"/>
              <w:spacing w:before="0" w:line="167" w:lineRule="exact"/>
              <w:ind w:left="185"/>
              <w:jc w:val="left"/>
              <w:rPr>
                <w:sz w:val="16"/>
              </w:rPr>
            </w:pPr>
            <w:r>
              <w:rPr>
                <w:sz w:val="16"/>
              </w:rPr>
              <w:t>0.65</w:t>
            </w:r>
          </w:p>
          <w:p w14:paraId="012CF2AF" w14:textId="77777777" w:rsidR="00054221" w:rsidRDefault="00BD4E74">
            <w:pPr>
              <w:pStyle w:val="TableParagraph"/>
              <w:spacing w:before="7"/>
              <w:ind w:left="119"/>
              <w:jc w:val="left"/>
              <w:rPr>
                <w:sz w:val="16"/>
              </w:rPr>
            </w:pPr>
            <w:r>
              <w:rPr>
                <w:sz w:val="16"/>
              </w:rPr>
              <w:t>(0.26)</w:t>
            </w:r>
          </w:p>
        </w:tc>
        <w:tc>
          <w:tcPr>
            <w:tcW w:w="672" w:type="dxa"/>
            <w:tcBorders>
              <w:top w:val="single" w:sz="4" w:space="0" w:color="000000"/>
            </w:tcBorders>
          </w:tcPr>
          <w:p w14:paraId="3466C6DE" w14:textId="77777777" w:rsidR="00054221" w:rsidRDefault="00BD4E74">
            <w:pPr>
              <w:pStyle w:val="TableParagraph"/>
              <w:spacing w:before="0" w:line="167" w:lineRule="exact"/>
              <w:ind w:left="185"/>
              <w:jc w:val="left"/>
              <w:rPr>
                <w:sz w:val="16"/>
              </w:rPr>
            </w:pPr>
            <w:r>
              <w:rPr>
                <w:sz w:val="16"/>
              </w:rPr>
              <w:t>0.78</w:t>
            </w:r>
          </w:p>
          <w:p w14:paraId="65E7FB54" w14:textId="77777777" w:rsidR="00054221" w:rsidRDefault="00BD4E74">
            <w:pPr>
              <w:pStyle w:val="TableParagraph"/>
              <w:spacing w:before="7"/>
              <w:ind w:left="119"/>
              <w:jc w:val="left"/>
              <w:rPr>
                <w:sz w:val="16"/>
              </w:rPr>
            </w:pPr>
            <w:r>
              <w:rPr>
                <w:w w:val="105"/>
                <w:sz w:val="16"/>
              </w:rPr>
              <w:t>(0.21)</w:t>
            </w:r>
          </w:p>
        </w:tc>
        <w:tc>
          <w:tcPr>
            <w:tcW w:w="709" w:type="dxa"/>
            <w:tcBorders>
              <w:top w:val="single" w:sz="4" w:space="0" w:color="000000"/>
            </w:tcBorders>
          </w:tcPr>
          <w:p w14:paraId="0FA1B234" w14:textId="77777777" w:rsidR="00054221" w:rsidRDefault="00BD4E74">
            <w:pPr>
              <w:pStyle w:val="TableParagraph"/>
              <w:spacing w:before="0" w:line="167" w:lineRule="exact"/>
              <w:ind w:left="119"/>
              <w:jc w:val="left"/>
              <w:rPr>
                <w:sz w:val="16"/>
              </w:rPr>
            </w:pPr>
            <w:r>
              <w:rPr>
                <w:w w:val="105"/>
                <w:sz w:val="16"/>
              </w:rPr>
              <w:t>0.12**</w:t>
            </w:r>
          </w:p>
          <w:p w14:paraId="493E273E" w14:textId="77777777" w:rsidR="00054221" w:rsidRDefault="00BD4E74">
            <w:pPr>
              <w:pStyle w:val="TableParagraph"/>
              <w:spacing w:before="7"/>
              <w:ind w:left="138"/>
              <w:jc w:val="left"/>
              <w:rPr>
                <w:sz w:val="16"/>
              </w:rPr>
            </w:pPr>
            <w:r>
              <w:rPr>
                <w:sz w:val="16"/>
              </w:rPr>
              <w:t>(0.00)</w:t>
            </w:r>
          </w:p>
        </w:tc>
      </w:tr>
      <w:tr w:rsidR="00054221" w14:paraId="7E3A8662" w14:textId="77777777">
        <w:trPr>
          <w:trHeight w:val="189"/>
        </w:trPr>
        <w:tc>
          <w:tcPr>
            <w:tcW w:w="2722" w:type="dxa"/>
          </w:tcPr>
          <w:p w14:paraId="39717052" w14:textId="77777777" w:rsidR="00054221" w:rsidRDefault="00BD4E74">
            <w:pPr>
              <w:pStyle w:val="TableParagraph"/>
              <w:tabs>
                <w:tab w:val="right" w:pos="2536"/>
              </w:tabs>
              <w:ind w:left="119"/>
              <w:jc w:val="left"/>
              <w:rPr>
                <w:sz w:val="16"/>
              </w:rPr>
            </w:pPr>
            <w:r>
              <w:rPr>
                <w:w w:val="105"/>
                <w:sz w:val="16"/>
              </w:rPr>
              <w:t>FES</w:t>
            </w:r>
            <w:r>
              <w:rPr>
                <w:spacing w:val="12"/>
                <w:w w:val="105"/>
                <w:sz w:val="16"/>
              </w:rPr>
              <w:t xml:space="preserve"> </w:t>
            </w:r>
            <w:r>
              <w:rPr>
                <w:w w:val="105"/>
                <w:sz w:val="16"/>
              </w:rPr>
              <w:t>&lt;</w:t>
            </w:r>
            <w:r>
              <w:rPr>
                <w:spacing w:val="12"/>
                <w:w w:val="105"/>
                <w:sz w:val="16"/>
              </w:rPr>
              <w:t xml:space="preserve"> </w:t>
            </w:r>
            <w:r>
              <w:rPr>
                <w:w w:val="105"/>
                <w:sz w:val="16"/>
              </w:rPr>
              <w:t>50</w:t>
            </w:r>
            <w:r>
              <w:rPr>
                <w:spacing w:val="13"/>
                <w:w w:val="105"/>
                <w:sz w:val="16"/>
              </w:rPr>
              <w:t xml:space="preserve"> </w:t>
            </w:r>
            <w:r>
              <w:rPr>
                <w:w w:val="105"/>
                <w:sz w:val="16"/>
              </w:rPr>
              <w:t>percent</w:t>
            </w:r>
            <w:r>
              <w:rPr>
                <w:rFonts w:ascii="Times New Roman"/>
                <w:w w:val="105"/>
                <w:sz w:val="16"/>
              </w:rPr>
              <w:tab/>
            </w:r>
            <w:r>
              <w:rPr>
                <w:w w:val="105"/>
                <w:sz w:val="16"/>
              </w:rPr>
              <w:t>0.04</w:t>
            </w:r>
          </w:p>
        </w:tc>
        <w:tc>
          <w:tcPr>
            <w:tcW w:w="672" w:type="dxa"/>
          </w:tcPr>
          <w:p w14:paraId="4FEEC28B" w14:textId="77777777" w:rsidR="00054221" w:rsidRDefault="00BD4E74">
            <w:pPr>
              <w:pStyle w:val="TableParagraph"/>
              <w:ind w:left="88" w:right="87"/>
              <w:rPr>
                <w:sz w:val="16"/>
              </w:rPr>
            </w:pPr>
            <w:r>
              <w:rPr>
                <w:sz w:val="16"/>
              </w:rPr>
              <w:t>0.06</w:t>
            </w:r>
          </w:p>
        </w:tc>
        <w:tc>
          <w:tcPr>
            <w:tcW w:w="851" w:type="dxa"/>
          </w:tcPr>
          <w:p w14:paraId="15AA36A6" w14:textId="77777777" w:rsidR="00054221" w:rsidRDefault="00BD4E74">
            <w:pPr>
              <w:pStyle w:val="TableParagraph"/>
              <w:ind w:left="93" w:right="93"/>
              <w:rPr>
                <w:sz w:val="16"/>
              </w:rPr>
            </w:pPr>
            <w:r>
              <w:rPr>
                <w:sz w:val="16"/>
              </w:rPr>
              <w:t>0.02</w:t>
            </w:r>
          </w:p>
        </w:tc>
        <w:tc>
          <w:tcPr>
            <w:tcW w:w="672" w:type="dxa"/>
          </w:tcPr>
          <w:p w14:paraId="3DFF4437" w14:textId="77777777" w:rsidR="00054221" w:rsidRDefault="00BD4E74">
            <w:pPr>
              <w:pStyle w:val="TableParagraph"/>
              <w:ind w:left="88" w:right="88"/>
              <w:rPr>
                <w:sz w:val="16"/>
              </w:rPr>
            </w:pPr>
            <w:r>
              <w:rPr>
                <w:sz w:val="16"/>
              </w:rPr>
              <w:t>0.22</w:t>
            </w:r>
          </w:p>
        </w:tc>
        <w:tc>
          <w:tcPr>
            <w:tcW w:w="672" w:type="dxa"/>
          </w:tcPr>
          <w:p w14:paraId="04E8B785" w14:textId="77777777" w:rsidR="00054221" w:rsidRDefault="00BD4E74">
            <w:pPr>
              <w:pStyle w:val="TableParagraph"/>
              <w:ind w:left="88" w:right="88"/>
              <w:rPr>
                <w:sz w:val="16"/>
              </w:rPr>
            </w:pPr>
            <w:r>
              <w:rPr>
                <w:sz w:val="16"/>
              </w:rPr>
              <w:t>0.12</w:t>
            </w:r>
          </w:p>
        </w:tc>
        <w:tc>
          <w:tcPr>
            <w:tcW w:w="709" w:type="dxa"/>
          </w:tcPr>
          <w:p w14:paraId="6ED50C01" w14:textId="77777777" w:rsidR="00054221" w:rsidRDefault="00BD4E74">
            <w:pPr>
              <w:pStyle w:val="TableParagraph"/>
              <w:ind w:right="173"/>
              <w:jc w:val="right"/>
              <w:rPr>
                <w:sz w:val="16"/>
              </w:rPr>
            </w:pPr>
            <w:r>
              <w:rPr>
                <w:sz w:val="16"/>
              </w:rPr>
              <w:t>-0.10</w:t>
            </w:r>
          </w:p>
        </w:tc>
      </w:tr>
      <w:tr w:rsidR="00054221" w14:paraId="657D427C" w14:textId="77777777">
        <w:trPr>
          <w:trHeight w:val="189"/>
        </w:trPr>
        <w:tc>
          <w:tcPr>
            <w:tcW w:w="2722" w:type="dxa"/>
          </w:tcPr>
          <w:p w14:paraId="26425FE7" w14:textId="77777777" w:rsidR="00054221" w:rsidRDefault="00BD4E74">
            <w:pPr>
              <w:pStyle w:val="TableParagraph"/>
              <w:ind w:right="117"/>
              <w:jc w:val="right"/>
              <w:rPr>
                <w:sz w:val="16"/>
              </w:rPr>
            </w:pPr>
            <w:r>
              <w:rPr>
                <w:sz w:val="16"/>
              </w:rPr>
              <w:t>(0.20)</w:t>
            </w:r>
          </w:p>
        </w:tc>
        <w:tc>
          <w:tcPr>
            <w:tcW w:w="672" w:type="dxa"/>
          </w:tcPr>
          <w:p w14:paraId="5B65F5F6" w14:textId="77777777" w:rsidR="00054221" w:rsidRDefault="00BD4E74">
            <w:pPr>
              <w:pStyle w:val="TableParagraph"/>
              <w:ind w:left="88" w:right="88"/>
              <w:rPr>
                <w:sz w:val="16"/>
              </w:rPr>
            </w:pPr>
            <w:r>
              <w:rPr>
                <w:sz w:val="16"/>
              </w:rPr>
              <w:t>(0.24)</w:t>
            </w:r>
          </w:p>
        </w:tc>
        <w:tc>
          <w:tcPr>
            <w:tcW w:w="851" w:type="dxa"/>
          </w:tcPr>
          <w:p w14:paraId="7199BE6C" w14:textId="77777777" w:rsidR="00054221" w:rsidRDefault="00BD4E74">
            <w:pPr>
              <w:pStyle w:val="TableParagraph"/>
              <w:ind w:left="93" w:right="93"/>
              <w:rPr>
                <w:sz w:val="16"/>
              </w:rPr>
            </w:pPr>
            <w:r>
              <w:rPr>
                <w:sz w:val="16"/>
              </w:rPr>
              <w:t>(0.33)</w:t>
            </w:r>
          </w:p>
        </w:tc>
        <w:tc>
          <w:tcPr>
            <w:tcW w:w="672" w:type="dxa"/>
          </w:tcPr>
          <w:p w14:paraId="322B3031" w14:textId="77777777" w:rsidR="00054221" w:rsidRDefault="00BD4E74">
            <w:pPr>
              <w:pStyle w:val="TableParagraph"/>
              <w:ind w:left="88" w:right="88"/>
              <w:rPr>
                <w:sz w:val="16"/>
              </w:rPr>
            </w:pPr>
            <w:r>
              <w:rPr>
                <w:w w:val="105"/>
                <w:sz w:val="16"/>
              </w:rPr>
              <w:t>(0.41)</w:t>
            </w:r>
          </w:p>
        </w:tc>
        <w:tc>
          <w:tcPr>
            <w:tcW w:w="672" w:type="dxa"/>
          </w:tcPr>
          <w:p w14:paraId="3DE4A47D" w14:textId="77777777" w:rsidR="00054221" w:rsidRDefault="00BD4E74">
            <w:pPr>
              <w:pStyle w:val="TableParagraph"/>
              <w:ind w:left="88" w:right="88"/>
              <w:rPr>
                <w:sz w:val="16"/>
              </w:rPr>
            </w:pPr>
            <w:r>
              <w:rPr>
                <w:sz w:val="16"/>
              </w:rPr>
              <w:t>(0.33)</w:t>
            </w:r>
          </w:p>
        </w:tc>
        <w:tc>
          <w:tcPr>
            <w:tcW w:w="709" w:type="dxa"/>
          </w:tcPr>
          <w:p w14:paraId="07871D57" w14:textId="77777777" w:rsidR="00054221" w:rsidRDefault="00BD4E74">
            <w:pPr>
              <w:pStyle w:val="TableParagraph"/>
              <w:ind w:right="136"/>
              <w:jc w:val="right"/>
              <w:rPr>
                <w:sz w:val="16"/>
              </w:rPr>
            </w:pPr>
            <w:r>
              <w:rPr>
                <w:w w:val="105"/>
                <w:sz w:val="16"/>
              </w:rPr>
              <w:t>(0.12)</w:t>
            </w:r>
          </w:p>
        </w:tc>
      </w:tr>
      <w:tr w:rsidR="00054221" w14:paraId="2A66FBD2" w14:textId="77777777">
        <w:trPr>
          <w:trHeight w:val="189"/>
        </w:trPr>
        <w:tc>
          <w:tcPr>
            <w:tcW w:w="2722" w:type="dxa"/>
          </w:tcPr>
          <w:p w14:paraId="116C6B83" w14:textId="77777777" w:rsidR="00054221" w:rsidRDefault="00BD4E74">
            <w:pPr>
              <w:pStyle w:val="TableParagraph"/>
              <w:tabs>
                <w:tab w:val="right" w:pos="2537"/>
              </w:tabs>
              <w:ind w:left="119"/>
              <w:jc w:val="left"/>
              <w:rPr>
                <w:sz w:val="16"/>
              </w:rPr>
            </w:pPr>
            <w:r>
              <w:rPr>
                <w:sz w:val="16"/>
              </w:rPr>
              <w:t>FES:</w:t>
            </w:r>
            <w:r>
              <w:rPr>
                <w:spacing w:val="15"/>
                <w:sz w:val="16"/>
              </w:rPr>
              <w:t xml:space="preserve"> </w:t>
            </w:r>
            <w:r>
              <w:rPr>
                <w:sz w:val="16"/>
              </w:rPr>
              <w:t>50-65</w:t>
            </w:r>
            <w:r>
              <w:rPr>
                <w:spacing w:val="16"/>
                <w:sz w:val="16"/>
              </w:rPr>
              <w:t xml:space="preserve"> </w:t>
            </w:r>
            <w:r>
              <w:rPr>
                <w:sz w:val="16"/>
              </w:rPr>
              <w:t>percent</w:t>
            </w:r>
            <w:r>
              <w:rPr>
                <w:rFonts w:ascii="Times New Roman"/>
                <w:sz w:val="16"/>
              </w:rPr>
              <w:tab/>
            </w:r>
            <w:r>
              <w:rPr>
                <w:sz w:val="16"/>
              </w:rPr>
              <w:t>0.08</w:t>
            </w:r>
          </w:p>
        </w:tc>
        <w:tc>
          <w:tcPr>
            <w:tcW w:w="672" w:type="dxa"/>
          </w:tcPr>
          <w:p w14:paraId="0765399D" w14:textId="77777777" w:rsidR="00054221" w:rsidRDefault="00BD4E74">
            <w:pPr>
              <w:pStyle w:val="TableParagraph"/>
              <w:ind w:left="88" w:right="88"/>
              <w:rPr>
                <w:sz w:val="16"/>
              </w:rPr>
            </w:pPr>
            <w:r>
              <w:rPr>
                <w:sz w:val="16"/>
              </w:rPr>
              <w:t>0.10</w:t>
            </w:r>
          </w:p>
        </w:tc>
        <w:tc>
          <w:tcPr>
            <w:tcW w:w="851" w:type="dxa"/>
          </w:tcPr>
          <w:p w14:paraId="515FF847" w14:textId="77777777" w:rsidR="00054221" w:rsidRDefault="00BD4E74">
            <w:pPr>
              <w:pStyle w:val="TableParagraph"/>
              <w:ind w:left="93" w:right="93"/>
              <w:rPr>
                <w:sz w:val="16"/>
              </w:rPr>
            </w:pPr>
            <w:r>
              <w:rPr>
                <w:sz w:val="16"/>
              </w:rPr>
              <w:t>0.02</w:t>
            </w:r>
          </w:p>
        </w:tc>
        <w:tc>
          <w:tcPr>
            <w:tcW w:w="672" w:type="dxa"/>
          </w:tcPr>
          <w:p w14:paraId="69C49721" w14:textId="77777777" w:rsidR="00054221" w:rsidRDefault="00BD4E74">
            <w:pPr>
              <w:pStyle w:val="TableParagraph"/>
              <w:ind w:left="88" w:right="88"/>
              <w:rPr>
                <w:sz w:val="16"/>
              </w:rPr>
            </w:pPr>
            <w:r>
              <w:rPr>
                <w:sz w:val="16"/>
              </w:rPr>
              <w:t>0.18</w:t>
            </w:r>
          </w:p>
        </w:tc>
        <w:tc>
          <w:tcPr>
            <w:tcW w:w="672" w:type="dxa"/>
          </w:tcPr>
          <w:p w14:paraId="35E6B6F0" w14:textId="77777777" w:rsidR="00054221" w:rsidRDefault="00BD4E74">
            <w:pPr>
              <w:pStyle w:val="TableParagraph"/>
              <w:ind w:left="88" w:right="88"/>
              <w:rPr>
                <w:sz w:val="16"/>
              </w:rPr>
            </w:pPr>
            <w:r>
              <w:rPr>
                <w:sz w:val="16"/>
              </w:rPr>
              <w:t>0.16</w:t>
            </w:r>
          </w:p>
        </w:tc>
        <w:tc>
          <w:tcPr>
            <w:tcW w:w="709" w:type="dxa"/>
          </w:tcPr>
          <w:p w14:paraId="6F04E8E1" w14:textId="77777777" w:rsidR="00054221" w:rsidRDefault="00BD4E74">
            <w:pPr>
              <w:pStyle w:val="TableParagraph"/>
              <w:ind w:right="173"/>
              <w:jc w:val="right"/>
              <w:rPr>
                <w:sz w:val="16"/>
              </w:rPr>
            </w:pPr>
            <w:r>
              <w:rPr>
                <w:sz w:val="16"/>
              </w:rPr>
              <w:t>-0.02</w:t>
            </w:r>
          </w:p>
        </w:tc>
      </w:tr>
      <w:tr w:rsidR="00054221" w14:paraId="0E806468" w14:textId="77777777">
        <w:trPr>
          <w:trHeight w:val="189"/>
        </w:trPr>
        <w:tc>
          <w:tcPr>
            <w:tcW w:w="2722" w:type="dxa"/>
          </w:tcPr>
          <w:p w14:paraId="4BD77956" w14:textId="77777777" w:rsidR="00054221" w:rsidRDefault="00BD4E74">
            <w:pPr>
              <w:pStyle w:val="TableParagraph"/>
              <w:ind w:right="117"/>
              <w:jc w:val="right"/>
              <w:rPr>
                <w:sz w:val="16"/>
              </w:rPr>
            </w:pPr>
            <w:r>
              <w:rPr>
                <w:sz w:val="16"/>
              </w:rPr>
              <w:t>(0.28)</w:t>
            </w:r>
          </w:p>
        </w:tc>
        <w:tc>
          <w:tcPr>
            <w:tcW w:w="672" w:type="dxa"/>
          </w:tcPr>
          <w:p w14:paraId="2456AE1D" w14:textId="77777777" w:rsidR="00054221" w:rsidRDefault="00BD4E74">
            <w:pPr>
              <w:pStyle w:val="TableParagraph"/>
              <w:ind w:left="88" w:right="88"/>
              <w:rPr>
                <w:sz w:val="16"/>
              </w:rPr>
            </w:pPr>
            <w:r>
              <w:rPr>
                <w:sz w:val="16"/>
              </w:rPr>
              <w:t>(0.30)</w:t>
            </w:r>
          </w:p>
        </w:tc>
        <w:tc>
          <w:tcPr>
            <w:tcW w:w="851" w:type="dxa"/>
          </w:tcPr>
          <w:p w14:paraId="2C624828" w14:textId="77777777" w:rsidR="00054221" w:rsidRDefault="00BD4E74">
            <w:pPr>
              <w:pStyle w:val="TableParagraph"/>
              <w:ind w:left="93" w:right="93"/>
              <w:rPr>
                <w:sz w:val="16"/>
              </w:rPr>
            </w:pPr>
            <w:r>
              <w:rPr>
                <w:sz w:val="16"/>
              </w:rPr>
              <w:t>(0.40)</w:t>
            </w:r>
          </w:p>
        </w:tc>
        <w:tc>
          <w:tcPr>
            <w:tcW w:w="672" w:type="dxa"/>
          </w:tcPr>
          <w:p w14:paraId="5176F428" w14:textId="77777777" w:rsidR="00054221" w:rsidRDefault="00BD4E74">
            <w:pPr>
              <w:pStyle w:val="TableParagraph"/>
              <w:ind w:left="88" w:right="88"/>
              <w:rPr>
                <w:sz w:val="16"/>
              </w:rPr>
            </w:pPr>
            <w:r>
              <w:rPr>
                <w:sz w:val="16"/>
              </w:rPr>
              <w:t>(0.39)</w:t>
            </w:r>
          </w:p>
        </w:tc>
        <w:tc>
          <w:tcPr>
            <w:tcW w:w="672" w:type="dxa"/>
          </w:tcPr>
          <w:p w14:paraId="5B818343" w14:textId="77777777" w:rsidR="00054221" w:rsidRDefault="00BD4E74">
            <w:pPr>
              <w:pStyle w:val="TableParagraph"/>
              <w:ind w:left="88" w:right="88"/>
              <w:rPr>
                <w:sz w:val="16"/>
              </w:rPr>
            </w:pPr>
            <w:r>
              <w:rPr>
                <w:sz w:val="16"/>
              </w:rPr>
              <w:t>(0.37)</w:t>
            </w:r>
          </w:p>
        </w:tc>
        <w:tc>
          <w:tcPr>
            <w:tcW w:w="709" w:type="dxa"/>
          </w:tcPr>
          <w:p w14:paraId="12958E4A" w14:textId="77777777" w:rsidR="00054221" w:rsidRDefault="00BD4E74">
            <w:pPr>
              <w:pStyle w:val="TableParagraph"/>
              <w:ind w:right="136"/>
              <w:jc w:val="right"/>
              <w:rPr>
                <w:sz w:val="16"/>
              </w:rPr>
            </w:pPr>
            <w:r>
              <w:rPr>
                <w:sz w:val="16"/>
              </w:rPr>
              <w:t>(0.73)</w:t>
            </w:r>
          </w:p>
        </w:tc>
      </w:tr>
      <w:tr w:rsidR="00054221" w14:paraId="71701A5F" w14:textId="77777777">
        <w:trPr>
          <w:trHeight w:val="189"/>
        </w:trPr>
        <w:tc>
          <w:tcPr>
            <w:tcW w:w="2722" w:type="dxa"/>
          </w:tcPr>
          <w:p w14:paraId="6E98B41C" w14:textId="77777777" w:rsidR="00054221" w:rsidRDefault="00BD4E74">
            <w:pPr>
              <w:pStyle w:val="TableParagraph"/>
              <w:tabs>
                <w:tab w:val="right" w:pos="2537"/>
              </w:tabs>
              <w:ind w:left="119"/>
              <w:jc w:val="left"/>
              <w:rPr>
                <w:sz w:val="16"/>
              </w:rPr>
            </w:pPr>
            <w:r>
              <w:rPr>
                <w:sz w:val="16"/>
              </w:rPr>
              <w:t>FES:</w:t>
            </w:r>
            <w:r>
              <w:rPr>
                <w:spacing w:val="17"/>
                <w:sz w:val="16"/>
              </w:rPr>
              <w:t xml:space="preserve"> </w:t>
            </w:r>
            <w:r>
              <w:rPr>
                <w:sz w:val="16"/>
              </w:rPr>
              <w:t>65-75</w:t>
            </w:r>
            <w:r>
              <w:rPr>
                <w:spacing w:val="18"/>
                <w:sz w:val="16"/>
              </w:rPr>
              <w:t xml:space="preserve"> </w:t>
            </w:r>
            <w:r>
              <w:rPr>
                <w:sz w:val="16"/>
              </w:rPr>
              <w:t>percent</w:t>
            </w:r>
            <w:r>
              <w:rPr>
                <w:rFonts w:ascii="Times New Roman"/>
                <w:sz w:val="16"/>
              </w:rPr>
              <w:tab/>
            </w:r>
            <w:r>
              <w:rPr>
                <w:sz w:val="16"/>
              </w:rPr>
              <w:t>0.23</w:t>
            </w:r>
          </w:p>
        </w:tc>
        <w:tc>
          <w:tcPr>
            <w:tcW w:w="672" w:type="dxa"/>
          </w:tcPr>
          <w:p w14:paraId="73427734" w14:textId="77777777" w:rsidR="00054221" w:rsidRDefault="00BD4E74">
            <w:pPr>
              <w:pStyle w:val="TableParagraph"/>
              <w:ind w:left="88" w:right="88"/>
              <w:rPr>
                <w:sz w:val="16"/>
              </w:rPr>
            </w:pPr>
            <w:r>
              <w:rPr>
                <w:sz w:val="16"/>
              </w:rPr>
              <w:t>0.13</w:t>
            </w:r>
          </w:p>
        </w:tc>
        <w:tc>
          <w:tcPr>
            <w:tcW w:w="851" w:type="dxa"/>
          </w:tcPr>
          <w:p w14:paraId="57E3E86C" w14:textId="77777777" w:rsidR="00054221" w:rsidRDefault="00BD4E74">
            <w:pPr>
              <w:pStyle w:val="TableParagraph"/>
              <w:ind w:left="93" w:right="93"/>
              <w:rPr>
                <w:sz w:val="16"/>
              </w:rPr>
            </w:pPr>
            <w:r>
              <w:rPr>
                <w:w w:val="105"/>
                <w:sz w:val="16"/>
              </w:rPr>
              <w:t>-0.10***</w:t>
            </w:r>
          </w:p>
        </w:tc>
        <w:tc>
          <w:tcPr>
            <w:tcW w:w="672" w:type="dxa"/>
          </w:tcPr>
          <w:p w14:paraId="5D584BAD" w14:textId="77777777" w:rsidR="00054221" w:rsidRDefault="00BD4E74">
            <w:pPr>
              <w:pStyle w:val="TableParagraph"/>
              <w:ind w:left="88" w:right="88"/>
              <w:rPr>
                <w:sz w:val="16"/>
              </w:rPr>
            </w:pPr>
            <w:r>
              <w:rPr>
                <w:sz w:val="16"/>
              </w:rPr>
              <w:t>0.18</w:t>
            </w:r>
          </w:p>
        </w:tc>
        <w:tc>
          <w:tcPr>
            <w:tcW w:w="672" w:type="dxa"/>
          </w:tcPr>
          <w:p w14:paraId="1F5C20E3" w14:textId="77777777" w:rsidR="00054221" w:rsidRDefault="00BD4E74">
            <w:pPr>
              <w:pStyle w:val="TableParagraph"/>
              <w:ind w:left="88" w:right="88"/>
              <w:rPr>
                <w:sz w:val="16"/>
              </w:rPr>
            </w:pPr>
            <w:r>
              <w:rPr>
                <w:sz w:val="16"/>
              </w:rPr>
              <w:t>0.09</w:t>
            </w:r>
          </w:p>
        </w:tc>
        <w:tc>
          <w:tcPr>
            <w:tcW w:w="709" w:type="dxa"/>
          </w:tcPr>
          <w:p w14:paraId="2C6673AA" w14:textId="77777777" w:rsidR="00054221" w:rsidRDefault="00BD4E74">
            <w:pPr>
              <w:pStyle w:val="TableParagraph"/>
              <w:ind w:right="173"/>
              <w:jc w:val="right"/>
              <w:rPr>
                <w:sz w:val="16"/>
              </w:rPr>
            </w:pPr>
            <w:r>
              <w:rPr>
                <w:sz w:val="16"/>
              </w:rPr>
              <w:t>-0.10</w:t>
            </w:r>
          </w:p>
        </w:tc>
      </w:tr>
      <w:tr w:rsidR="00054221" w14:paraId="7BAFA676" w14:textId="77777777">
        <w:trPr>
          <w:trHeight w:val="189"/>
        </w:trPr>
        <w:tc>
          <w:tcPr>
            <w:tcW w:w="2722" w:type="dxa"/>
          </w:tcPr>
          <w:p w14:paraId="74B091A4" w14:textId="77777777" w:rsidR="00054221" w:rsidRDefault="00BD4E74">
            <w:pPr>
              <w:pStyle w:val="TableParagraph"/>
              <w:ind w:right="117"/>
              <w:jc w:val="right"/>
              <w:rPr>
                <w:sz w:val="16"/>
              </w:rPr>
            </w:pPr>
            <w:r>
              <w:rPr>
                <w:sz w:val="16"/>
              </w:rPr>
              <w:t>(0.42)</w:t>
            </w:r>
          </w:p>
        </w:tc>
        <w:tc>
          <w:tcPr>
            <w:tcW w:w="672" w:type="dxa"/>
          </w:tcPr>
          <w:p w14:paraId="34D02668" w14:textId="77777777" w:rsidR="00054221" w:rsidRDefault="00BD4E74">
            <w:pPr>
              <w:pStyle w:val="TableParagraph"/>
              <w:ind w:left="88" w:right="88"/>
              <w:rPr>
                <w:sz w:val="16"/>
              </w:rPr>
            </w:pPr>
            <w:r>
              <w:rPr>
                <w:sz w:val="16"/>
              </w:rPr>
              <w:t>(0.33)</w:t>
            </w:r>
          </w:p>
        </w:tc>
        <w:tc>
          <w:tcPr>
            <w:tcW w:w="851" w:type="dxa"/>
          </w:tcPr>
          <w:p w14:paraId="305E37ED" w14:textId="77777777" w:rsidR="00054221" w:rsidRDefault="00BD4E74">
            <w:pPr>
              <w:pStyle w:val="TableParagraph"/>
              <w:ind w:left="93" w:right="93"/>
              <w:rPr>
                <w:sz w:val="16"/>
              </w:rPr>
            </w:pPr>
            <w:r>
              <w:rPr>
                <w:sz w:val="16"/>
              </w:rPr>
              <w:t>(0.00)</w:t>
            </w:r>
          </w:p>
        </w:tc>
        <w:tc>
          <w:tcPr>
            <w:tcW w:w="672" w:type="dxa"/>
          </w:tcPr>
          <w:p w14:paraId="29945844" w14:textId="77777777" w:rsidR="00054221" w:rsidRDefault="00BD4E74">
            <w:pPr>
              <w:pStyle w:val="TableParagraph"/>
              <w:ind w:left="88" w:right="88"/>
              <w:rPr>
                <w:sz w:val="16"/>
              </w:rPr>
            </w:pPr>
            <w:r>
              <w:rPr>
                <w:sz w:val="16"/>
              </w:rPr>
              <w:t>(0.39)</w:t>
            </w:r>
          </w:p>
        </w:tc>
        <w:tc>
          <w:tcPr>
            <w:tcW w:w="672" w:type="dxa"/>
          </w:tcPr>
          <w:p w14:paraId="3B0AE206" w14:textId="77777777" w:rsidR="00054221" w:rsidRDefault="00BD4E74">
            <w:pPr>
              <w:pStyle w:val="TableParagraph"/>
              <w:ind w:left="88" w:right="88"/>
              <w:rPr>
                <w:sz w:val="16"/>
              </w:rPr>
            </w:pPr>
            <w:r>
              <w:rPr>
                <w:sz w:val="16"/>
              </w:rPr>
              <w:t>(0.28)</w:t>
            </w:r>
          </w:p>
        </w:tc>
        <w:tc>
          <w:tcPr>
            <w:tcW w:w="709" w:type="dxa"/>
          </w:tcPr>
          <w:p w14:paraId="2B8DD84C" w14:textId="77777777" w:rsidR="00054221" w:rsidRDefault="00BD4E74">
            <w:pPr>
              <w:pStyle w:val="TableParagraph"/>
              <w:ind w:right="136"/>
              <w:jc w:val="right"/>
              <w:rPr>
                <w:sz w:val="16"/>
              </w:rPr>
            </w:pPr>
            <w:r>
              <w:rPr>
                <w:sz w:val="16"/>
              </w:rPr>
              <w:t>(0.09)</w:t>
            </w:r>
          </w:p>
        </w:tc>
      </w:tr>
      <w:tr w:rsidR="00054221" w14:paraId="4965FA08" w14:textId="77777777">
        <w:trPr>
          <w:trHeight w:val="189"/>
        </w:trPr>
        <w:tc>
          <w:tcPr>
            <w:tcW w:w="2722" w:type="dxa"/>
          </w:tcPr>
          <w:p w14:paraId="1C91E851" w14:textId="77777777" w:rsidR="00054221" w:rsidRDefault="00BD4E74">
            <w:pPr>
              <w:pStyle w:val="TableParagraph"/>
              <w:tabs>
                <w:tab w:val="right" w:pos="2537"/>
              </w:tabs>
              <w:ind w:left="119"/>
              <w:jc w:val="left"/>
              <w:rPr>
                <w:sz w:val="16"/>
              </w:rPr>
            </w:pPr>
            <w:r>
              <w:rPr>
                <w:w w:val="105"/>
                <w:sz w:val="16"/>
              </w:rPr>
              <w:t>FES:</w:t>
            </w:r>
            <w:r>
              <w:rPr>
                <w:spacing w:val="15"/>
                <w:w w:val="105"/>
                <w:sz w:val="16"/>
              </w:rPr>
              <w:t xml:space="preserve"> </w:t>
            </w:r>
            <w:r>
              <w:rPr>
                <w:w w:val="105"/>
                <w:sz w:val="16"/>
              </w:rPr>
              <w:t>&gt;=</w:t>
            </w:r>
            <w:r>
              <w:rPr>
                <w:spacing w:val="15"/>
                <w:w w:val="105"/>
                <w:sz w:val="16"/>
              </w:rPr>
              <w:t xml:space="preserve"> </w:t>
            </w:r>
            <w:r>
              <w:rPr>
                <w:w w:val="105"/>
                <w:sz w:val="16"/>
              </w:rPr>
              <w:t>75</w:t>
            </w:r>
            <w:r>
              <w:rPr>
                <w:spacing w:val="16"/>
                <w:w w:val="105"/>
                <w:sz w:val="16"/>
              </w:rPr>
              <w:t xml:space="preserve"> </w:t>
            </w:r>
            <w:r>
              <w:rPr>
                <w:w w:val="105"/>
                <w:sz w:val="16"/>
              </w:rPr>
              <w:t>percent</w:t>
            </w:r>
            <w:r>
              <w:rPr>
                <w:rFonts w:ascii="Times New Roman"/>
                <w:w w:val="105"/>
                <w:sz w:val="16"/>
              </w:rPr>
              <w:tab/>
            </w:r>
            <w:r>
              <w:rPr>
                <w:w w:val="105"/>
                <w:sz w:val="16"/>
              </w:rPr>
              <w:t>0.65</w:t>
            </w:r>
          </w:p>
        </w:tc>
        <w:tc>
          <w:tcPr>
            <w:tcW w:w="672" w:type="dxa"/>
          </w:tcPr>
          <w:p w14:paraId="248A3130" w14:textId="77777777" w:rsidR="00054221" w:rsidRDefault="00BD4E74">
            <w:pPr>
              <w:pStyle w:val="TableParagraph"/>
              <w:ind w:left="88" w:right="88"/>
              <w:rPr>
                <w:sz w:val="16"/>
              </w:rPr>
            </w:pPr>
            <w:r>
              <w:rPr>
                <w:w w:val="105"/>
                <w:sz w:val="16"/>
              </w:rPr>
              <w:t>0.71</w:t>
            </w:r>
          </w:p>
        </w:tc>
        <w:tc>
          <w:tcPr>
            <w:tcW w:w="851" w:type="dxa"/>
          </w:tcPr>
          <w:p w14:paraId="648DB608" w14:textId="77777777" w:rsidR="00054221" w:rsidRDefault="00BD4E74">
            <w:pPr>
              <w:pStyle w:val="TableParagraph"/>
              <w:ind w:left="93" w:right="93"/>
              <w:rPr>
                <w:sz w:val="16"/>
              </w:rPr>
            </w:pPr>
            <w:r>
              <w:rPr>
                <w:sz w:val="16"/>
              </w:rPr>
              <w:t>0.07</w:t>
            </w:r>
          </w:p>
        </w:tc>
        <w:tc>
          <w:tcPr>
            <w:tcW w:w="672" w:type="dxa"/>
          </w:tcPr>
          <w:p w14:paraId="2B8D4891" w14:textId="77777777" w:rsidR="00054221" w:rsidRDefault="00BD4E74">
            <w:pPr>
              <w:pStyle w:val="TableParagraph"/>
              <w:ind w:left="88" w:right="88"/>
              <w:rPr>
                <w:sz w:val="16"/>
              </w:rPr>
            </w:pPr>
            <w:r>
              <w:rPr>
                <w:sz w:val="16"/>
              </w:rPr>
              <w:t>0.42</w:t>
            </w:r>
          </w:p>
        </w:tc>
        <w:tc>
          <w:tcPr>
            <w:tcW w:w="672" w:type="dxa"/>
          </w:tcPr>
          <w:p w14:paraId="6625BF96" w14:textId="77777777" w:rsidR="00054221" w:rsidRDefault="00BD4E74">
            <w:pPr>
              <w:pStyle w:val="TableParagraph"/>
              <w:ind w:left="88" w:right="88"/>
              <w:rPr>
                <w:sz w:val="16"/>
              </w:rPr>
            </w:pPr>
            <w:r>
              <w:rPr>
                <w:sz w:val="16"/>
              </w:rPr>
              <w:t>0.63</w:t>
            </w:r>
          </w:p>
        </w:tc>
        <w:tc>
          <w:tcPr>
            <w:tcW w:w="709" w:type="dxa"/>
          </w:tcPr>
          <w:p w14:paraId="5133C052" w14:textId="77777777" w:rsidR="00054221" w:rsidRDefault="00BD4E74">
            <w:pPr>
              <w:pStyle w:val="TableParagraph"/>
              <w:ind w:right="116"/>
              <w:jc w:val="right"/>
              <w:rPr>
                <w:sz w:val="16"/>
              </w:rPr>
            </w:pPr>
            <w:r>
              <w:rPr>
                <w:sz w:val="16"/>
              </w:rPr>
              <w:t>0.22**</w:t>
            </w:r>
          </w:p>
        </w:tc>
      </w:tr>
      <w:tr w:rsidR="00054221" w14:paraId="18A5D0D4" w14:textId="77777777">
        <w:trPr>
          <w:trHeight w:val="193"/>
        </w:trPr>
        <w:tc>
          <w:tcPr>
            <w:tcW w:w="2722" w:type="dxa"/>
          </w:tcPr>
          <w:p w14:paraId="6835E27D" w14:textId="77777777" w:rsidR="00054221" w:rsidRDefault="00BD4E74">
            <w:pPr>
              <w:pStyle w:val="TableParagraph"/>
              <w:spacing w:line="159" w:lineRule="exact"/>
              <w:ind w:right="117"/>
              <w:jc w:val="right"/>
              <w:rPr>
                <w:sz w:val="16"/>
              </w:rPr>
            </w:pPr>
            <w:r>
              <w:rPr>
                <w:sz w:val="16"/>
              </w:rPr>
              <w:t>(0.48)</w:t>
            </w:r>
          </w:p>
        </w:tc>
        <w:tc>
          <w:tcPr>
            <w:tcW w:w="672" w:type="dxa"/>
          </w:tcPr>
          <w:p w14:paraId="763ED097" w14:textId="77777777" w:rsidR="00054221" w:rsidRDefault="00BD4E74">
            <w:pPr>
              <w:pStyle w:val="TableParagraph"/>
              <w:spacing w:line="159" w:lineRule="exact"/>
              <w:ind w:left="88" w:right="88"/>
              <w:rPr>
                <w:sz w:val="16"/>
              </w:rPr>
            </w:pPr>
            <w:r>
              <w:rPr>
                <w:sz w:val="16"/>
              </w:rPr>
              <w:t>(0.45)</w:t>
            </w:r>
          </w:p>
        </w:tc>
        <w:tc>
          <w:tcPr>
            <w:tcW w:w="851" w:type="dxa"/>
          </w:tcPr>
          <w:p w14:paraId="62D5225F" w14:textId="77777777" w:rsidR="00054221" w:rsidRDefault="00BD4E74">
            <w:pPr>
              <w:pStyle w:val="TableParagraph"/>
              <w:spacing w:line="159" w:lineRule="exact"/>
              <w:ind w:left="93" w:right="93"/>
              <w:rPr>
                <w:sz w:val="16"/>
              </w:rPr>
            </w:pPr>
            <w:r>
              <w:rPr>
                <w:sz w:val="16"/>
              </w:rPr>
              <w:t>(0.07)</w:t>
            </w:r>
          </w:p>
        </w:tc>
        <w:tc>
          <w:tcPr>
            <w:tcW w:w="672" w:type="dxa"/>
          </w:tcPr>
          <w:p w14:paraId="2594778C" w14:textId="77777777" w:rsidR="00054221" w:rsidRDefault="00BD4E74">
            <w:pPr>
              <w:pStyle w:val="TableParagraph"/>
              <w:spacing w:line="159" w:lineRule="exact"/>
              <w:ind w:left="88" w:right="88"/>
              <w:rPr>
                <w:sz w:val="16"/>
              </w:rPr>
            </w:pPr>
            <w:r>
              <w:rPr>
                <w:sz w:val="16"/>
              </w:rPr>
              <w:t>(0.50)</w:t>
            </w:r>
          </w:p>
        </w:tc>
        <w:tc>
          <w:tcPr>
            <w:tcW w:w="672" w:type="dxa"/>
          </w:tcPr>
          <w:p w14:paraId="4BBAF1F4" w14:textId="77777777" w:rsidR="00054221" w:rsidRDefault="00BD4E74">
            <w:pPr>
              <w:pStyle w:val="TableParagraph"/>
              <w:spacing w:line="159" w:lineRule="exact"/>
              <w:ind w:left="88" w:right="88"/>
              <w:rPr>
                <w:sz w:val="16"/>
              </w:rPr>
            </w:pPr>
            <w:r>
              <w:rPr>
                <w:sz w:val="16"/>
              </w:rPr>
              <w:t>(0.49)</w:t>
            </w:r>
          </w:p>
        </w:tc>
        <w:tc>
          <w:tcPr>
            <w:tcW w:w="709" w:type="dxa"/>
          </w:tcPr>
          <w:p w14:paraId="5DE0EB0A" w14:textId="77777777" w:rsidR="00054221" w:rsidRDefault="00BD4E74">
            <w:pPr>
              <w:pStyle w:val="TableParagraph"/>
              <w:spacing w:line="159" w:lineRule="exact"/>
              <w:ind w:right="136"/>
              <w:jc w:val="right"/>
              <w:rPr>
                <w:sz w:val="16"/>
              </w:rPr>
            </w:pPr>
            <w:r>
              <w:rPr>
                <w:sz w:val="16"/>
              </w:rPr>
              <w:t>(0.01)</w:t>
            </w:r>
          </w:p>
        </w:tc>
      </w:tr>
      <w:tr w:rsidR="00054221" w14:paraId="6BDF0E35" w14:textId="77777777">
        <w:trPr>
          <w:trHeight w:val="234"/>
        </w:trPr>
        <w:tc>
          <w:tcPr>
            <w:tcW w:w="2722" w:type="dxa"/>
            <w:tcBorders>
              <w:bottom w:val="double" w:sz="1" w:space="0" w:color="000000"/>
            </w:tcBorders>
          </w:tcPr>
          <w:p w14:paraId="2C490199" w14:textId="77777777" w:rsidR="00054221" w:rsidRDefault="00BD4E74">
            <w:pPr>
              <w:pStyle w:val="TableParagraph"/>
              <w:tabs>
                <w:tab w:val="right" w:pos="2513"/>
              </w:tabs>
              <w:spacing w:before="18" w:line="240" w:lineRule="auto"/>
              <w:ind w:left="119"/>
              <w:jc w:val="left"/>
              <w:rPr>
                <w:sz w:val="16"/>
              </w:rPr>
            </w:pPr>
            <w:r>
              <w:rPr>
                <w:sz w:val="16"/>
              </w:rPr>
              <w:t>Observations</w:t>
            </w:r>
            <w:r>
              <w:rPr>
                <w:rFonts w:ascii="Times New Roman"/>
                <w:sz w:val="16"/>
              </w:rPr>
              <w:tab/>
            </w:r>
            <w:r>
              <w:rPr>
                <w:sz w:val="16"/>
              </w:rPr>
              <w:t>324</w:t>
            </w:r>
          </w:p>
        </w:tc>
        <w:tc>
          <w:tcPr>
            <w:tcW w:w="672" w:type="dxa"/>
            <w:tcBorders>
              <w:bottom w:val="double" w:sz="1" w:space="0" w:color="000000"/>
            </w:tcBorders>
          </w:tcPr>
          <w:p w14:paraId="07CF2759" w14:textId="77777777" w:rsidR="00054221" w:rsidRDefault="00BD4E74">
            <w:pPr>
              <w:pStyle w:val="TableParagraph"/>
              <w:spacing w:before="18" w:line="240" w:lineRule="auto"/>
              <w:ind w:left="88" w:right="87"/>
              <w:rPr>
                <w:sz w:val="16"/>
              </w:rPr>
            </w:pPr>
            <w:r>
              <w:rPr>
                <w:sz w:val="16"/>
              </w:rPr>
              <w:t>332</w:t>
            </w:r>
          </w:p>
        </w:tc>
        <w:tc>
          <w:tcPr>
            <w:tcW w:w="851" w:type="dxa"/>
            <w:tcBorders>
              <w:bottom w:val="double" w:sz="1" w:space="0" w:color="000000"/>
            </w:tcBorders>
          </w:tcPr>
          <w:p w14:paraId="31252FDD" w14:textId="77777777" w:rsidR="00054221" w:rsidRDefault="00BD4E74">
            <w:pPr>
              <w:pStyle w:val="TableParagraph"/>
              <w:spacing w:before="18" w:line="240" w:lineRule="auto"/>
              <w:ind w:left="93" w:right="92"/>
              <w:rPr>
                <w:sz w:val="16"/>
              </w:rPr>
            </w:pPr>
            <w:r>
              <w:rPr>
                <w:sz w:val="16"/>
              </w:rPr>
              <w:t>656</w:t>
            </w:r>
          </w:p>
        </w:tc>
        <w:tc>
          <w:tcPr>
            <w:tcW w:w="672" w:type="dxa"/>
            <w:tcBorders>
              <w:bottom w:val="double" w:sz="1" w:space="0" w:color="000000"/>
            </w:tcBorders>
          </w:tcPr>
          <w:p w14:paraId="7AAA0367" w14:textId="77777777" w:rsidR="00054221" w:rsidRDefault="00BD4E74">
            <w:pPr>
              <w:pStyle w:val="TableParagraph"/>
              <w:spacing w:before="18" w:line="240" w:lineRule="auto"/>
              <w:ind w:left="88" w:right="88"/>
              <w:rPr>
                <w:sz w:val="16"/>
              </w:rPr>
            </w:pPr>
            <w:r>
              <w:rPr>
                <w:sz w:val="16"/>
              </w:rPr>
              <w:t>65</w:t>
            </w:r>
          </w:p>
        </w:tc>
        <w:tc>
          <w:tcPr>
            <w:tcW w:w="672" w:type="dxa"/>
            <w:tcBorders>
              <w:bottom w:val="double" w:sz="1" w:space="0" w:color="000000"/>
            </w:tcBorders>
          </w:tcPr>
          <w:p w14:paraId="6751899E" w14:textId="77777777" w:rsidR="00054221" w:rsidRDefault="00BD4E74">
            <w:pPr>
              <w:pStyle w:val="TableParagraph"/>
              <w:spacing w:before="18" w:line="240" w:lineRule="auto"/>
              <w:ind w:left="88" w:right="88"/>
              <w:rPr>
                <w:sz w:val="16"/>
              </w:rPr>
            </w:pPr>
            <w:r>
              <w:rPr>
                <w:sz w:val="16"/>
              </w:rPr>
              <w:t>92</w:t>
            </w:r>
          </w:p>
        </w:tc>
        <w:tc>
          <w:tcPr>
            <w:tcW w:w="709" w:type="dxa"/>
            <w:tcBorders>
              <w:bottom w:val="double" w:sz="1" w:space="0" w:color="000000"/>
            </w:tcBorders>
          </w:tcPr>
          <w:p w14:paraId="3E194E56" w14:textId="77777777" w:rsidR="00054221" w:rsidRDefault="00BD4E74">
            <w:pPr>
              <w:pStyle w:val="TableParagraph"/>
              <w:spacing w:before="18" w:line="240" w:lineRule="auto"/>
              <w:ind w:left="228"/>
              <w:jc w:val="left"/>
              <w:rPr>
                <w:sz w:val="16"/>
              </w:rPr>
            </w:pPr>
            <w:r>
              <w:rPr>
                <w:w w:val="110"/>
                <w:sz w:val="16"/>
              </w:rPr>
              <w:t>157</w:t>
            </w:r>
          </w:p>
        </w:tc>
      </w:tr>
    </w:tbl>
    <w:p w14:paraId="673106B4" w14:textId="72D04982" w:rsidR="00054221" w:rsidRDefault="00BD4E74">
      <w:pPr>
        <w:spacing w:before="47" w:line="249" w:lineRule="auto"/>
        <w:ind w:left="1650" w:right="2077" w:firstLine="38"/>
        <w:rPr>
          <w:sz w:val="16"/>
        </w:rPr>
      </w:pPr>
      <w:r>
        <w:rPr>
          <w:noProof/>
          <w:color w:val="2B579A"/>
          <w:shd w:val="clear" w:color="auto" w:fill="E6E6E6"/>
        </w:rPr>
        <mc:AlternateContent>
          <mc:Choice Requires="wps">
            <w:drawing>
              <wp:anchor distT="0" distB="0" distL="114300" distR="114300" simplePos="0" relativeHeight="251658268" behindDoc="1" locked="0" layoutInCell="1" allowOverlap="1" wp14:anchorId="577B93DC" wp14:editId="3EB64DB7">
                <wp:simplePos x="0" y="0"/>
                <wp:positionH relativeFrom="page">
                  <wp:posOffset>1886585</wp:posOffset>
                </wp:positionH>
                <wp:positionV relativeFrom="paragraph">
                  <wp:posOffset>-146685</wp:posOffset>
                </wp:positionV>
                <wp:extent cx="3999230" cy="0"/>
                <wp:effectExtent l="0" t="0" r="0" b="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9923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95C9460">
              <v:line id="Line 25" style="position:absolute;z-index:-20168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148.55pt,-11.55pt" to="463.45pt,-11.55pt" w14:anchorId="28EDA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">
                <w10:wrap anchorx="page"/>
              </v:line>
            </w:pict>
          </mc:Fallback>
        </mc:AlternateContent>
      </w:r>
      <w:r>
        <w:rPr>
          <w:sz w:val="16"/>
        </w:rPr>
        <w:t>Note:</w:t>
      </w:r>
      <w:r>
        <w:rPr>
          <w:spacing w:val="7"/>
          <w:sz w:val="16"/>
        </w:rPr>
        <w:t xml:space="preserve"> </w:t>
      </w:r>
      <w:r>
        <w:rPr>
          <w:sz w:val="16"/>
        </w:rPr>
        <w:t>Robust</w:t>
      </w:r>
      <w:r>
        <w:rPr>
          <w:spacing w:val="22"/>
          <w:sz w:val="16"/>
        </w:rPr>
        <w:t xml:space="preserve"> </w:t>
      </w:r>
      <w:r>
        <w:rPr>
          <w:sz w:val="16"/>
        </w:rPr>
        <w:t>standard</w:t>
      </w:r>
      <w:r>
        <w:rPr>
          <w:spacing w:val="22"/>
          <w:sz w:val="16"/>
        </w:rPr>
        <w:t xml:space="preserve"> </w:t>
      </w:r>
      <w:r>
        <w:rPr>
          <w:sz w:val="16"/>
        </w:rPr>
        <w:t>errors</w:t>
      </w:r>
      <w:r>
        <w:rPr>
          <w:spacing w:val="23"/>
          <w:sz w:val="16"/>
        </w:rPr>
        <w:t xml:space="preserve"> </w:t>
      </w:r>
      <w:r>
        <w:rPr>
          <w:sz w:val="16"/>
        </w:rPr>
        <w:t>in</w:t>
      </w:r>
      <w:r>
        <w:rPr>
          <w:spacing w:val="22"/>
          <w:sz w:val="16"/>
        </w:rPr>
        <w:t xml:space="preserve"> </w:t>
      </w:r>
      <w:r>
        <w:rPr>
          <w:sz w:val="16"/>
        </w:rPr>
        <w:t>parentheses;</w:t>
      </w:r>
      <w:r>
        <w:rPr>
          <w:spacing w:val="23"/>
          <w:sz w:val="16"/>
        </w:rPr>
        <w:t xml:space="preserve"> </w:t>
      </w:r>
      <w:r>
        <w:rPr>
          <w:sz w:val="16"/>
        </w:rPr>
        <w:t>*</w:t>
      </w:r>
      <w:r>
        <w:rPr>
          <w:spacing w:val="23"/>
          <w:sz w:val="16"/>
        </w:rPr>
        <w:t xml:space="preserve"> </w:t>
      </w:r>
      <w:r>
        <w:rPr>
          <w:sz w:val="16"/>
        </w:rPr>
        <w:t>p</w:t>
      </w:r>
      <w:r>
        <w:rPr>
          <w:rFonts w:ascii="Verdana"/>
          <w:i/>
          <w:sz w:val="16"/>
        </w:rPr>
        <w:t>&lt;</w:t>
      </w:r>
      <w:r>
        <w:rPr>
          <w:sz w:val="16"/>
        </w:rPr>
        <w:t>0.05,</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0.01,</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0.001.</w:t>
      </w:r>
      <w:r>
        <w:rPr>
          <w:spacing w:val="-36"/>
          <w:sz w:val="16"/>
        </w:rPr>
        <w:t xml:space="preserve"> </w:t>
      </w:r>
      <w:r>
        <w:rPr>
          <w:sz w:val="16"/>
        </w:rPr>
        <w:t>Myanmar</w:t>
      </w:r>
      <w:r>
        <w:rPr>
          <w:spacing w:val="19"/>
          <w:sz w:val="16"/>
        </w:rPr>
        <w:t xml:space="preserve"> </w:t>
      </w:r>
      <w:r>
        <w:rPr>
          <w:sz w:val="16"/>
        </w:rPr>
        <w:t>is</w:t>
      </w:r>
      <w:r>
        <w:rPr>
          <w:spacing w:val="18"/>
          <w:sz w:val="16"/>
        </w:rPr>
        <w:t xml:space="preserve"> </w:t>
      </w:r>
      <w:r>
        <w:rPr>
          <w:sz w:val="16"/>
        </w:rPr>
        <w:t>excluded</w:t>
      </w:r>
      <w:r>
        <w:rPr>
          <w:spacing w:val="18"/>
          <w:sz w:val="16"/>
        </w:rPr>
        <w:t xml:space="preserve"> </w:t>
      </w:r>
      <w:r>
        <w:rPr>
          <w:sz w:val="16"/>
        </w:rPr>
        <w:t>due</w:t>
      </w:r>
      <w:r>
        <w:rPr>
          <w:spacing w:val="18"/>
          <w:sz w:val="16"/>
        </w:rPr>
        <w:t xml:space="preserve"> </w:t>
      </w:r>
      <w:r>
        <w:rPr>
          <w:sz w:val="16"/>
        </w:rPr>
        <w:t>to</w:t>
      </w:r>
      <w:r>
        <w:rPr>
          <w:spacing w:val="20"/>
          <w:sz w:val="16"/>
        </w:rPr>
        <w:t xml:space="preserve"> </w:t>
      </w:r>
      <w:r>
        <w:rPr>
          <w:sz w:val="16"/>
        </w:rPr>
        <w:t>translation</w:t>
      </w:r>
      <w:r>
        <w:rPr>
          <w:spacing w:val="18"/>
          <w:sz w:val="16"/>
        </w:rPr>
        <w:t xml:space="preserve"> </w:t>
      </w:r>
      <w:r>
        <w:rPr>
          <w:sz w:val="16"/>
        </w:rPr>
        <w:t>errors.</w:t>
      </w:r>
    </w:p>
    <w:p w14:paraId="5EDB268B" w14:textId="77777777" w:rsidR="00054221" w:rsidRDefault="00054221">
      <w:pPr>
        <w:pStyle w:val="BodyText"/>
        <w:spacing w:before="5"/>
        <w:rPr>
          <w:sz w:val="26"/>
        </w:rPr>
      </w:pPr>
    </w:p>
    <w:p w14:paraId="186285B4" w14:textId="5FF20B82" w:rsidR="00054221" w:rsidRDefault="00BD4E74">
      <w:pPr>
        <w:pStyle w:val="BodyText"/>
        <w:spacing w:line="314" w:lineRule="auto"/>
        <w:ind w:left="119" w:right="574"/>
        <w:jc w:val="both"/>
      </w:pPr>
      <w:r w:rsidRPr="00BE7A82">
        <w:rPr>
          <w:color w:val="2B579A"/>
          <w:w w:val="95"/>
          <w:highlight w:val="yellow"/>
          <w:shd w:val="clear" w:color="auto" w:fill="E6E6E6"/>
        </w:rPr>
        <w:t>Third, a comparison across modality where the two remote versions are compared with the standard</w:t>
      </w:r>
      <w:r w:rsidRPr="00BE7A82">
        <w:rPr>
          <w:color w:val="2B579A"/>
          <w:spacing w:val="1"/>
          <w:w w:val="95"/>
          <w:highlight w:val="yellow"/>
          <w:shd w:val="clear" w:color="auto" w:fill="E6E6E6"/>
        </w:rPr>
        <w:t xml:space="preserve"> </w:t>
      </w:r>
      <w:r w:rsidRPr="00BE7A82">
        <w:rPr>
          <w:color w:val="2B579A"/>
          <w:highlight w:val="yellow"/>
          <w:shd w:val="clear" w:color="auto" w:fill="E6E6E6"/>
        </w:rPr>
        <w:t>F2F expenditure module (all the expenditure questions).</w:t>
      </w:r>
      <w:r>
        <w:rPr>
          <w:spacing w:val="1"/>
        </w:rPr>
        <w:t xml:space="preserve"> </w:t>
      </w:r>
      <w:r>
        <w:t>The results of these are presented in</w:t>
      </w:r>
      <w:r>
        <w:rPr>
          <w:spacing w:val="1"/>
        </w:rPr>
        <w:t xml:space="preserve"> </w:t>
      </w:r>
      <w:r>
        <w:rPr>
          <w:spacing w:val="-1"/>
        </w:rPr>
        <w:t>Tables</w:t>
      </w:r>
      <w:r>
        <w:rPr>
          <w:spacing w:val="-8"/>
        </w:rPr>
        <w:t xml:space="preserve"> </w:t>
      </w:r>
      <w:r>
        <w:t>19</w:t>
      </w:r>
      <w:r>
        <w:rPr>
          <w:spacing w:val="-7"/>
        </w:rPr>
        <w:t xml:space="preserve"> </w:t>
      </w:r>
      <w:r>
        <w:t>&amp;</w:t>
      </w:r>
      <w:r>
        <w:rPr>
          <w:spacing w:val="-7"/>
        </w:rPr>
        <w:t xml:space="preserve"> </w:t>
      </w:r>
      <w:r>
        <w:t>20.</w:t>
      </w:r>
      <w:r>
        <w:rPr>
          <w:spacing w:val="10"/>
        </w:rPr>
        <w:t xml:space="preserve"> </w:t>
      </w:r>
      <w:r>
        <w:t>Table</w:t>
      </w:r>
      <w:r>
        <w:rPr>
          <w:spacing w:val="-8"/>
        </w:rPr>
        <w:t xml:space="preserve"> </w:t>
      </w:r>
      <w:r>
        <w:t>19</w:t>
      </w:r>
      <w:r>
        <w:rPr>
          <w:spacing w:val="-7"/>
        </w:rPr>
        <w:t xml:space="preserve"> </w:t>
      </w:r>
      <w:r>
        <w:t>presents</w:t>
      </w:r>
      <w:r>
        <w:rPr>
          <w:spacing w:val="-7"/>
        </w:rPr>
        <w:t xml:space="preserve"> </w:t>
      </w:r>
      <w:r>
        <w:t>the</w:t>
      </w:r>
      <w:r>
        <w:rPr>
          <w:spacing w:val="-7"/>
        </w:rPr>
        <w:t xml:space="preserve"> </w:t>
      </w:r>
      <w:r>
        <w:t>results</w:t>
      </w:r>
      <w:r>
        <w:rPr>
          <w:spacing w:val="-7"/>
        </w:rPr>
        <w:t xml:space="preserve"> </w:t>
      </w:r>
      <w:r>
        <w:t>of</w:t>
      </w:r>
      <w:r>
        <w:rPr>
          <w:spacing w:val="-7"/>
        </w:rPr>
        <w:t xml:space="preserve"> </w:t>
      </w:r>
      <w:r>
        <w:t>the</w:t>
      </w:r>
      <w:r>
        <w:rPr>
          <w:spacing w:val="-8"/>
        </w:rPr>
        <w:t xml:space="preserve"> </w:t>
      </w:r>
      <w:r>
        <w:t>comparison</w:t>
      </w:r>
      <w:r>
        <w:rPr>
          <w:spacing w:val="-7"/>
        </w:rPr>
        <w:t xml:space="preserve"> </w:t>
      </w:r>
      <w:r>
        <w:t>between</w:t>
      </w:r>
      <w:r>
        <w:rPr>
          <w:spacing w:val="-7"/>
        </w:rPr>
        <w:t xml:space="preserve"> </w:t>
      </w:r>
      <w:r w:rsidR="49E8F721">
        <w:rPr>
          <w:spacing w:val="-7"/>
        </w:rPr>
        <w:t xml:space="preserve">the </w:t>
      </w:r>
      <w:r>
        <w:t>long</w:t>
      </w:r>
      <w:r>
        <w:rPr>
          <w:spacing w:val="-7"/>
        </w:rPr>
        <w:t xml:space="preserve"> </w:t>
      </w:r>
      <w:r>
        <w:t>remote</w:t>
      </w:r>
      <w:r>
        <w:rPr>
          <w:spacing w:val="-8"/>
        </w:rPr>
        <w:t xml:space="preserve"> </w:t>
      </w:r>
      <w:r>
        <w:t>version</w:t>
      </w:r>
      <w:r>
        <w:rPr>
          <w:spacing w:val="-6"/>
        </w:rPr>
        <w:t xml:space="preserve"> </w:t>
      </w:r>
      <w:r>
        <w:t>with</w:t>
      </w:r>
      <w:r>
        <w:rPr>
          <w:spacing w:val="-51"/>
        </w:rPr>
        <w:t xml:space="preserve"> </w:t>
      </w:r>
      <w:r>
        <w:rPr>
          <w:w w:val="95"/>
        </w:rPr>
        <w:t xml:space="preserve">the standard F2F expenditure module for all 3 pilot countries. </w:t>
      </w:r>
      <w:proofErr w:type="gramStart"/>
      <w:r>
        <w:rPr>
          <w:w w:val="95"/>
        </w:rPr>
        <w:t>A number of</w:t>
      </w:r>
      <w:proofErr w:type="gramEnd"/>
      <w:r>
        <w:rPr>
          <w:w w:val="95"/>
        </w:rPr>
        <w:t xml:space="preserve"> findings can be deduced</w:t>
      </w:r>
      <w:r>
        <w:rPr>
          <w:spacing w:val="1"/>
          <w:w w:val="95"/>
        </w:rPr>
        <w:t xml:space="preserve"> </w:t>
      </w:r>
      <w:r>
        <w:t xml:space="preserve">from Table 19. First, aggregate FES </w:t>
      </w:r>
      <w:r w:rsidR="440692DF">
        <w:t>wa</w:t>
      </w:r>
      <w:r>
        <w:t xml:space="preserve">s significantly higher </w:t>
      </w:r>
      <w:r w:rsidR="7C42D14A">
        <w:t xml:space="preserve">in </w:t>
      </w:r>
      <w:r>
        <w:t>the long remote module than the</w:t>
      </w:r>
      <w:r>
        <w:rPr>
          <w:spacing w:val="1"/>
        </w:rPr>
        <w:t xml:space="preserve"> </w:t>
      </w:r>
      <w:r>
        <w:t>standard F2F FES module in Myanmar (5%) and Ecuador (7%).</w:t>
      </w:r>
      <w:r>
        <w:rPr>
          <w:spacing w:val="1"/>
        </w:rPr>
        <w:t xml:space="preserve"> </w:t>
      </w:r>
      <w:r>
        <w:t>In CAR</w:t>
      </w:r>
      <w:r w:rsidR="6DC2B32D">
        <w:t xml:space="preserve">, </w:t>
      </w:r>
      <w:proofErr w:type="gramStart"/>
      <w:r w:rsidR="6DC2B32D">
        <w:t xml:space="preserve">however, </w:t>
      </w:r>
      <w:r>
        <w:t xml:space="preserve"> it</w:t>
      </w:r>
      <w:proofErr w:type="gramEnd"/>
      <w:r>
        <w:t xml:space="preserve"> </w:t>
      </w:r>
      <w:r w:rsidR="18FEE9A6">
        <w:t>wa</w:t>
      </w:r>
      <w:r>
        <w:t xml:space="preserve">s lower, </w:t>
      </w:r>
      <w:r w:rsidR="08D6CD52">
        <w:t xml:space="preserve">but </w:t>
      </w:r>
      <w:r>
        <w:t>the</w:t>
      </w:r>
      <w:r>
        <w:rPr>
          <w:spacing w:val="1"/>
        </w:rPr>
        <w:t xml:space="preserve"> </w:t>
      </w:r>
      <w:r>
        <w:t>difference</w:t>
      </w:r>
      <w:r>
        <w:rPr>
          <w:spacing w:val="-7"/>
        </w:rPr>
        <w:t xml:space="preserve"> </w:t>
      </w:r>
      <w:r w:rsidR="574A2C7D">
        <w:rPr>
          <w:spacing w:val="-7"/>
        </w:rPr>
        <w:t>wa</w:t>
      </w:r>
      <w:r>
        <w:t>s</w:t>
      </w:r>
      <w:r>
        <w:rPr>
          <w:spacing w:val="-7"/>
        </w:rPr>
        <w:t xml:space="preserve"> </w:t>
      </w:r>
      <w:r>
        <w:t>not</w:t>
      </w:r>
      <w:r>
        <w:rPr>
          <w:spacing w:val="-6"/>
        </w:rPr>
        <w:t xml:space="preserve"> </w:t>
      </w:r>
      <w:r>
        <w:t>statistically</w:t>
      </w:r>
      <w:r>
        <w:rPr>
          <w:spacing w:val="-6"/>
        </w:rPr>
        <w:t xml:space="preserve"> </w:t>
      </w:r>
      <w:r>
        <w:t>significant.</w:t>
      </w:r>
      <w:r>
        <w:rPr>
          <w:spacing w:val="11"/>
        </w:rPr>
        <w:t xml:space="preserve"> </w:t>
      </w:r>
      <w:r>
        <w:t>Second,</w:t>
      </w:r>
      <w:r>
        <w:rPr>
          <w:spacing w:val="-6"/>
        </w:rPr>
        <w:t xml:space="preserve"> </w:t>
      </w:r>
      <w:r>
        <w:t>disaggregating</w:t>
      </w:r>
      <w:r>
        <w:rPr>
          <w:spacing w:val="-6"/>
        </w:rPr>
        <w:t xml:space="preserve"> </w:t>
      </w:r>
      <w:r>
        <w:t>the</w:t>
      </w:r>
      <w:r>
        <w:rPr>
          <w:spacing w:val="-6"/>
        </w:rPr>
        <w:t xml:space="preserve"> </w:t>
      </w:r>
      <w:r>
        <w:t>absolute</w:t>
      </w:r>
      <w:r>
        <w:rPr>
          <w:spacing w:val="-7"/>
        </w:rPr>
        <w:t xml:space="preserve"> </w:t>
      </w:r>
      <w:r>
        <w:t>FES</w:t>
      </w:r>
      <w:r>
        <w:rPr>
          <w:spacing w:val="-6"/>
        </w:rPr>
        <w:t xml:space="preserve"> </w:t>
      </w:r>
      <w:r>
        <w:t>into</w:t>
      </w:r>
      <w:r>
        <w:rPr>
          <w:spacing w:val="-7"/>
        </w:rPr>
        <w:t xml:space="preserve"> </w:t>
      </w:r>
      <w:r>
        <w:t>the</w:t>
      </w:r>
      <w:r>
        <w:rPr>
          <w:spacing w:val="-6"/>
        </w:rPr>
        <w:t xml:space="preserve"> </w:t>
      </w:r>
      <w:r>
        <w:t>4</w:t>
      </w:r>
      <w:r>
        <w:rPr>
          <w:spacing w:val="-7"/>
        </w:rPr>
        <w:t xml:space="preserve"> </w:t>
      </w:r>
      <w:r>
        <w:t>CARI</w:t>
      </w:r>
      <w:r>
        <w:rPr>
          <w:spacing w:val="-50"/>
        </w:rPr>
        <w:t xml:space="preserve"> </w:t>
      </w:r>
      <w:r>
        <w:rPr>
          <w:w w:val="95"/>
        </w:rPr>
        <w:t>FES</w:t>
      </w:r>
      <w:r>
        <w:rPr>
          <w:spacing w:val="8"/>
          <w:w w:val="95"/>
        </w:rPr>
        <w:t xml:space="preserve"> </w:t>
      </w:r>
      <w:r w:rsidR="09120E75">
        <w:rPr>
          <w:spacing w:val="8"/>
          <w:w w:val="95"/>
        </w:rPr>
        <w:t xml:space="preserve">categories </w:t>
      </w:r>
      <w:r>
        <w:rPr>
          <w:w w:val="95"/>
        </w:rPr>
        <w:t>show</w:t>
      </w:r>
      <w:r w:rsidR="29BF9BDC">
        <w:rPr>
          <w:w w:val="95"/>
        </w:rPr>
        <w:t>s</w:t>
      </w:r>
      <w:r>
        <w:rPr>
          <w:spacing w:val="9"/>
          <w:w w:val="95"/>
        </w:rPr>
        <w:t xml:space="preserve"> </w:t>
      </w:r>
      <w:r>
        <w:rPr>
          <w:w w:val="95"/>
        </w:rPr>
        <w:t>that</w:t>
      </w:r>
      <w:r>
        <w:rPr>
          <w:spacing w:val="8"/>
          <w:w w:val="95"/>
        </w:rPr>
        <w:t xml:space="preserve"> </w:t>
      </w:r>
      <w:r>
        <w:rPr>
          <w:w w:val="95"/>
        </w:rPr>
        <w:t>the</w:t>
      </w:r>
      <w:r>
        <w:rPr>
          <w:spacing w:val="8"/>
          <w:w w:val="95"/>
        </w:rPr>
        <w:t xml:space="preserve"> </w:t>
      </w:r>
      <w:r>
        <w:rPr>
          <w:w w:val="95"/>
        </w:rPr>
        <w:t xml:space="preserve">long </w:t>
      </w:r>
      <w:r w:rsidR="2C447036">
        <w:rPr>
          <w:w w:val="95"/>
        </w:rPr>
        <w:t>version of the</w:t>
      </w:r>
      <w:r>
        <w:rPr>
          <w:spacing w:val="9"/>
          <w:w w:val="95"/>
        </w:rPr>
        <w:t xml:space="preserve"> </w:t>
      </w:r>
      <w:r>
        <w:rPr>
          <w:w w:val="95"/>
        </w:rPr>
        <w:t xml:space="preserve">remote </w:t>
      </w:r>
      <w:r w:rsidR="032BFB44">
        <w:rPr>
          <w:w w:val="95"/>
        </w:rPr>
        <w:t>expenditure</w:t>
      </w:r>
      <w:r>
        <w:rPr>
          <w:spacing w:val="8"/>
          <w:w w:val="95"/>
        </w:rPr>
        <w:t xml:space="preserve"> </w:t>
      </w:r>
      <w:r>
        <w:rPr>
          <w:w w:val="95"/>
        </w:rPr>
        <w:t>module</w:t>
      </w:r>
      <w:r>
        <w:rPr>
          <w:spacing w:val="8"/>
          <w:w w:val="95"/>
        </w:rPr>
        <w:t xml:space="preserve"> </w:t>
      </w:r>
      <w:r>
        <w:rPr>
          <w:w w:val="95"/>
        </w:rPr>
        <w:t>classifie</w:t>
      </w:r>
      <w:r w:rsidR="70588158">
        <w:rPr>
          <w:w w:val="95"/>
        </w:rPr>
        <w:t>d</w:t>
      </w:r>
      <w:r w:rsidR="6983D75E">
        <w:rPr>
          <w:w w:val="95"/>
        </w:rPr>
        <w:t xml:space="preserve"> </w:t>
      </w:r>
      <w:r w:rsidR="6983D75E">
        <w:t>significantly</w:t>
      </w:r>
      <w:r>
        <w:rPr>
          <w:spacing w:val="8"/>
          <w:w w:val="95"/>
        </w:rPr>
        <w:t xml:space="preserve"> </w:t>
      </w:r>
      <w:r>
        <w:rPr>
          <w:w w:val="95"/>
        </w:rPr>
        <w:t>more</w:t>
      </w:r>
      <w:r>
        <w:rPr>
          <w:spacing w:val="9"/>
          <w:w w:val="95"/>
        </w:rPr>
        <w:t xml:space="preserve"> </w:t>
      </w:r>
      <w:r>
        <w:rPr>
          <w:w w:val="95"/>
        </w:rPr>
        <w:t>households</w:t>
      </w:r>
      <w:r>
        <w:rPr>
          <w:spacing w:val="9"/>
          <w:w w:val="95"/>
        </w:rPr>
        <w:t xml:space="preserve"> </w:t>
      </w:r>
      <w:r w:rsidR="69C18F3E">
        <w:t>as severely food insecure</w:t>
      </w:r>
      <w:r>
        <w:rPr>
          <w:spacing w:val="2"/>
        </w:rPr>
        <w:t xml:space="preserve"> </w:t>
      </w:r>
      <w:r>
        <w:t>(FES</w:t>
      </w:r>
      <w:r>
        <w:rPr>
          <w:spacing w:val="2"/>
        </w:rPr>
        <w:t xml:space="preserve"> </w:t>
      </w:r>
      <w:r>
        <w:t>&gt;=</w:t>
      </w:r>
      <w:r>
        <w:rPr>
          <w:spacing w:val="2"/>
        </w:rPr>
        <w:t xml:space="preserve"> </w:t>
      </w:r>
      <w:r>
        <w:t>75</w:t>
      </w:r>
      <w:proofErr w:type="gramStart"/>
      <w:r>
        <w:t>),</w:t>
      </w:r>
      <w:r w:rsidR="3507629C">
        <w:t>compared</w:t>
      </w:r>
      <w:proofErr w:type="gramEnd"/>
      <w:r w:rsidR="3507629C">
        <w:t xml:space="preserve"> to</w:t>
      </w:r>
      <w:r w:rsidR="47B6F3A6">
        <w:t xml:space="preserve"> the</w:t>
      </w:r>
      <w:r w:rsidR="3507629C">
        <w:t xml:space="preserve"> standard, with 15% </w:t>
      </w:r>
      <w:r w:rsidR="314A3225">
        <w:t xml:space="preserve">more </w:t>
      </w:r>
      <w:r w:rsidR="3507629C">
        <w:t xml:space="preserve">in </w:t>
      </w:r>
      <w:r>
        <w:rPr>
          <w:spacing w:val="3"/>
        </w:rPr>
        <w:t>Myanmar,</w:t>
      </w:r>
      <w:r>
        <w:t xml:space="preserve"> </w:t>
      </w:r>
      <w:r>
        <w:rPr>
          <w:spacing w:val="2"/>
        </w:rPr>
        <w:t>&amp;</w:t>
      </w:r>
      <w:r>
        <w:t xml:space="preserve"> </w:t>
      </w:r>
      <w:r w:rsidR="30B8BD72">
        <w:t xml:space="preserve">16% in </w:t>
      </w:r>
      <w:r>
        <w:rPr>
          <w:spacing w:val="2"/>
        </w:rPr>
        <w:t>Ecuador</w:t>
      </w:r>
      <w:r>
        <w:t>.</w:t>
      </w:r>
      <w:r w:rsidR="452A7D3D">
        <w:t xml:space="preserve"> </w:t>
      </w:r>
    </w:p>
    <w:p w14:paraId="16B010C0" w14:textId="4C550A6E" w:rsidR="00054221" w:rsidRDefault="00BD4E74">
      <w:pPr>
        <w:spacing w:before="170"/>
        <w:ind w:left="257" w:right="713"/>
        <w:jc w:val="center"/>
        <w:rPr>
          <w:sz w:val="20"/>
          <w:szCs w:val="20"/>
        </w:rPr>
      </w:pPr>
      <w:r>
        <w:rPr>
          <w:noProof/>
          <w:color w:val="2B579A"/>
          <w:shd w:val="clear" w:color="auto" w:fill="E6E6E6"/>
        </w:rPr>
        <mc:AlternateContent>
          <mc:Choice Requires="wps">
            <w:drawing>
              <wp:anchor distT="0" distB="0" distL="114300" distR="114300" simplePos="0" relativeHeight="251658269" behindDoc="1" locked="0" layoutInCell="1" allowOverlap="1" wp14:anchorId="3AE433BE" wp14:editId="4AFC32FE">
                <wp:simplePos x="0" y="0"/>
                <wp:positionH relativeFrom="page">
                  <wp:posOffset>914400</wp:posOffset>
                </wp:positionH>
                <wp:positionV relativeFrom="paragraph">
                  <wp:posOffset>648335</wp:posOffset>
                </wp:positionV>
                <wp:extent cx="5943600" cy="0"/>
                <wp:effectExtent l="0" t="0" r="0" b="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46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1A2256A">
              <v:line id="Line 24" style="position:absolute;z-index:-20168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304mm" from="1in,51.05pt" to="540pt,51.05pt" w14:anchorId="33EA0B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">
                <w10:wrap anchorx="page"/>
              </v:line>
            </w:pict>
          </mc:Fallback>
        </mc:AlternateContent>
      </w:r>
      <w:r w:rsidRPr="76614F08">
        <w:rPr>
          <w:sz w:val="20"/>
          <w:szCs w:val="20"/>
        </w:rPr>
        <w:t>Table</w:t>
      </w:r>
      <w:r w:rsidRPr="76614F08">
        <w:rPr>
          <w:spacing w:val="15"/>
          <w:sz w:val="20"/>
          <w:szCs w:val="20"/>
        </w:rPr>
        <w:t xml:space="preserve"> </w:t>
      </w:r>
      <w:r w:rsidRPr="76614F08">
        <w:rPr>
          <w:sz w:val="20"/>
          <w:szCs w:val="20"/>
        </w:rPr>
        <w:t>19:</w:t>
      </w:r>
      <w:r w:rsidRPr="76614F08">
        <w:rPr>
          <w:spacing w:val="37"/>
          <w:sz w:val="20"/>
          <w:szCs w:val="20"/>
        </w:rPr>
        <w:t xml:space="preserve"> </w:t>
      </w:r>
      <w:r w:rsidRPr="76614F08">
        <w:rPr>
          <w:sz w:val="20"/>
          <w:szCs w:val="20"/>
        </w:rPr>
        <w:t>Impact</w:t>
      </w:r>
      <w:r w:rsidRPr="76614F08">
        <w:rPr>
          <w:spacing w:val="16"/>
          <w:sz w:val="20"/>
          <w:szCs w:val="20"/>
        </w:rPr>
        <w:t xml:space="preserve"> </w:t>
      </w:r>
      <w:r w:rsidRPr="76614F08">
        <w:rPr>
          <w:sz w:val="20"/>
          <w:szCs w:val="20"/>
        </w:rPr>
        <w:t>of</w:t>
      </w:r>
      <w:r w:rsidRPr="76614F08">
        <w:rPr>
          <w:spacing w:val="16"/>
          <w:sz w:val="20"/>
          <w:szCs w:val="20"/>
        </w:rPr>
        <w:t xml:space="preserve"> </w:t>
      </w:r>
      <w:r w:rsidRPr="76614F08">
        <w:rPr>
          <w:sz w:val="20"/>
          <w:szCs w:val="20"/>
        </w:rPr>
        <w:t>Module</w:t>
      </w:r>
      <w:r w:rsidRPr="76614F08">
        <w:rPr>
          <w:spacing w:val="15"/>
          <w:sz w:val="20"/>
          <w:szCs w:val="20"/>
        </w:rPr>
        <w:t xml:space="preserve"> </w:t>
      </w:r>
      <w:r w:rsidRPr="76614F08">
        <w:rPr>
          <w:sz w:val="20"/>
          <w:szCs w:val="20"/>
        </w:rPr>
        <w:t>Length</w:t>
      </w:r>
      <w:r w:rsidRPr="76614F08">
        <w:rPr>
          <w:spacing w:val="16"/>
          <w:sz w:val="20"/>
          <w:szCs w:val="20"/>
        </w:rPr>
        <w:t xml:space="preserve"> </w:t>
      </w:r>
      <w:r w:rsidRPr="76614F08">
        <w:rPr>
          <w:sz w:val="20"/>
          <w:szCs w:val="20"/>
        </w:rPr>
        <w:t>on</w:t>
      </w:r>
      <w:r w:rsidRPr="76614F08">
        <w:rPr>
          <w:spacing w:val="16"/>
          <w:sz w:val="20"/>
          <w:szCs w:val="20"/>
        </w:rPr>
        <w:t xml:space="preserve"> </w:t>
      </w:r>
      <w:r w:rsidRPr="76614F08">
        <w:rPr>
          <w:sz w:val="20"/>
          <w:szCs w:val="20"/>
        </w:rPr>
        <w:t>Expenditure</w:t>
      </w:r>
      <w:r w:rsidR="3AC7EF77" w:rsidRPr="76614F08">
        <w:rPr>
          <w:sz w:val="20"/>
          <w:szCs w:val="20"/>
        </w:rPr>
        <w:t>s</w:t>
      </w:r>
      <w:r w:rsidRPr="76614F08">
        <w:rPr>
          <w:spacing w:val="15"/>
          <w:sz w:val="20"/>
          <w:szCs w:val="20"/>
        </w:rPr>
        <w:t xml:space="preserve"> </w:t>
      </w:r>
      <w:r w:rsidRPr="76614F08">
        <w:rPr>
          <w:sz w:val="20"/>
          <w:szCs w:val="20"/>
        </w:rPr>
        <w:t>and</w:t>
      </w:r>
      <w:r w:rsidRPr="76614F08">
        <w:rPr>
          <w:spacing w:val="16"/>
          <w:sz w:val="20"/>
          <w:szCs w:val="20"/>
        </w:rPr>
        <w:t xml:space="preserve"> </w:t>
      </w:r>
      <w:r w:rsidRPr="76614F08">
        <w:rPr>
          <w:sz w:val="20"/>
          <w:szCs w:val="20"/>
        </w:rPr>
        <w:t>FES:</w:t>
      </w:r>
      <w:r w:rsidRPr="76614F08">
        <w:rPr>
          <w:spacing w:val="16"/>
          <w:sz w:val="20"/>
          <w:szCs w:val="20"/>
        </w:rPr>
        <w:t xml:space="preserve"> </w:t>
      </w:r>
      <w:r w:rsidRPr="76614F08">
        <w:rPr>
          <w:sz w:val="20"/>
          <w:szCs w:val="20"/>
        </w:rPr>
        <w:t>F2F</w:t>
      </w:r>
      <w:r w:rsidRPr="76614F08">
        <w:rPr>
          <w:spacing w:val="16"/>
          <w:sz w:val="20"/>
          <w:szCs w:val="20"/>
        </w:rPr>
        <w:t xml:space="preserve"> </w:t>
      </w:r>
      <w:r w:rsidRPr="76614F08">
        <w:rPr>
          <w:sz w:val="20"/>
          <w:szCs w:val="20"/>
        </w:rPr>
        <w:t>vs.</w:t>
      </w:r>
      <w:r w:rsidRPr="76614F08">
        <w:rPr>
          <w:spacing w:val="36"/>
          <w:sz w:val="20"/>
          <w:szCs w:val="20"/>
        </w:rPr>
        <w:t xml:space="preserve"> </w:t>
      </w:r>
      <w:r w:rsidRPr="76614F08">
        <w:rPr>
          <w:sz w:val="20"/>
          <w:szCs w:val="20"/>
        </w:rPr>
        <w:t>Remote</w:t>
      </w:r>
      <w:r w:rsidRPr="76614F08">
        <w:rPr>
          <w:spacing w:val="16"/>
          <w:sz w:val="20"/>
          <w:szCs w:val="20"/>
        </w:rPr>
        <w:t xml:space="preserve"> </w:t>
      </w:r>
      <w:r w:rsidRPr="76614F08">
        <w:rPr>
          <w:sz w:val="20"/>
          <w:szCs w:val="20"/>
        </w:rPr>
        <w:t>Long</w:t>
      </w:r>
    </w:p>
    <w:p w14:paraId="7B7F5EBA" w14:textId="77777777" w:rsidR="00054221" w:rsidRDefault="00054221">
      <w:pPr>
        <w:pStyle w:val="BodyText"/>
        <w:spacing w:before="4"/>
        <w:rPr>
          <w:sz w:val="21"/>
        </w:rPr>
      </w:pPr>
    </w:p>
    <w:tbl>
      <w:tblPr>
        <w:tblW w:w="0" w:type="auto"/>
        <w:tblInd w:w="127" w:type="dxa"/>
        <w:tblLayout w:type="fixed"/>
        <w:tblCellMar>
          <w:left w:w="0" w:type="dxa"/>
          <w:right w:w="0" w:type="dxa"/>
        </w:tblCellMar>
        <w:tblLook w:val="01E0" w:firstRow="1" w:lastRow="1" w:firstColumn="1" w:lastColumn="1" w:noHBand="0" w:noVBand="0"/>
      </w:tblPr>
      <w:tblGrid>
        <w:gridCol w:w="2529"/>
        <w:gridCol w:w="1144"/>
        <w:gridCol w:w="738"/>
        <w:gridCol w:w="624"/>
        <w:gridCol w:w="1144"/>
        <w:gridCol w:w="791"/>
        <w:gridCol w:w="624"/>
        <w:gridCol w:w="1144"/>
        <w:gridCol w:w="626"/>
      </w:tblGrid>
      <w:tr w:rsidR="00054221" w14:paraId="1A49F1C6" w14:textId="77777777">
        <w:trPr>
          <w:trHeight w:val="339"/>
        </w:trPr>
        <w:tc>
          <w:tcPr>
            <w:tcW w:w="2529" w:type="dxa"/>
            <w:tcBorders>
              <w:top w:val="double" w:sz="1" w:space="0" w:color="000000"/>
            </w:tcBorders>
          </w:tcPr>
          <w:p w14:paraId="606202A0" w14:textId="77777777" w:rsidR="00054221" w:rsidRDefault="00BD4E74">
            <w:pPr>
              <w:pStyle w:val="TableParagraph"/>
              <w:tabs>
                <w:tab w:val="left" w:pos="2074"/>
              </w:tabs>
              <w:spacing w:before="172" w:line="147" w:lineRule="exact"/>
              <w:ind w:left="111"/>
              <w:jc w:val="left"/>
              <w:rPr>
                <w:sz w:val="15"/>
              </w:rPr>
            </w:pPr>
            <w:r>
              <w:rPr>
                <w:w w:val="105"/>
                <w:sz w:val="15"/>
              </w:rPr>
              <w:t>Variable</w:t>
            </w:r>
            <w:r>
              <w:rPr>
                <w:w w:val="105"/>
                <w:sz w:val="15"/>
              </w:rPr>
              <w:tab/>
              <w:t>F2F</w:t>
            </w:r>
          </w:p>
        </w:tc>
        <w:tc>
          <w:tcPr>
            <w:tcW w:w="1144" w:type="dxa"/>
            <w:tcBorders>
              <w:top w:val="double" w:sz="1" w:space="0" w:color="000000"/>
            </w:tcBorders>
          </w:tcPr>
          <w:p w14:paraId="2B0B941C" w14:textId="77777777" w:rsidR="00054221" w:rsidRDefault="00BD4E74">
            <w:pPr>
              <w:pStyle w:val="TableParagraph"/>
              <w:spacing w:before="0" w:line="167" w:lineRule="exact"/>
              <w:ind w:right="183"/>
              <w:jc w:val="right"/>
              <w:rPr>
                <w:sz w:val="15"/>
              </w:rPr>
            </w:pPr>
            <w:r>
              <w:rPr>
                <w:sz w:val="15"/>
              </w:rPr>
              <w:t>Myanmar</w:t>
            </w:r>
          </w:p>
          <w:p w14:paraId="763DC3CB" w14:textId="77777777" w:rsidR="00054221" w:rsidRDefault="00BD4E74">
            <w:pPr>
              <w:pStyle w:val="TableParagraph"/>
              <w:spacing w:before="5" w:line="147" w:lineRule="exact"/>
              <w:ind w:right="110"/>
              <w:jc w:val="right"/>
              <w:rPr>
                <w:sz w:val="15"/>
              </w:rPr>
            </w:pPr>
            <w:r>
              <w:rPr>
                <w:sz w:val="15"/>
              </w:rPr>
              <w:t>Remote</w:t>
            </w:r>
            <w:r>
              <w:rPr>
                <w:spacing w:val="22"/>
                <w:sz w:val="15"/>
              </w:rPr>
              <w:t xml:space="preserve"> </w:t>
            </w:r>
            <w:r>
              <w:rPr>
                <w:sz w:val="15"/>
              </w:rPr>
              <w:t>Long</w:t>
            </w:r>
          </w:p>
        </w:tc>
        <w:tc>
          <w:tcPr>
            <w:tcW w:w="738" w:type="dxa"/>
            <w:tcBorders>
              <w:top w:val="double" w:sz="1" w:space="0" w:color="000000"/>
            </w:tcBorders>
          </w:tcPr>
          <w:p w14:paraId="3A8D49D8" w14:textId="77777777" w:rsidR="00054221" w:rsidRDefault="00BD4E74">
            <w:pPr>
              <w:pStyle w:val="TableParagraph"/>
              <w:spacing w:before="172" w:line="147" w:lineRule="exact"/>
              <w:ind w:left="240"/>
              <w:jc w:val="left"/>
              <w:rPr>
                <w:sz w:val="15"/>
              </w:rPr>
            </w:pPr>
            <w:r>
              <w:rPr>
                <w:sz w:val="15"/>
              </w:rPr>
              <w:t>Diff</w:t>
            </w:r>
          </w:p>
        </w:tc>
        <w:tc>
          <w:tcPr>
            <w:tcW w:w="624" w:type="dxa"/>
            <w:tcBorders>
              <w:top w:val="double" w:sz="1" w:space="0" w:color="000000"/>
            </w:tcBorders>
          </w:tcPr>
          <w:p w14:paraId="5956AA20" w14:textId="77777777" w:rsidR="00054221" w:rsidRDefault="00BD4E74">
            <w:pPr>
              <w:pStyle w:val="TableParagraph"/>
              <w:spacing w:before="172" w:line="147" w:lineRule="exact"/>
              <w:ind w:left="168"/>
              <w:jc w:val="left"/>
              <w:rPr>
                <w:sz w:val="15"/>
              </w:rPr>
            </w:pPr>
            <w:r>
              <w:rPr>
                <w:w w:val="110"/>
                <w:sz w:val="15"/>
              </w:rPr>
              <w:t>F2F</w:t>
            </w:r>
          </w:p>
        </w:tc>
        <w:tc>
          <w:tcPr>
            <w:tcW w:w="1144" w:type="dxa"/>
            <w:tcBorders>
              <w:top w:val="double" w:sz="1" w:space="0" w:color="000000"/>
            </w:tcBorders>
          </w:tcPr>
          <w:p w14:paraId="6CC9727A" w14:textId="77777777" w:rsidR="00054221" w:rsidRDefault="00BD4E74">
            <w:pPr>
              <w:pStyle w:val="TableParagraph"/>
              <w:spacing w:before="0" w:line="167" w:lineRule="exact"/>
              <w:ind w:right="203"/>
              <w:jc w:val="right"/>
              <w:rPr>
                <w:sz w:val="15"/>
              </w:rPr>
            </w:pPr>
            <w:r>
              <w:rPr>
                <w:sz w:val="15"/>
              </w:rPr>
              <w:t>Ecuador</w:t>
            </w:r>
          </w:p>
          <w:p w14:paraId="07399EE5" w14:textId="77777777" w:rsidR="00054221" w:rsidRDefault="00BD4E74">
            <w:pPr>
              <w:pStyle w:val="TableParagraph"/>
              <w:spacing w:before="5" w:line="147" w:lineRule="exact"/>
              <w:ind w:right="111"/>
              <w:jc w:val="right"/>
              <w:rPr>
                <w:sz w:val="15"/>
              </w:rPr>
            </w:pPr>
            <w:r>
              <w:rPr>
                <w:sz w:val="15"/>
              </w:rPr>
              <w:t>Remote</w:t>
            </w:r>
            <w:r>
              <w:rPr>
                <w:spacing w:val="20"/>
                <w:sz w:val="15"/>
              </w:rPr>
              <w:t xml:space="preserve"> </w:t>
            </w:r>
            <w:r>
              <w:rPr>
                <w:sz w:val="15"/>
              </w:rPr>
              <w:t>Long</w:t>
            </w:r>
          </w:p>
        </w:tc>
        <w:tc>
          <w:tcPr>
            <w:tcW w:w="791" w:type="dxa"/>
            <w:tcBorders>
              <w:top w:val="double" w:sz="1" w:space="0" w:color="000000"/>
            </w:tcBorders>
          </w:tcPr>
          <w:p w14:paraId="4891724F" w14:textId="77777777" w:rsidR="00054221" w:rsidRDefault="00BD4E74">
            <w:pPr>
              <w:pStyle w:val="TableParagraph"/>
              <w:spacing w:before="172" w:line="147" w:lineRule="exact"/>
              <w:ind w:left="83" w:right="86"/>
              <w:rPr>
                <w:sz w:val="15"/>
              </w:rPr>
            </w:pPr>
            <w:r>
              <w:rPr>
                <w:sz w:val="15"/>
              </w:rPr>
              <w:t>Diff</w:t>
            </w:r>
          </w:p>
        </w:tc>
        <w:tc>
          <w:tcPr>
            <w:tcW w:w="624" w:type="dxa"/>
            <w:tcBorders>
              <w:top w:val="double" w:sz="1" w:space="0" w:color="000000"/>
            </w:tcBorders>
          </w:tcPr>
          <w:p w14:paraId="0EDB269B" w14:textId="77777777" w:rsidR="00054221" w:rsidRDefault="00BD4E74">
            <w:pPr>
              <w:pStyle w:val="TableParagraph"/>
              <w:spacing w:before="172" w:line="147" w:lineRule="exact"/>
              <w:ind w:left="78" w:right="82"/>
              <w:rPr>
                <w:sz w:val="15"/>
              </w:rPr>
            </w:pPr>
            <w:r>
              <w:rPr>
                <w:w w:val="110"/>
                <w:sz w:val="15"/>
              </w:rPr>
              <w:t>F2F</w:t>
            </w:r>
          </w:p>
        </w:tc>
        <w:tc>
          <w:tcPr>
            <w:tcW w:w="1144" w:type="dxa"/>
            <w:tcBorders>
              <w:top w:val="double" w:sz="1" w:space="0" w:color="000000"/>
            </w:tcBorders>
          </w:tcPr>
          <w:p w14:paraId="0864BCFD" w14:textId="77777777" w:rsidR="00054221" w:rsidRDefault="00BD4E74">
            <w:pPr>
              <w:pStyle w:val="TableParagraph"/>
              <w:spacing w:before="0" w:line="167" w:lineRule="exact"/>
              <w:ind w:left="95" w:right="97"/>
              <w:rPr>
                <w:sz w:val="15"/>
              </w:rPr>
            </w:pPr>
            <w:r>
              <w:rPr>
                <w:w w:val="115"/>
                <w:sz w:val="15"/>
              </w:rPr>
              <w:t>CAR</w:t>
            </w:r>
          </w:p>
          <w:p w14:paraId="1BB2DDA0" w14:textId="77777777" w:rsidR="00054221" w:rsidRDefault="00BD4E74">
            <w:pPr>
              <w:pStyle w:val="TableParagraph"/>
              <w:spacing w:before="5" w:line="147" w:lineRule="exact"/>
              <w:ind w:left="95" w:right="100"/>
              <w:rPr>
                <w:sz w:val="15"/>
              </w:rPr>
            </w:pPr>
            <w:r>
              <w:rPr>
                <w:sz w:val="15"/>
              </w:rPr>
              <w:t>Remote</w:t>
            </w:r>
            <w:r>
              <w:rPr>
                <w:spacing w:val="20"/>
                <w:sz w:val="15"/>
              </w:rPr>
              <w:t xml:space="preserve"> </w:t>
            </w:r>
            <w:r>
              <w:rPr>
                <w:sz w:val="15"/>
              </w:rPr>
              <w:t>Long</w:t>
            </w:r>
          </w:p>
        </w:tc>
        <w:tc>
          <w:tcPr>
            <w:tcW w:w="626" w:type="dxa"/>
            <w:tcBorders>
              <w:top w:val="double" w:sz="1" w:space="0" w:color="000000"/>
            </w:tcBorders>
          </w:tcPr>
          <w:p w14:paraId="37ED00F1" w14:textId="77777777" w:rsidR="00054221" w:rsidRDefault="00BD4E74">
            <w:pPr>
              <w:pStyle w:val="TableParagraph"/>
              <w:spacing w:before="172" w:line="147" w:lineRule="exact"/>
              <w:ind w:left="80" w:right="87"/>
              <w:rPr>
                <w:sz w:val="15"/>
              </w:rPr>
            </w:pPr>
            <w:r>
              <w:rPr>
                <w:sz w:val="15"/>
              </w:rPr>
              <w:t>Diff</w:t>
            </w:r>
          </w:p>
        </w:tc>
      </w:tr>
      <w:tr w:rsidR="00054221" w14:paraId="2C690549" w14:textId="77777777">
        <w:trPr>
          <w:trHeight w:val="179"/>
        </w:trPr>
        <w:tc>
          <w:tcPr>
            <w:tcW w:w="2529" w:type="dxa"/>
          </w:tcPr>
          <w:p w14:paraId="21CCF2B4" w14:textId="77777777" w:rsidR="00054221" w:rsidRDefault="00BD4E74">
            <w:pPr>
              <w:pStyle w:val="TableParagraph"/>
              <w:tabs>
                <w:tab w:val="left" w:pos="2076"/>
              </w:tabs>
              <w:spacing w:before="15" w:line="144" w:lineRule="exact"/>
              <w:ind w:left="111"/>
              <w:jc w:val="left"/>
              <w:rPr>
                <w:sz w:val="15"/>
              </w:rPr>
            </w:pPr>
            <w:r>
              <w:rPr>
                <w:sz w:val="15"/>
              </w:rPr>
              <w:t>Food</w:t>
            </w:r>
            <w:r>
              <w:rPr>
                <w:spacing w:val="24"/>
                <w:sz w:val="15"/>
              </w:rPr>
              <w:t xml:space="preserve"> </w:t>
            </w:r>
            <w:r>
              <w:rPr>
                <w:sz w:val="15"/>
              </w:rPr>
              <w:t>Expenditure</w:t>
            </w:r>
            <w:r>
              <w:rPr>
                <w:spacing w:val="25"/>
                <w:sz w:val="15"/>
              </w:rPr>
              <w:t xml:space="preserve"> </w:t>
            </w:r>
            <w:r>
              <w:rPr>
                <w:sz w:val="15"/>
              </w:rPr>
              <w:t>Share</w:t>
            </w:r>
            <w:r>
              <w:rPr>
                <w:sz w:val="15"/>
              </w:rPr>
              <w:tab/>
              <w:t>0.66</w:t>
            </w:r>
          </w:p>
        </w:tc>
        <w:tc>
          <w:tcPr>
            <w:tcW w:w="1144" w:type="dxa"/>
          </w:tcPr>
          <w:p w14:paraId="4E879897" w14:textId="77777777" w:rsidR="00054221" w:rsidRDefault="00BD4E74">
            <w:pPr>
              <w:pStyle w:val="TableParagraph"/>
              <w:spacing w:before="15" w:line="144" w:lineRule="exact"/>
              <w:ind w:right="430"/>
              <w:jc w:val="right"/>
              <w:rPr>
                <w:sz w:val="15"/>
              </w:rPr>
            </w:pPr>
            <w:r>
              <w:rPr>
                <w:w w:val="105"/>
                <w:sz w:val="15"/>
              </w:rPr>
              <w:t>0.71</w:t>
            </w:r>
          </w:p>
        </w:tc>
        <w:tc>
          <w:tcPr>
            <w:tcW w:w="738" w:type="dxa"/>
          </w:tcPr>
          <w:p w14:paraId="42F5B159" w14:textId="77777777" w:rsidR="00054221" w:rsidRDefault="00BD4E74">
            <w:pPr>
              <w:pStyle w:val="TableParagraph"/>
              <w:spacing w:before="15" w:line="144" w:lineRule="exact"/>
              <w:ind w:right="109"/>
              <w:jc w:val="right"/>
              <w:rPr>
                <w:sz w:val="15"/>
              </w:rPr>
            </w:pPr>
            <w:r>
              <w:rPr>
                <w:sz w:val="15"/>
              </w:rPr>
              <w:t>0.05***</w:t>
            </w:r>
          </w:p>
        </w:tc>
        <w:tc>
          <w:tcPr>
            <w:tcW w:w="624" w:type="dxa"/>
          </w:tcPr>
          <w:p w14:paraId="66A16AA9" w14:textId="77777777" w:rsidR="00054221" w:rsidRDefault="00BD4E74">
            <w:pPr>
              <w:pStyle w:val="TableParagraph"/>
              <w:spacing w:before="15" w:line="144" w:lineRule="exact"/>
              <w:ind w:left="171"/>
              <w:jc w:val="left"/>
              <w:rPr>
                <w:sz w:val="15"/>
              </w:rPr>
            </w:pPr>
            <w:r>
              <w:rPr>
                <w:w w:val="105"/>
                <w:sz w:val="15"/>
              </w:rPr>
              <w:t>0.71</w:t>
            </w:r>
          </w:p>
        </w:tc>
        <w:tc>
          <w:tcPr>
            <w:tcW w:w="1144" w:type="dxa"/>
          </w:tcPr>
          <w:p w14:paraId="5985D299" w14:textId="77777777" w:rsidR="00054221" w:rsidRDefault="00BD4E74">
            <w:pPr>
              <w:pStyle w:val="TableParagraph"/>
              <w:spacing w:before="15" w:line="144" w:lineRule="exact"/>
              <w:ind w:left="431"/>
              <w:jc w:val="left"/>
              <w:rPr>
                <w:sz w:val="15"/>
              </w:rPr>
            </w:pPr>
            <w:r>
              <w:rPr>
                <w:sz w:val="15"/>
              </w:rPr>
              <w:t>0.78</w:t>
            </w:r>
          </w:p>
        </w:tc>
        <w:tc>
          <w:tcPr>
            <w:tcW w:w="791" w:type="dxa"/>
          </w:tcPr>
          <w:p w14:paraId="7DED256C" w14:textId="77777777" w:rsidR="00054221" w:rsidRDefault="00BD4E74">
            <w:pPr>
              <w:pStyle w:val="TableParagraph"/>
              <w:spacing w:before="15" w:line="144" w:lineRule="exact"/>
              <w:ind w:left="86" w:right="86"/>
              <w:rPr>
                <w:sz w:val="15"/>
              </w:rPr>
            </w:pPr>
            <w:r>
              <w:rPr>
                <w:sz w:val="15"/>
              </w:rPr>
              <w:t>0.07***</w:t>
            </w:r>
          </w:p>
        </w:tc>
        <w:tc>
          <w:tcPr>
            <w:tcW w:w="624" w:type="dxa"/>
          </w:tcPr>
          <w:p w14:paraId="0DC1AB61" w14:textId="77777777" w:rsidR="00054221" w:rsidRDefault="00BD4E74">
            <w:pPr>
              <w:pStyle w:val="TableParagraph"/>
              <w:spacing w:before="15" w:line="144" w:lineRule="exact"/>
              <w:ind w:left="80" w:right="81"/>
              <w:rPr>
                <w:sz w:val="15"/>
              </w:rPr>
            </w:pPr>
            <w:r>
              <w:rPr>
                <w:sz w:val="15"/>
              </w:rPr>
              <w:t>0.67</w:t>
            </w:r>
          </w:p>
        </w:tc>
        <w:tc>
          <w:tcPr>
            <w:tcW w:w="1144" w:type="dxa"/>
          </w:tcPr>
          <w:p w14:paraId="59D8678D" w14:textId="77777777" w:rsidR="00054221" w:rsidRDefault="00BD4E74">
            <w:pPr>
              <w:pStyle w:val="TableParagraph"/>
              <w:spacing w:before="15" w:line="144" w:lineRule="exact"/>
              <w:ind w:left="430"/>
              <w:jc w:val="left"/>
              <w:rPr>
                <w:sz w:val="15"/>
              </w:rPr>
            </w:pPr>
            <w:r>
              <w:rPr>
                <w:sz w:val="15"/>
              </w:rPr>
              <w:t>0.65</w:t>
            </w:r>
          </w:p>
        </w:tc>
        <w:tc>
          <w:tcPr>
            <w:tcW w:w="626" w:type="dxa"/>
          </w:tcPr>
          <w:p w14:paraId="5E0978B8" w14:textId="77777777" w:rsidR="00054221" w:rsidRDefault="00BD4E74">
            <w:pPr>
              <w:pStyle w:val="TableParagraph"/>
              <w:spacing w:before="15" w:line="144" w:lineRule="exact"/>
              <w:ind w:left="83" w:right="86"/>
              <w:rPr>
                <w:sz w:val="15"/>
              </w:rPr>
            </w:pPr>
            <w:r>
              <w:rPr>
                <w:sz w:val="15"/>
              </w:rPr>
              <w:t>-0.02</w:t>
            </w:r>
          </w:p>
        </w:tc>
      </w:tr>
      <w:tr w:rsidR="00054221" w14:paraId="60F76BDD" w14:textId="77777777">
        <w:trPr>
          <w:trHeight w:val="175"/>
        </w:trPr>
        <w:tc>
          <w:tcPr>
            <w:tcW w:w="2529" w:type="dxa"/>
          </w:tcPr>
          <w:p w14:paraId="53FC7E36" w14:textId="77777777" w:rsidR="00054221" w:rsidRDefault="00BD4E74">
            <w:pPr>
              <w:pStyle w:val="TableParagraph"/>
              <w:spacing w:before="12" w:line="144" w:lineRule="exact"/>
              <w:ind w:right="109"/>
              <w:jc w:val="right"/>
              <w:rPr>
                <w:sz w:val="15"/>
              </w:rPr>
            </w:pPr>
            <w:r>
              <w:rPr>
                <w:w w:val="105"/>
                <w:sz w:val="15"/>
              </w:rPr>
              <w:t>(0.15)</w:t>
            </w:r>
          </w:p>
        </w:tc>
        <w:tc>
          <w:tcPr>
            <w:tcW w:w="1144" w:type="dxa"/>
          </w:tcPr>
          <w:p w14:paraId="1882BC67" w14:textId="77777777" w:rsidR="00054221" w:rsidRDefault="00BD4E74">
            <w:pPr>
              <w:pStyle w:val="TableParagraph"/>
              <w:spacing w:before="12" w:line="144" w:lineRule="exact"/>
              <w:ind w:right="369"/>
              <w:jc w:val="right"/>
              <w:rPr>
                <w:sz w:val="15"/>
              </w:rPr>
            </w:pPr>
            <w:r>
              <w:rPr>
                <w:w w:val="105"/>
                <w:sz w:val="15"/>
              </w:rPr>
              <w:t>(0.14)</w:t>
            </w:r>
          </w:p>
        </w:tc>
        <w:tc>
          <w:tcPr>
            <w:tcW w:w="738" w:type="dxa"/>
          </w:tcPr>
          <w:p w14:paraId="6A828CA3" w14:textId="77777777" w:rsidR="00054221" w:rsidRDefault="00BD4E74">
            <w:pPr>
              <w:pStyle w:val="TableParagraph"/>
              <w:spacing w:before="12" w:line="144" w:lineRule="exact"/>
              <w:ind w:right="166"/>
              <w:jc w:val="right"/>
              <w:rPr>
                <w:sz w:val="15"/>
              </w:rPr>
            </w:pPr>
            <w:r>
              <w:rPr>
                <w:sz w:val="15"/>
              </w:rPr>
              <w:t>(0.00)</w:t>
            </w:r>
          </w:p>
        </w:tc>
        <w:tc>
          <w:tcPr>
            <w:tcW w:w="624" w:type="dxa"/>
          </w:tcPr>
          <w:p w14:paraId="2D5A4586" w14:textId="77777777" w:rsidR="00054221" w:rsidRDefault="00BD4E74">
            <w:pPr>
              <w:pStyle w:val="TableParagraph"/>
              <w:spacing w:before="12" w:line="144" w:lineRule="exact"/>
              <w:ind w:left="109"/>
              <w:jc w:val="left"/>
              <w:rPr>
                <w:sz w:val="15"/>
              </w:rPr>
            </w:pPr>
            <w:r>
              <w:rPr>
                <w:sz w:val="15"/>
              </w:rPr>
              <w:t>(0.19)</w:t>
            </w:r>
          </w:p>
        </w:tc>
        <w:tc>
          <w:tcPr>
            <w:tcW w:w="1144" w:type="dxa"/>
          </w:tcPr>
          <w:p w14:paraId="7B29E644" w14:textId="77777777" w:rsidR="00054221" w:rsidRDefault="00BD4E74">
            <w:pPr>
              <w:pStyle w:val="TableParagraph"/>
              <w:spacing w:before="12" w:line="144" w:lineRule="exact"/>
              <w:ind w:left="369"/>
              <w:jc w:val="left"/>
              <w:rPr>
                <w:sz w:val="15"/>
              </w:rPr>
            </w:pPr>
            <w:r>
              <w:rPr>
                <w:w w:val="105"/>
                <w:sz w:val="15"/>
              </w:rPr>
              <w:t>(0.15)</w:t>
            </w:r>
          </w:p>
        </w:tc>
        <w:tc>
          <w:tcPr>
            <w:tcW w:w="791" w:type="dxa"/>
          </w:tcPr>
          <w:p w14:paraId="1173AE93" w14:textId="77777777" w:rsidR="00054221" w:rsidRDefault="00BD4E74">
            <w:pPr>
              <w:pStyle w:val="TableParagraph"/>
              <w:spacing w:before="12" w:line="144" w:lineRule="exact"/>
              <w:ind w:left="85" w:right="86"/>
              <w:rPr>
                <w:sz w:val="15"/>
              </w:rPr>
            </w:pPr>
            <w:r>
              <w:rPr>
                <w:sz w:val="15"/>
              </w:rPr>
              <w:t>(0.00)</w:t>
            </w:r>
          </w:p>
        </w:tc>
        <w:tc>
          <w:tcPr>
            <w:tcW w:w="624" w:type="dxa"/>
          </w:tcPr>
          <w:p w14:paraId="1DFCF839" w14:textId="77777777" w:rsidR="00054221" w:rsidRDefault="00BD4E74">
            <w:pPr>
              <w:pStyle w:val="TableParagraph"/>
              <w:spacing w:before="12" w:line="144" w:lineRule="exact"/>
              <w:ind w:left="80" w:right="82"/>
              <w:rPr>
                <w:sz w:val="15"/>
              </w:rPr>
            </w:pPr>
            <w:r>
              <w:rPr>
                <w:sz w:val="15"/>
              </w:rPr>
              <w:t>(0.20)</w:t>
            </w:r>
          </w:p>
        </w:tc>
        <w:tc>
          <w:tcPr>
            <w:tcW w:w="1144" w:type="dxa"/>
          </w:tcPr>
          <w:p w14:paraId="0CCB6CBD" w14:textId="77777777" w:rsidR="00054221" w:rsidRDefault="00BD4E74">
            <w:pPr>
              <w:pStyle w:val="TableParagraph"/>
              <w:spacing w:before="12" w:line="144" w:lineRule="exact"/>
              <w:ind w:left="368"/>
              <w:jc w:val="left"/>
              <w:rPr>
                <w:sz w:val="15"/>
              </w:rPr>
            </w:pPr>
            <w:r>
              <w:rPr>
                <w:sz w:val="15"/>
              </w:rPr>
              <w:t>(0.26)</w:t>
            </w:r>
          </w:p>
        </w:tc>
        <w:tc>
          <w:tcPr>
            <w:tcW w:w="626" w:type="dxa"/>
          </w:tcPr>
          <w:p w14:paraId="731753D1" w14:textId="77777777" w:rsidR="00054221" w:rsidRDefault="00BD4E74">
            <w:pPr>
              <w:pStyle w:val="TableParagraph"/>
              <w:spacing w:before="12" w:line="144" w:lineRule="exact"/>
              <w:ind w:left="83" w:right="87"/>
              <w:rPr>
                <w:sz w:val="15"/>
              </w:rPr>
            </w:pPr>
            <w:r>
              <w:rPr>
                <w:sz w:val="15"/>
              </w:rPr>
              <w:t>(0.66)</w:t>
            </w:r>
          </w:p>
        </w:tc>
      </w:tr>
      <w:tr w:rsidR="00054221" w14:paraId="35021B64" w14:textId="77777777">
        <w:trPr>
          <w:trHeight w:val="175"/>
        </w:trPr>
        <w:tc>
          <w:tcPr>
            <w:tcW w:w="2529" w:type="dxa"/>
          </w:tcPr>
          <w:p w14:paraId="0EF1EFB4" w14:textId="77777777" w:rsidR="00054221" w:rsidRDefault="00BD4E74">
            <w:pPr>
              <w:pStyle w:val="TableParagraph"/>
              <w:tabs>
                <w:tab w:val="right" w:pos="2356"/>
              </w:tabs>
              <w:spacing w:before="12" w:line="144" w:lineRule="exact"/>
              <w:ind w:left="111"/>
              <w:jc w:val="left"/>
              <w:rPr>
                <w:sz w:val="15"/>
              </w:rPr>
            </w:pPr>
            <w:r>
              <w:rPr>
                <w:w w:val="105"/>
                <w:sz w:val="15"/>
              </w:rPr>
              <w:t>FES</w:t>
            </w:r>
            <w:r>
              <w:rPr>
                <w:spacing w:val="12"/>
                <w:w w:val="105"/>
                <w:sz w:val="15"/>
              </w:rPr>
              <w:t xml:space="preserve"> </w:t>
            </w:r>
            <w:r>
              <w:rPr>
                <w:w w:val="105"/>
                <w:sz w:val="15"/>
              </w:rPr>
              <w:t>&lt;</w:t>
            </w:r>
            <w:r>
              <w:rPr>
                <w:spacing w:val="13"/>
                <w:w w:val="105"/>
                <w:sz w:val="15"/>
              </w:rPr>
              <w:t xml:space="preserve"> </w:t>
            </w:r>
            <w:r>
              <w:rPr>
                <w:w w:val="105"/>
                <w:sz w:val="15"/>
              </w:rPr>
              <w:t>50</w:t>
            </w:r>
            <w:r>
              <w:rPr>
                <w:spacing w:val="13"/>
                <w:w w:val="105"/>
                <w:sz w:val="15"/>
              </w:rPr>
              <w:t xml:space="preserve"> </w:t>
            </w:r>
            <w:r>
              <w:rPr>
                <w:w w:val="105"/>
                <w:sz w:val="15"/>
              </w:rPr>
              <w:t>percent</w:t>
            </w:r>
            <w:r>
              <w:rPr>
                <w:rFonts w:ascii="Times New Roman"/>
                <w:w w:val="105"/>
                <w:sz w:val="15"/>
              </w:rPr>
              <w:tab/>
            </w:r>
            <w:r>
              <w:rPr>
                <w:w w:val="105"/>
                <w:sz w:val="15"/>
              </w:rPr>
              <w:t>0.13</w:t>
            </w:r>
          </w:p>
        </w:tc>
        <w:tc>
          <w:tcPr>
            <w:tcW w:w="1144" w:type="dxa"/>
          </w:tcPr>
          <w:p w14:paraId="72858DE0" w14:textId="77777777" w:rsidR="00054221" w:rsidRDefault="00BD4E74">
            <w:pPr>
              <w:pStyle w:val="TableParagraph"/>
              <w:spacing w:before="12" w:line="144" w:lineRule="exact"/>
              <w:ind w:right="430"/>
              <w:jc w:val="right"/>
              <w:rPr>
                <w:sz w:val="15"/>
              </w:rPr>
            </w:pPr>
            <w:r>
              <w:rPr>
                <w:sz w:val="15"/>
              </w:rPr>
              <w:t>0.08</w:t>
            </w:r>
          </w:p>
        </w:tc>
        <w:tc>
          <w:tcPr>
            <w:tcW w:w="738" w:type="dxa"/>
          </w:tcPr>
          <w:p w14:paraId="08A0C124" w14:textId="77777777" w:rsidR="00054221" w:rsidRDefault="00BD4E74">
            <w:pPr>
              <w:pStyle w:val="TableParagraph"/>
              <w:spacing w:before="12" w:line="144" w:lineRule="exact"/>
              <w:ind w:right="162"/>
              <w:jc w:val="right"/>
              <w:rPr>
                <w:sz w:val="15"/>
              </w:rPr>
            </w:pPr>
            <w:r>
              <w:rPr>
                <w:sz w:val="15"/>
              </w:rPr>
              <w:t>-0.06*</w:t>
            </w:r>
          </w:p>
        </w:tc>
        <w:tc>
          <w:tcPr>
            <w:tcW w:w="624" w:type="dxa"/>
          </w:tcPr>
          <w:p w14:paraId="1A1E31CF" w14:textId="77777777" w:rsidR="00054221" w:rsidRDefault="00BD4E74">
            <w:pPr>
              <w:pStyle w:val="TableParagraph"/>
              <w:spacing w:before="12" w:line="144" w:lineRule="exact"/>
              <w:ind w:left="171"/>
              <w:jc w:val="left"/>
              <w:rPr>
                <w:sz w:val="15"/>
              </w:rPr>
            </w:pPr>
            <w:r>
              <w:rPr>
                <w:sz w:val="15"/>
              </w:rPr>
              <w:t>0.15</w:t>
            </w:r>
          </w:p>
        </w:tc>
        <w:tc>
          <w:tcPr>
            <w:tcW w:w="1144" w:type="dxa"/>
          </w:tcPr>
          <w:p w14:paraId="1369A0BA" w14:textId="77777777" w:rsidR="00054221" w:rsidRDefault="00BD4E74">
            <w:pPr>
              <w:pStyle w:val="TableParagraph"/>
              <w:spacing w:before="12" w:line="144" w:lineRule="exact"/>
              <w:ind w:left="431"/>
              <w:jc w:val="left"/>
              <w:rPr>
                <w:sz w:val="15"/>
              </w:rPr>
            </w:pPr>
            <w:r>
              <w:rPr>
                <w:sz w:val="15"/>
              </w:rPr>
              <w:t>0.04</w:t>
            </w:r>
          </w:p>
        </w:tc>
        <w:tc>
          <w:tcPr>
            <w:tcW w:w="791" w:type="dxa"/>
          </w:tcPr>
          <w:p w14:paraId="5647C0D5" w14:textId="77777777" w:rsidR="00054221" w:rsidRDefault="00BD4E74">
            <w:pPr>
              <w:pStyle w:val="TableParagraph"/>
              <w:spacing w:before="12" w:line="144" w:lineRule="exact"/>
              <w:ind w:left="86" w:right="86"/>
              <w:rPr>
                <w:sz w:val="15"/>
              </w:rPr>
            </w:pPr>
            <w:r>
              <w:rPr>
                <w:w w:val="105"/>
                <w:sz w:val="15"/>
              </w:rPr>
              <w:t>-0.11***</w:t>
            </w:r>
          </w:p>
        </w:tc>
        <w:tc>
          <w:tcPr>
            <w:tcW w:w="624" w:type="dxa"/>
          </w:tcPr>
          <w:p w14:paraId="19BD8D3D" w14:textId="77777777" w:rsidR="00054221" w:rsidRDefault="00BD4E74">
            <w:pPr>
              <w:pStyle w:val="TableParagraph"/>
              <w:spacing w:before="12" w:line="144" w:lineRule="exact"/>
              <w:ind w:left="80" w:right="81"/>
              <w:rPr>
                <w:sz w:val="15"/>
              </w:rPr>
            </w:pPr>
            <w:r>
              <w:rPr>
                <w:sz w:val="15"/>
              </w:rPr>
              <w:t>0.20</w:t>
            </w:r>
          </w:p>
        </w:tc>
        <w:tc>
          <w:tcPr>
            <w:tcW w:w="1144" w:type="dxa"/>
          </w:tcPr>
          <w:p w14:paraId="17E0192E" w14:textId="77777777" w:rsidR="00054221" w:rsidRDefault="00BD4E74">
            <w:pPr>
              <w:pStyle w:val="TableParagraph"/>
              <w:spacing w:before="12" w:line="144" w:lineRule="exact"/>
              <w:ind w:left="430"/>
              <w:jc w:val="left"/>
              <w:rPr>
                <w:sz w:val="15"/>
              </w:rPr>
            </w:pPr>
            <w:r>
              <w:rPr>
                <w:sz w:val="15"/>
              </w:rPr>
              <w:t>0.22</w:t>
            </w:r>
          </w:p>
        </w:tc>
        <w:tc>
          <w:tcPr>
            <w:tcW w:w="626" w:type="dxa"/>
          </w:tcPr>
          <w:p w14:paraId="0B32C026" w14:textId="77777777" w:rsidR="00054221" w:rsidRDefault="00BD4E74">
            <w:pPr>
              <w:pStyle w:val="TableParagraph"/>
              <w:spacing w:before="12" w:line="144" w:lineRule="exact"/>
              <w:ind w:left="83" w:right="86"/>
              <w:rPr>
                <w:sz w:val="15"/>
              </w:rPr>
            </w:pPr>
            <w:r>
              <w:rPr>
                <w:sz w:val="15"/>
              </w:rPr>
              <w:t>0.01</w:t>
            </w:r>
          </w:p>
        </w:tc>
      </w:tr>
      <w:tr w:rsidR="00054221" w14:paraId="50944B76" w14:textId="77777777">
        <w:trPr>
          <w:trHeight w:val="175"/>
        </w:trPr>
        <w:tc>
          <w:tcPr>
            <w:tcW w:w="2529" w:type="dxa"/>
          </w:tcPr>
          <w:p w14:paraId="2CE19DE7" w14:textId="77777777" w:rsidR="00054221" w:rsidRDefault="00BD4E74">
            <w:pPr>
              <w:pStyle w:val="TableParagraph"/>
              <w:spacing w:before="12" w:line="144" w:lineRule="exact"/>
              <w:ind w:right="109"/>
              <w:jc w:val="right"/>
              <w:rPr>
                <w:sz w:val="15"/>
              </w:rPr>
            </w:pPr>
            <w:r>
              <w:rPr>
                <w:sz w:val="15"/>
              </w:rPr>
              <w:t>(0.34)</w:t>
            </w:r>
          </w:p>
        </w:tc>
        <w:tc>
          <w:tcPr>
            <w:tcW w:w="1144" w:type="dxa"/>
          </w:tcPr>
          <w:p w14:paraId="667360D6" w14:textId="77777777" w:rsidR="00054221" w:rsidRDefault="00BD4E74">
            <w:pPr>
              <w:pStyle w:val="TableParagraph"/>
              <w:spacing w:before="12" w:line="144" w:lineRule="exact"/>
              <w:ind w:right="369"/>
              <w:jc w:val="right"/>
              <w:rPr>
                <w:sz w:val="15"/>
              </w:rPr>
            </w:pPr>
            <w:r>
              <w:rPr>
                <w:sz w:val="15"/>
              </w:rPr>
              <w:t>(0.27)</w:t>
            </w:r>
          </w:p>
        </w:tc>
        <w:tc>
          <w:tcPr>
            <w:tcW w:w="738" w:type="dxa"/>
          </w:tcPr>
          <w:p w14:paraId="7356DB3D" w14:textId="77777777" w:rsidR="00054221" w:rsidRDefault="00BD4E74">
            <w:pPr>
              <w:pStyle w:val="TableParagraph"/>
              <w:spacing w:before="12" w:line="144" w:lineRule="exact"/>
              <w:ind w:right="166"/>
              <w:jc w:val="right"/>
              <w:rPr>
                <w:sz w:val="15"/>
              </w:rPr>
            </w:pPr>
            <w:r>
              <w:rPr>
                <w:sz w:val="15"/>
              </w:rPr>
              <w:t>(0.01)</w:t>
            </w:r>
          </w:p>
        </w:tc>
        <w:tc>
          <w:tcPr>
            <w:tcW w:w="624" w:type="dxa"/>
          </w:tcPr>
          <w:p w14:paraId="6625A9C5" w14:textId="77777777" w:rsidR="00054221" w:rsidRDefault="00BD4E74">
            <w:pPr>
              <w:pStyle w:val="TableParagraph"/>
              <w:spacing w:before="12" w:line="144" w:lineRule="exact"/>
              <w:ind w:left="109"/>
              <w:jc w:val="left"/>
              <w:rPr>
                <w:sz w:val="15"/>
              </w:rPr>
            </w:pPr>
            <w:r>
              <w:rPr>
                <w:sz w:val="15"/>
              </w:rPr>
              <w:t>(0.36)</w:t>
            </w:r>
          </w:p>
        </w:tc>
        <w:tc>
          <w:tcPr>
            <w:tcW w:w="1144" w:type="dxa"/>
          </w:tcPr>
          <w:p w14:paraId="4DEED916" w14:textId="77777777" w:rsidR="00054221" w:rsidRDefault="00BD4E74">
            <w:pPr>
              <w:pStyle w:val="TableParagraph"/>
              <w:spacing w:before="12" w:line="144" w:lineRule="exact"/>
              <w:ind w:left="369"/>
              <w:jc w:val="left"/>
              <w:rPr>
                <w:sz w:val="15"/>
              </w:rPr>
            </w:pPr>
            <w:r>
              <w:rPr>
                <w:sz w:val="15"/>
              </w:rPr>
              <w:t>(0.20)</w:t>
            </w:r>
          </w:p>
        </w:tc>
        <w:tc>
          <w:tcPr>
            <w:tcW w:w="791" w:type="dxa"/>
          </w:tcPr>
          <w:p w14:paraId="5F0AF7C2" w14:textId="77777777" w:rsidR="00054221" w:rsidRDefault="00BD4E74">
            <w:pPr>
              <w:pStyle w:val="TableParagraph"/>
              <w:spacing w:before="12" w:line="144" w:lineRule="exact"/>
              <w:ind w:left="85" w:right="86"/>
              <w:rPr>
                <w:sz w:val="15"/>
              </w:rPr>
            </w:pPr>
            <w:r>
              <w:rPr>
                <w:sz w:val="15"/>
              </w:rPr>
              <w:t>(0.00)</w:t>
            </w:r>
          </w:p>
        </w:tc>
        <w:tc>
          <w:tcPr>
            <w:tcW w:w="624" w:type="dxa"/>
          </w:tcPr>
          <w:p w14:paraId="42CFB45A" w14:textId="77777777" w:rsidR="00054221" w:rsidRDefault="00BD4E74">
            <w:pPr>
              <w:pStyle w:val="TableParagraph"/>
              <w:spacing w:before="12" w:line="144" w:lineRule="exact"/>
              <w:ind w:left="80" w:right="82"/>
              <w:rPr>
                <w:sz w:val="15"/>
              </w:rPr>
            </w:pPr>
            <w:r>
              <w:rPr>
                <w:sz w:val="15"/>
              </w:rPr>
              <w:t>(0.40)</w:t>
            </w:r>
          </w:p>
        </w:tc>
        <w:tc>
          <w:tcPr>
            <w:tcW w:w="1144" w:type="dxa"/>
          </w:tcPr>
          <w:p w14:paraId="3546C999" w14:textId="77777777" w:rsidR="00054221" w:rsidRDefault="00BD4E74">
            <w:pPr>
              <w:pStyle w:val="TableParagraph"/>
              <w:spacing w:before="12" w:line="144" w:lineRule="exact"/>
              <w:ind w:left="368"/>
              <w:jc w:val="left"/>
              <w:rPr>
                <w:sz w:val="15"/>
              </w:rPr>
            </w:pPr>
            <w:r>
              <w:rPr>
                <w:sz w:val="15"/>
              </w:rPr>
              <w:t>(0.41)</w:t>
            </w:r>
          </w:p>
        </w:tc>
        <w:tc>
          <w:tcPr>
            <w:tcW w:w="626" w:type="dxa"/>
          </w:tcPr>
          <w:p w14:paraId="77B0B172" w14:textId="77777777" w:rsidR="00054221" w:rsidRDefault="00BD4E74">
            <w:pPr>
              <w:pStyle w:val="TableParagraph"/>
              <w:spacing w:before="12" w:line="144" w:lineRule="exact"/>
              <w:ind w:left="83" w:right="87"/>
              <w:rPr>
                <w:sz w:val="15"/>
              </w:rPr>
            </w:pPr>
            <w:r>
              <w:rPr>
                <w:sz w:val="15"/>
              </w:rPr>
              <w:t>(0.79)</w:t>
            </w:r>
          </w:p>
        </w:tc>
      </w:tr>
      <w:tr w:rsidR="00054221" w14:paraId="39A8E1B2" w14:textId="77777777">
        <w:trPr>
          <w:trHeight w:val="175"/>
        </w:trPr>
        <w:tc>
          <w:tcPr>
            <w:tcW w:w="2529" w:type="dxa"/>
          </w:tcPr>
          <w:p w14:paraId="641FE12E" w14:textId="77777777" w:rsidR="00054221" w:rsidRDefault="00BD4E74">
            <w:pPr>
              <w:pStyle w:val="TableParagraph"/>
              <w:tabs>
                <w:tab w:val="right" w:pos="2356"/>
              </w:tabs>
              <w:spacing w:before="12" w:line="144" w:lineRule="exact"/>
              <w:ind w:left="111"/>
              <w:jc w:val="left"/>
              <w:rPr>
                <w:sz w:val="15"/>
              </w:rPr>
            </w:pPr>
            <w:r>
              <w:rPr>
                <w:sz w:val="15"/>
              </w:rPr>
              <w:t>FES:</w:t>
            </w:r>
            <w:r>
              <w:rPr>
                <w:spacing w:val="14"/>
                <w:sz w:val="15"/>
              </w:rPr>
              <w:t xml:space="preserve"> </w:t>
            </w:r>
            <w:r>
              <w:rPr>
                <w:sz w:val="15"/>
              </w:rPr>
              <w:t>50-65</w:t>
            </w:r>
            <w:r>
              <w:rPr>
                <w:spacing w:val="14"/>
                <w:sz w:val="15"/>
              </w:rPr>
              <w:t xml:space="preserve"> </w:t>
            </w:r>
            <w:r>
              <w:rPr>
                <w:sz w:val="15"/>
              </w:rPr>
              <w:t>percent</w:t>
            </w:r>
            <w:r>
              <w:rPr>
                <w:rFonts w:ascii="Times New Roman"/>
                <w:sz w:val="15"/>
              </w:rPr>
              <w:tab/>
            </w:r>
            <w:r>
              <w:rPr>
                <w:sz w:val="15"/>
              </w:rPr>
              <w:t>0.30</w:t>
            </w:r>
          </w:p>
        </w:tc>
        <w:tc>
          <w:tcPr>
            <w:tcW w:w="1144" w:type="dxa"/>
          </w:tcPr>
          <w:p w14:paraId="360E9075" w14:textId="77777777" w:rsidR="00054221" w:rsidRDefault="00BD4E74">
            <w:pPr>
              <w:pStyle w:val="TableParagraph"/>
              <w:spacing w:before="12" w:line="144" w:lineRule="exact"/>
              <w:ind w:right="430"/>
              <w:jc w:val="right"/>
              <w:rPr>
                <w:sz w:val="15"/>
              </w:rPr>
            </w:pPr>
            <w:r>
              <w:rPr>
                <w:sz w:val="15"/>
              </w:rPr>
              <w:t>0.21</w:t>
            </w:r>
          </w:p>
        </w:tc>
        <w:tc>
          <w:tcPr>
            <w:tcW w:w="738" w:type="dxa"/>
          </w:tcPr>
          <w:p w14:paraId="67C89DCF" w14:textId="77777777" w:rsidR="00054221" w:rsidRDefault="00BD4E74">
            <w:pPr>
              <w:pStyle w:val="TableParagraph"/>
              <w:spacing w:before="12" w:line="144" w:lineRule="exact"/>
              <w:ind w:right="162"/>
              <w:jc w:val="right"/>
              <w:rPr>
                <w:sz w:val="15"/>
              </w:rPr>
            </w:pPr>
            <w:r>
              <w:rPr>
                <w:sz w:val="15"/>
              </w:rPr>
              <w:t>-0.08*</w:t>
            </w:r>
          </w:p>
        </w:tc>
        <w:tc>
          <w:tcPr>
            <w:tcW w:w="624" w:type="dxa"/>
          </w:tcPr>
          <w:p w14:paraId="165B0F14" w14:textId="77777777" w:rsidR="00054221" w:rsidRDefault="00BD4E74">
            <w:pPr>
              <w:pStyle w:val="TableParagraph"/>
              <w:spacing w:before="12" w:line="144" w:lineRule="exact"/>
              <w:ind w:left="171"/>
              <w:jc w:val="left"/>
              <w:rPr>
                <w:sz w:val="15"/>
              </w:rPr>
            </w:pPr>
            <w:r>
              <w:rPr>
                <w:w w:val="105"/>
                <w:sz w:val="15"/>
              </w:rPr>
              <w:t>0.17</w:t>
            </w:r>
          </w:p>
        </w:tc>
        <w:tc>
          <w:tcPr>
            <w:tcW w:w="1144" w:type="dxa"/>
          </w:tcPr>
          <w:p w14:paraId="3E5E35ED" w14:textId="77777777" w:rsidR="00054221" w:rsidRDefault="00BD4E74">
            <w:pPr>
              <w:pStyle w:val="TableParagraph"/>
              <w:spacing w:before="12" w:line="144" w:lineRule="exact"/>
              <w:ind w:left="431"/>
              <w:jc w:val="left"/>
              <w:rPr>
                <w:sz w:val="15"/>
              </w:rPr>
            </w:pPr>
            <w:r>
              <w:rPr>
                <w:sz w:val="15"/>
              </w:rPr>
              <w:t>0.08</w:t>
            </w:r>
          </w:p>
        </w:tc>
        <w:tc>
          <w:tcPr>
            <w:tcW w:w="791" w:type="dxa"/>
          </w:tcPr>
          <w:p w14:paraId="3F479FC3" w14:textId="77777777" w:rsidR="00054221" w:rsidRDefault="00BD4E74">
            <w:pPr>
              <w:pStyle w:val="TableParagraph"/>
              <w:spacing w:before="12" w:line="144" w:lineRule="exact"/>
              <w:ind w:left="86" w:right="86"/>
              <w:rPr>
                <w:sz w:val="15"/>
              </w:rPr>
            </w:pPr>
            <w:r>
              <w:rPr>
                <w:sz w:val="15"/>
              </w:rPr>
              <w:t>-0.09***</w:t>
            </w:r>
          </w:p>
        </w:tc>
        <w:tc>
          <w:tcPr>
            <w:tcW w:w="624" w:type="dxa"/>
          </w:tcPr>
          <w:p w14:paraId="39C8CD70" w14:textId="77777777" w:rsidR="00054221" w:rsidRDefault="00BD4E74">
            <w:pPr>
              <w:pStyle w:val="TableParagraph"/>
              <w:spacing w:before="12" w:line="144" w:lineRule="exact"/>
              <w:ind w:left="80" w:right="81"/>
              <w:rPr>
                <w:sz w:val="15"/>
              </w:rPr>
            </w:pPr>
            <w:r>
              <w:rPr>
                <w:sz w:val="15"/>
              </w:rPr>
              <w:t>0.23</w:t>
            </w:r>
          </w:p>
        </w:tc>
        <w:tc>
          <w:tcPr>
            <w:tcW w:w="1144" w:type="dxa"/>
          </w:tcPr>
          <w:p w14:paraId="677E141B" w14:textId="77777777" w:rsidR="00054221" w:rsidRDefault="00BD4E74">
            <w:pPr>
              <w:pStyle w:val="TableParagraph"/>
              <w:spacing w:before="12" w:line="144" w:lineRule="exact"/>
              <w:ind w:left="430"/>
              <w:jc w:val="left"/>
              <w:rPr>
                <w:sz w:val="15"/>
              </w:rPr>
            </w:pPr>
            <w:r>
              <w:rPr>
                <w:sz w:val="15"/>
              </w:rPr>
              <w:t>0.18</w:t>
            </w:r>
          </w:p>
        </w:tc>
        <w:tc>
          <w:tcPr>
            <w:tcW w:w="626" w:type="dxa"/>
          </w:tcPr>
          <w:p w14:paraId="6AD64884" w14:textId="77777777" w:rsidR="00054221" w:rsidRDefault="00BD4E74">
            <w:pPr>
              <w:pStyle w:val="TableParagraph"/>
              <w:spacing w:before="12" w:line="144" w:lineRule="exact"/>
              <w:ind w:left="83" w:right="86"/>
              <w:rPr>
                <w:sz w:val="15"/>
              </w:rPr>
            </w:pPr>
            <w:r>
              <w:rPr>
                <w:sz w:val="15"/>
              </w:rPr>
              <w:t>-0.04</w:t>
            </w:r>
          </w:p>
        </w:tc>
      </w:tr>
      <w:tr w:rsidR="00054221" w14:paraId="36EBABE6" w14:textId="77777777">
        <w:trPr>
          <w:trHeight w:val="175"/>
        </w:trPr>
        <w:tc>
          <w:tcPr>
            <w:tcW w:w="2529" w:type="dxa"/>
          </w:tcPr>
          <w:p w14:paraId="1EE73951" w14:textId="77777777" w:rsidR="00054221" w:rsidRDefault="00BD4E74">
            <w:pPr>
              <w:pStyle w:val="TableParagraph"/>
              <w:spacing w:before="12" w:line="144" w:lineRule="exact"/>
              <w:ind w:right="109"/>
              <w:jc w:val="right"/>
              <w:rPr>
                <w:sz w:val="15"/>
              </w:rPr>
            </w:pPr>
            <w:r>
              <w:rPr>
                <w:sz w:val="15"/>
              </w:rPr>
              <w:t>(0.46)</w:t>
            </w:r>
          </w:p>
        </w:tc>
        <w:tc>
          <w:tcPr>
            <w:tcW w:w="1144" w:type="dxa"/>
          </w:tcPr>
          <w:p w14:paraId="278E8F20" w14:textId="77777777" w:rsidR="00054221" w:rsidRDefault="00BD4E74">
            <w:pPr>
              <w:pStyle w:val="TableParagraph"/>
              <w:spacing w:before="12" w:line="144" w:lineRule="exact"/>
              <w:ind w:right="369"/>
              <w:jc w:val="right"/>
              <w:rPr>
                <w:sz w:val="15"/>
              </w:rPr>
            </w:pPr>
            <w:r>
              <w:rPr>
                <w:w w:val="105"/>
                <w:sz w:val="15"/>
              </w:rPr>
              <w:t>(0.41)</w:t>
            </w:r>
          </w:p>
        </w:tc>
        <w:tc>
          <w:tcPr>
            <w:tcW w:w="738" w:type="dxa"/>
          </w:tcPr>
          <w:p w14:paraId="23158908" w14:textId="77777777" w:rsidR="00054221" w:rsidRDefault="00BD4E74">
            <w:pPr>
              <w:pStyle w:val="TableParagraph"/>
              <w:spacing w:before="12" w:line="144" w:lineRule="exact"/>
              <w:ind w:right="166"/>
              <w:jc w:val="right"/>
              <w:rPr>
                <w:sz w:val="15"/>
              </w:rPr>
            </w:pPr>
            <w:r>
              <w:rPr>
                <w:sz w:val="15"/>
              </w:rPr>
              <w:t>(0.01)</w:t>
            </w:r>
          </w:p>
        </w:tc>
        <w:tc>
          <w:tcPr>
            <w:tcW w:w="624" w:type="dxa"/>
          </w:tcPr>
          <w:p w14:paraId="0C36B98C" w14:textId="77777777" w:rsidR="00054221" w:rsidRDefault="00BD4E74">
            <w:pPr>
              <w:pStyle w:val="TableParagraph"/>
              <w:spacing w:before="12" w:line="144" w:lineRule="exact"/>
              <w:ind w:left="109"/>
              <w:jc w:val="left"/>
              <w:rPr>
                <w:sz w:val="15"/>
              </w:rPr>
            </w:pPr>
            <w:r>
              <w:rPr>
                <w:sz w:val="15"/>
              </w:rPr>
              <w:t>(0.38)</w:t>
            </w:r>
          </w:p>
        </w:tc>
        <w:tc>
          <w:tcPr>
            <w:tcW w:w="1144" w:type="dxa"/>
          </w:tcPr>
          <w:p w14:paraId="2A78E7D5" w14:textId="77777777" w:rsidR="00054221" w:rsidRDefault="00BD4E74">
            <w:pPr>
              <w:pStyle w:val="TableParagraph"/>
              <w:spacing w:before="12" w:line="144" w:lineRule="exact"/>
              <w:ind w:left="369"/>
              <w:jc w:val="left"/>
              <w:rPr>
                <w:sz w:val="15"/>
              </w:rPr>
            </w:pPr>
            <w:r>
              <w:rPr>
                <w:sz w:val="15"/>
              </w:rPr>
              <w:t>(0.28)</w:t>
            </w:r>
          </w:p>
        </w:tc>
        <w:tc>
          <w:tcPr>
            <w:tcW w:w="791" w:type="dxa"/>
          </w:tcPr>
          <w:p w14:paraId="7B62A427" w14:textId="77777777" w:rsidR="00054221" w:rsidRDefault="00BD4E74">
            <w:pPr>
              <w:pStyle w:val="TableParagraph"/>
              <w:spacing w:before="12" w:line="144" w:lineRule="exact"/>
              <w:ind w:left="85" w:right="86"/>
              <w:rPr>
                <w:sz w:val="15"/>
              </w:rPr>
            </w:pPr>
            <w:r>
              <w:rPr>
                <w:sz w:val="15"/>
              </w:rPr>
              <w:t>(0.00)</w:t>
            </w:r>
          </w:p>
        </w:tc>
        <w:tc>
          <w:tcPr>
            <w:tcW w:w="624" w:type="dxa"/>
          </w:tcPr>
          <w:p w14:paraId="12405AD7" w14:textId="77777777" w:rsidR="00054221" w:rsidRDefault="00BD4E74">
            <w:pPr>
              <w:pStyle w:val="TableParagraph"/>
              <w:spacing w:before="12" w:line="144" w:lineRule="exact"/>
              <w:ind w:left="80" w:right="82"/>
              <w:rPr>
                <w:sz w:val="15"/>
              </w:rPr>
            </w:pPr>
            <w:r>
              <w:rPr>
                <w:sz w:val="15"/>
              </w:rPr>
              <w:t>(0.42)</w:t>
            </w:r>
          </w:p>
        </w:tc>
        <w:tc>
          <w:tcPr>
            <w:tcW w:w="1144" w:type="dxa"/>
          </w:tcPr>
          <w:p w14:paraId="49E9A885" w14:textId="77777777" w:rsidR="00054221" w:rsidRDefault="00BD4E74">
            <w:pPr>
              <w:pStyle w:val="TableParagraph"/>
              <w:spacing w:before="12" w:line="144" w:lineRule="exact"/>
              <w:ind w:left="368"/>
              <w:jc w:val="left"/>
              <w:rPr>
                <w:sz w:val="15"/>
              </w:rPr>
            </w:pPr>
            <w:r>
              <w:rPr>
                <w:sz w:val="15"/>
              </w:rPr>
              <w:t>(0.39)</w:t>
            </w:r>
          </w:p>
        </w:tc>
        <w:tc>
          <w:tcPr>
            <w:tcW w:w="626" w:type="dxa"/>
          </w:tcPr>
          <w:p w14:paraId="23F2DBEC" w14:textId="77777777" w:rsidR="00054221" w:rsidRDefault="00BD4E74">
            <w:pPr>
              <w:pStyle w:val="TableParagraph"/>
              <w:spacing w:before="12" w:line="144" w:lineRule="exact"/>
              <w:ind w:left="83" w:right="87"/>
              <w:rPr>
                <w:sz w:val="15"/>
              </w:rPr>
            </w:pPr>
            <w:r>
              <w:rPr>
                <w:sz w:val="15"/>
              </w:rPr>
              <w:t>(0.42)</w:t>
            </w:r>
          </w:p>
        </w:tc>
      </w:tr>
      <w:tr w:rsidR="00054221" w14:paraId="3A437EE2" w14:textId="77777777">
        <w:trPr>
          <w:trHeight w:val="175"/>
        </w:trPr>
        <w:tc>
          <w:tcPr>
            <w:tcW w:w="2529" w:type="dxa"/>
          </w:tcPr>
          <w:p w14:paraId="0A2E751E" w14:textId="77777777" w:rsidR="00054221" w:rsidRDefault="00BD4E74">
            <w:pPr>
              <w:pStyle w:val="TableParagraph"/>
              <w:tabs>
                <w:tab w:val="right" w:pos="2356"/>
              </w:tabs>
              <w:spacing w:before="12" w:line="144" w:lineRule="exact"/>
              <w:ind w:left="111"/>
              <w:jc w:val="left"/>
              <w:rPr>
                <w:sz w:val="15"/>
              </w:rPr>
            </w:pPr>
            <w:r>
              <w:rPr>
                <w:sz w:val="15"/>
              </w:rPr>
              <w:t>FES:</w:t>
            </w:r>
            <w:r>
              <w:rPr>
                <w:spacing w:val="16"/>
                <w:sz w:val="15"/>
              </w:rPr>
              <w:t xml:space="preserve"> </w:t>
            </w:r>
            <w:r>
              <w:rPr>
                <w:sz w:val="15"/>
              </w:rPr>
              <w:t>65-75</w:t>
            </w:r>
            <w:r>
              <w:rPr>
                <w:spacing w:val="16"/>
                <w:sz w:val="15"/>
              </w:rPr>
              <w:t xml:space="preserve"> </w:t>
            </w:r>
            <w:r>
              <w:rPr>
                <w:sz w:val="15"/>
              </w:rPr>
              <w:t>percent</w:t>
            </w:r>
            <w:r>
              <w:rPr>
                <w:rFonts w:ascii="Times New Roman"/>
                <w:sz w:val="15"/>
              </w:rPr>
              <w:tab/>
            </w:r>
            <w:r>
              <w:rPr>
                <w:sz w:val="15"/>
              </w:rPr>
              <w:t>0.27</w:t>
            </w:r>
          </w:p>
        </w:tc>
        <w:tc>
          <w:tcPr>
            <w:tcW w:w="1144" w:type="dxa"/>
          </w:tcPr>
          <w:p w14:paraId="334FBC38" w14:textId="77777777" w:rsidR="00054221" w:rsidRDefault="00BD4E74">
            <w:pPr>
              <w:pStyle w:val="TableParagraph"/>
              <w:spacing w:before="12" w:line="144" w:lineRule="exact"/>
              <w:ind w:right="430"/>
              <w:jc w:val="right"/>
              <w:rPr>
                <w:sz w:val="15"/>
              </w:rPr>
            </w:pPr>
            <w:r>
              <w:rPr>
                <w:sz w:val="15"/>
              </w:rPr>
              <w:t>0.26</w:t>
            </w:r>
          </w:p>
        </w:tc>
        <w:tc>
          <w:tcPr>
            <w:tcW w:w="738" w:type="dxa"/>
          </w:tcPr>
          <w:p w14:paraId="14F46C4A" w14:textId="77777777" w:rsidR="00054221" w:rsidRDefault="00BD4E74">
            <w:pPr>
              <w:pStyle w:val="TableParagraph"/>
              <w:spacing w:before="12" w:line="144" w:lineRule="exact"/>
              <w:ind w:right="201"/>
              <w:jc w:val="right"/>
              <w:rPr>
                <w:sz w:val="15"/>
              </w:rPr>
            </w:pPr>
            <w:r>
              <w:rPr>
                <w:sz w:val="15"/>
              </w:rPr>
              <w:t>-0.01</w:t>
            </w:r>
          </w:p>
        </w:tc>
        <w:tc>
          <w:tcPr>
            <w:tcW w:w="624" w:type="dxa"/>
          </w:tcPr>
          <w:p w14:paraId="7FEB1258" w14:textId="77777777" w:rsidR="00054221" w:rsidRDefault="00BD4E74">
            <w:pPr>
              <w:pStyle w:val="TableParagraph"/>
              <w:spacing w:before="12" w:line="144" w:lineRule="exact"/>
              <w:ind w:left="171"/>
              <w:jc w:val="left"/>
              <w:rPr>
                <w:sz w:val="15"/>
              </w:rPr>
            </w:pPr>
            <w:r>
              <w:rPr>
                <w:sz w:val="15"/>
              </w:rPr>
              <w:t>0.19</w:t>
            </w:r>
          </w:p>
        </w:tc>
        <w:tc>
          <w:tcPr>
            <w:tcW w:w="1144" w:type="dxa"/>
          </w:tcPr>
          <w:p w14:paraId="782BB466" w14:textId="77777777" w:rsidR="00054221" w:rsidRDefault="00BD4E74">
            <w:pPr>
              <w:pStyle w:val="TableParagraph"/>
              <w:spacing w:before="12" w:line="144" w:lineRule="exact"/>
              <w:ind w:left="431"/>
              <w:jc w:val="left"/>
              <w:rPr>
                <w:sz w:val="15"/>
              </w:rPr>
            </w:pPr>
            <w:r>
              <w:rPr>
                <w:sz w:val="15"/>
              </w:rPr>
              <w:t>0.23</w:t>
            </w:r>
          </w:p>
        </w:tc>
        <w:tc>
          <w:tcPr>
            <w:tcW w:w="791" w:type="dxa"/>
          </w:tcPr>
          <w:p w14:paraId="3FB4A5C4" w14:textId="77777777" w:rsidR="00054221" w:rsidRDefault="00BD4E74">
            <w:pPr>
              <w:pStyle w:val="TableParagraph"/>
              <w:spacing w:before="12" w:line="144" w:lineRule="exact"/>
              <w:ind w:left="86" w:right="86"/>
              <w:rPr>
                <w:sz w:val="15"/>
              </w:rPr>
            </w:pPr>
            <w:r>
              <w:rPr>
                <w:sz w:val="15"/>
              </w:rPr>
              <w:t>0.04</w:t>
            </w:r>
          </w:p>
        </w:tc>
        <w:tc>
          <w:tcPr>
            <w:tcW w:w="624" w:type="dxa"/>
          </w:tcPr>
          <w:p w14:paraId="10481BA9" w14:textId="77777777" w:rsidR="00054221" w:rsidRDefault="00BD4E74">
            <w:pPr>
              <w:pStyle w:val="TableParagraph"/>
              <w:spacing w:before="12" w:line="144" w:lineRule="exact"/>
              <w:ind w:left="80" w:right="81"/>
              <w:rPr>
                <w:sz w:val="15"/>
              </w:rPr>
            </w:pPr>
            <w:r>
              <w:rPr>
                <w:sz w:val="15"/>
              </w:rPr>
              <w:t>0.13</w:t>
            </w:r>
          </w:p>
        </w:tc>
        <w:tc>
          <w:tcPr>
            <w:tcW w:w="1144" w:type="dxa"/>
          </w:tcPr>
          <w:p w14:paraId="3959D280" w14:textId="77777777" w:rsidR="00054221" w:rsidRDefault="00BD4E74">
            <w:pPr>
              <w:pStyle w:val="TableParagraph"/>
              <w:spacing w:before="12" w:line="144" w:lineRule="exact"/>
              <w:ind w:left="430"/>
              <w:jc w:val="left"/>
              <w:rPr>
                <w:sz w:val="15"/>
              </w:rPr>
            </w:pPr>
            <w:r>
              <w:rPr>
                <w:sz w:val="15"/>
              </w:rPr>
              <w:t>0.18</w:t>
            </w:r>
          </w:p>
        </w:tc>
        <w:tc>
          <w:tcPr>
            <w:tcW w:w="626" w:type="dxa"/>
          </w:tcPr>
          <w:p w14:paraId="45ED4381" w14:textId="77777777" w:rsidR="00054221" w:rsidRDefault="00BD4E74">
            <w:pPr>
              <w:pStyle w:val="TableParagraph"/>
              <w:spacing w:before="12" w:line="144" w:lineRule="exact"/>
              <w:ind w:left="83" w:right="86"/>
              <w:rPr>
                <w:sz w:val="15"/>
              </w:rPr>
            </w:pPr>
            <w:r>
              <w:rPr>
                <w:sz w:val="15"/>
              </w:rPr>
              <w:t>0.05</w:t>
            </w:r>
          </w:p>
        </w:tc>
      </w:tr>
      <w:tr w:rsidR="00054221" w14:paraId="6D20BB4C" w14:textId="77777777">
        <w:trPr>
          <w:trHeight w:val="175"/>
        </w:trPr>
        <w:tc>
          <w:tcPr>
            <w:tcW w:w="2529" w:type="dxa"/>
          </w:tcPr>
          <w:p w14:paraId="4A6787D5" w14:textId="77777777" w:rsidR="00054221" w:rsidRDefault="00BD4E74">
            <w:pPr>
              <w:pStyle w:val="TableParagraph"/>
              <w:spacing w:before="12" w:line="144" w:lineRule="exact"/>
              <w:ind w:right="109"/>
              <w:jc w:val="right"/>
              <w:rPr>
                <w:sz w:val="15"/>
              </w:rPr>
            </w:pPr>
            <w:r>
              <w:rPr>
                <w:sz w:val="15"/>
              </w:rPr>
              <w:t>(0.44)</w:t>
            </w:r>
          </w:p>
        </w:tc>
        <w:tc>
          <w:tcPr>
            <w:tcW w:w="1144" w:type="dxa"/>
          </w:tcPr>
          <w:p w14:paraId="00D2C728" w14:textId="77777777" w:rsidR="00054221" w:rsidRDefault="00BD4E74">
            <w:pPr>
              <w:pStyle w:val="TableParagraph"/>
              <w:spacing w:before="12" w:line="144" w:lineRule="exact"/>
              <w:ind w:right="369"/>
              <w:jc w:val="right"/>
              <w:rPr>
                <w:sz w:val="15"/>
              </w:rPr>
            </w:pPr>
            <w:r>
              <w:rPr>
                <w:sz w:val="15"/>
              </w:rPr>
              <w:t>(0.44)</w:t>
            </w:r>
          </w:p>
        </w:tc>
        <w:tc>
          <w:tcPr>
            <w:tcW w:w="738" w:type="dxa"/>
          </w:tcPr>
          <w:p w14:paraId="312EF5AA" w14:textId="77777777" w:rsidR="00054221" w:rsidRDefault="00BD4E74">
            <w:pPr>
              <w:pStyle w:val="TableParagraph"/>
              <w:spacing w:before="12" w:line="144" w:lineRule="exact"/>
              <w:ind w:right="166"/>
              <w:jc w:val="right"/>
              <w:rPr>
                <w:sz w:val="15"/>
              </w:rPr>
            </w:pPr>
            <w:r>
              <w:rPr>
                <w:sz w:val="15"/>
              </w:rPr>
              <w:t>(0.84)</w:t>
            </w:r>
          </w:p>
        </w:tc>
        <w:tc>
          <w:tcPr>
            <w:tcW w:w="624" w:type="dxa"/>
          </w:tcPr>
          <w:p w14:paraId="71935412" w14:textId="77777777" w:rsidR="00054221" w:rsidRDefault="00BD4E74">
            <w:pPr>
              <w:pStyle w:val="TableParagraph"/>
              <w:spacing w:before="12" w:line="144" w:lineRule="exact"/>
              <w:ind w:left="109"/>
              <w:jc w:val="left"/>
              <w:rPr>
                <w:sz w:val="15"/>
              </w:rPr>
            </w:pPr>
            <w:r>
              <w:rPr>
                <w:sz w:val="15"/>
              </w:rPr>
              <w:t>(0.39)</w:t>
            </w:r>
          </w:p>
        </w:tc>
        <w:tc>
          <w:tcPr>
            <w:tcW w:w="1144" w:type="dxa"/>
          </w:tcPr>
          <w:p w14:paraId="3C0D2FA9" w14:textId="77777777" w:rsidR="00054221" w:rsidRDefault="00BD4E74">
            <w:pPr>
              <w:pStyle w:val="TableParagraph"/>
              <w:spacing w:before="12" w:line="144" w:lineRule="exact"/>
              <w:ind w:left="369"/>
              <w:jc w:val="left"/>
              <w:rPr>
                <w:sz w:val="15"/>
              </w:rPr>
            </w:pPr>
            <w:r>
              <w:rPr>
                <w:sz w:val="15"/>
              </w:rPr>
              <w:t>(0.42)</w:t>
            </w:r>
          </w:p>
        </w:tc>
        <w:tc>
          <w:tcPr>
            <w:tcW w:w="791" w:type="dxa"/>
          </w:tcPr>
          <w:p w14:paraId="60EA4507" w14:textId="77777777" w:rsidR="00054221" w:rsidRDefault="00BD4E74">
            <w:pPr>
              <w:pStyle w:val="TableParagraph"/>
              <w:spacing w:before="12" w:line="144" w:lineRule="exact"/>
              <w:ind w:left="85" w:right="86"/>
              <w:rPr>
                <w:sz w:val="15"/>
              </w:rPr>
            </w:pPr>
            <w:r>
              <w:rPr>
                <w:w w:val="105"/>
                <w:sz w:val="15"/>
              </w:rPr>
              <w:t>(0.15)</w:t>
            </w:r>
          </w:p>
        </w:tc>
        <w:tc>
          <w:tcPr>
            <w:tcW w:w="624" w:type="dxa"/>
          </w:tcPr>
          <w:p w14:paraId="16670732" w14:textId="77777777" w:rsidR="00054221" w:rsidRDefault="00BD4E74">
            <w:pPr>
              <w:pStyle w:val="TableParagraph"/>
              <w:spacing w:before="12" w:line="144" w:lineRule="exact"/>
              <w:ind w:left="80" w:right="82"/>
              <w:rPr>
                <w:sz w:val="15"/>
              </w:rPr>
            </w:pPr>
            <w:r>
              <w:rPr>
                <w:sz w:val="15"/>
              </w:rPr>
              <w:t>(0.34)</w:t>
            </w:r>
          </w:p>
        </w:tc>
        <w:tc>
          <w:tcPr>
            <w:tcW w:w="1144" w:type="dxa"/>
          </w:tcPr>
          <w:p w14:paraId="098BC0FD" w14:textId="77777777" w:rsidR="00054221" w:rsidRDefault="00BD4E74">
            <w:pPr>
              <w:pStyle w:val="TableParagraph"/>
              <w:spacing w:before="12" w:line="144" w:lineRule="exact"/>
              <w:ind w:left="368"/>
              <w:jc w:val="left"/>
              <w:rPr>
                <w:sz w:val="15"/>
              </w:rPr>
            </w:pPr>
            <w:r>
              <w:rPr>
                <w:sz w:val="15"/>
              </w:rPr>
              <w:t>(0.39)</w:t>
            </w:r>
          </w:p>
        </w:tc>
        <w:tc>
          <w:tcPr>
            <w:tcW w:w="626" w:type="dxa"/>
          </w:tcPr>
          <w:p w14:paraId="517769C0" w14:textId="77777777" w:rsidR="00054221" w:rsidRDefault="00BD4E74">
            <w:pPr>
              <w:pStyle w:val="TableParagraph"/>
              <w:spacing w:before="12" w:line="144" w:lineRule="exact"/>
              <w:ind w:left="83" w:right="87"/>
              <w:rPr>
                <w:sz w:val="15"/>
              </w:rPr>
            </w:pPr>
            <w:r>
              <w:rPr>
                <w:sz w:val="15"/>
              </w:rPr>
              <w:t>(0.32)</w:t>
            </w:r>
          </w:p>
        </w:tc>
      </w:tr>
      <w:tr w:rsidR="00054221" w14:paraId="0E5B70EB" w14:textId="77777777">
        <w:trPr>
          <w:trHeight w:val="175"/>
        </w:trPr>
        <w:tc>
          <w:tcPr>
            <w:tcW w:w="2529" w:type="dxa"/>
          </w:tcPr>
          <w:p w14:paraId="1BBE3691" w14:textId="77777777" w:rsidR="00054221" w:rsidRDefault="00BD4E74">
            <w:pPr>
              <w:pStyle w:val="TableParagraph"/>
              <w:tabs>
                <w:tab w:val="right" w:pos="2356"/>
              </w:tabs>
              <w:spacing w:before="12" w:line="144" w:lineRule="exact"/>
              <w:ind w:left="111"/>
              <w:jc w:val="left"/>
              <w:rPr>
                <w:sz w:val="15"/>
              </w:rPr>
            </w:pPr>
            <w:r>
              <w:rPr>
                <w:w w:val="105"/>
                <w:sz w:val="15"/>
              </w:rPr>
              <w:t>FES:</w:t>
            </w:r>
            <w:r>
              <w:rPr>
                <w:spacing w:val="12"/>
                <w:w w:val="105"/>
                <w:sz w:val="15"/>
              </w:rPr>
              <w:t xml:space="preserve"> </w:t>
            </w:r>
            <w:r>
              <w:rPr>
                <w:w w:val="105"/>
                <w:sz w:val="15"/>
              </w:rPr>
              <w:t>&gt;=</w:t>
            </w:r>
            <w:r>
              <w:rPr>
                <w:spacing w:val="13"/>
                <w:w w:val="105"/>
                <w:sz w:val="15"/>
              </w:rPr>
              <w:t xml:space="preserve"> </w:t>
            </w:r>
            <w:r>
              <w:rPr>
                <w:w w:val="105"/>
                <w:sz w:val="15"/>
              </w:rPr>
              <w:t>75</w:t>
            </w:r>
            <w:r>
              <w:rPr>
                <w:spacing w:val="13"/>
                <w:w w:val="105"/>
                <w:sz w:val="15"/>
              </w:rPr>
              <w:t xml:space="preserve"> </w:t>
            </w:r>
            <w:r>
              <w:rPr>
                <w:w w:val="105"/>
                <w:sz w:val="15"/>
              </w:rPr>
              <w:t>percent</w:t>
            </w:r>
            <w:r>
              <w:rPr>
                <w:rFonts w:ascii="Times New Roman"/>
                <w:w w:val="105"/>
                <w:sz w:val="15"/>
              </w:rPr>
              <w:tab/>
            </w:r>
            <w:r>
              <w:rPr>
                <w:w w:val="105"/>
                <w:sz w:val="15"/>
              </w:rPr>
              <w:t>0.30</w:t>
            </w:r>
          </w:p>
        </w:tc>
        <w:tc>
          <w:tcPr>
            <w:tcW w:w="1144" w:type="dxa"/>
          </w:tcPr>
          <w:p w14:paraId="6B401823" w14:textId="77777777" w:rsidR="00054221" w:rsidRDefault="00BD4E74">
            <w:pPr>
              <w:pStyle w:val="TableParagraph"/>
              <w:spacing w:before="12" w:line="144" w:lineRule="exact"/>
              <w:ind w:right="430"/>
              <w:jc w:val="right"/>
              <w:rPr>
                <w:sz w:val="15"/>
              </w:rPr>
            </w:pPr>
            <w:r>
              <w:rPr>
                <w:sz w:val="15"/>
              </w:rPr>
              <w:t>0.45</w:t>
            </w:r>
          </w:p>
        </w:tc>
        <w:tc>
          <w:tcPr>
            <w:tcW w:w="738" w:type="dxa"/>
          </w:tcPr>
          <w:p w14:paraId="14EAF127" w14:textId="77777777" w:rsidR="00054221" w:rsidRDefault="00BD4E74">
            <w:pPr>
              <w:pStyle w:val="TableParagraph"/>
              <w:spacing w:before="12" w:line="144" w:lineRule="exact"/>
              <w:ind w:right="109"/>
              <w:jc w:val="right"/>
              <w:rPr>
                <w:sz w:val="15"/>
              </w:rPr>
            </w:pPr>
            <w:r>
              <w:rPr>
                <w:w w:val="105"/>
                <w:sz w:val="15"/>
              </w:rPr>
              <w:t>0.15***</w:t>
            </w:r>
          </w:p>
        </w:tc>
        <w:tc>
          <w:tcPr>
            <w:tcW w:w="624" w:type="dxa"/>
          </w:tcPr>
          <w:p w14:paraId="14321127" w14:textId="77777777" w:rsidR="00054221" w:rsidRDefault="00BD4E74">
            <w:pPr>
              <w:pStyle w:val="TableParagraph"/>
              <w:spacing w:before="12" w:line="144" w:lineRule="exact"/>
              <w:ind w:left="171"/>
              <w:jc w:val="left"/>
              <w:rPr>
                <w:sz w:val="15"/>
              </w:rPr>
            </w:pPr>
            <w:r>
              <w:rPr>
                <w:sz w:val="15"/>
              </w:rPr>
              <w:t>0.49</w:t>
            </w:r>
          </w:p>
        </w:tc>
        <w:tc>
          <w:tcPr>
            <w:tcW w:w="1144" w:type="dxa"/>
          </w:tcPr>
          <w:p w14:paraId="5FC8D08B" w14:textId="77777777" w:rsidR="00054221" w:rsidRDefault="00BD4E74">
            <w:pPr>
              <w:pStyle w:val="TableParagraph"/>
              <w:spacing w:before="12" w:line="144" w:lineRule="exact"/>
              <w:ind w:left="431"/>
              <w:jc w:val="left"/>
              <w:rPr>
                <w:sz w:val="15"/>
              </w:rPr>
            </w:pPr>
            <w:r>
              <w:rPr>
                <w:sz w:val="15"/>
              </w:rPr>
              <w:t>0.65</w:t>
            </w:r>
          </w:p>
        </w:tc>
        <w:tc>
          <w:tcPr>
            <w:tcW w:w="791" w:type="dxa"/>
          </w:tcPr>
          <w:p w14:paraId="35F55A5C" w14:textId="77777777" w:rsidR="00054221" w:rsidRDefault="00BD4E74">
            <w:pPr>
              <w:pStyle w:val="TableParagraph"/>
              <w:spacing w:before="12" w:line="144" w:lineRule="exact"/>
              <w:ind w:left="86" w:right="86"/>
              <w:rPr>
                <w:sz w:val="15"/>
              </w:rPr>
            </w:pPr>
            <w:r>
              <w:rPr>
                <w:w w:val="105"/>
                <w:sz w:val="15"/>
              </w:rPr>
              <w:t>0.16***</w:t>
            </w:r>
          </w:p>
        </w:tc>
        <w:tc>
          <w:tcPr>
            <w:tcW w:w="624" w:type="dxa"/>
          </w:tcPr>
          <w:p w14:paraId="20984A8C" w14:textId="77777777" w:rsidR="00054221" w:rsidRDefault="00BD4E74">
            <w:pPr>
              <w:pStyle w:val="TableParagraph"/>
              <w:spacing w:before="12" w:line="144" w:lineRule="exact"/>
              <w:ind w:left="80" w:right="81"/>
              <w:rPr>
                <w:sz w:val="15"/>
              </w:rPr>
            </w:pPr>
            <w:r>
              <w:rPr>
                <w:sz w:val="15"/>
              </w:rPr>
              <w:t>0.44</w:t>
            </w:r>
          </w:p>
        </w:tc>
        <w:tc>
          <w:tcPr>
            <w:tcW w:w="1144" w:type="dxa"/>
          </w:tcPr>
          <w:p w14:paraId="0D70AF82" w14:textId="77777777" w:rsidR="00054221" w:rsidRDefault="00BD4E74">
            <w:pPr>
              <w:pStyle w:val="TableParagraph"/>
              <w:spacing w:before="12" w:line="144" w:lineRule="exact"/>
              <w:ind w:left="430"/>
              <w:jc w:val="left"/>
              <w:rPr>
                <w:sz w:val="15"/>
              </w:rPr>
            </w:pPr>
            <w:r>
              <w:rPr>
                <w:sz w:val="15"/>
              </w:rPr>
              <w:t>0.42</w:t>
            </w:r>
          </w:p>
        </w:tc>
        <w:tc>
          <w:tcPr>
            <w:tcW w:w="626" w:type="dxa"/>
          </w:tcPr>
          <w:p w14:paraId="3709CF1E" w14:textId="77777777" w:rsidR="00054221" w:rsidRDefault="00BD4E74">
            <w:pPr>
              <w:pStyle w:val="TableParagraph"/>
              <w:spacing w:before="12" w:line="144" w:lineRule="exact"/>
              <w:ind w:left="83" w:right="86"/>
              <w:rPr>
                <w:sz w:val="15"/>
              </w:rPr>
            </w:pPr>
            <w:r>
              <w:rPr>
                <w:sz w:val="15"/>
              </w:rPr>
              <w:t>-0.02</w:t>
            </w:r>
          </w:p>
        </w:tc>
      </w:tr>
      <w:tr w:rsidR="00054221" w14:paraId="6AAB9913" w14:textId="77777777">
        <w:trPr>
          <w:trHeight w:val="179"/>
        </w:trPr>
        <w:tc>
          <w:tcPr>
            <w:tcW w:w="2529" w:type="dxa"/>
          </w:tcPr>
          <w:p w14:paraId="650791A1" w14:textId="77777777" w:rsidR="00054221" w:rsidRDefault="00BD4E74">
            <w:pPr>
              <w:pStyle w:val="TableParagraph"/>
              <w:spacing w:before="12" w:line="147" w:lineRule="exact"/>
              <w:ind w:right="109"/>
              <w:jc w:val="right"/>
              <w:rPr>
                <w:sz w:val="15"/>
              </w:rPr>
            </w:pPr>
            <w:r>
              <w:rPr>
                <w:sz w:val="15"/>
              </w:rPr>
              <w:t>(0.46)</w:t>
            </w:r>
          </w:p>
        </w:tc>
        <w:tc>
          <w:tcPr>
            <w:tcW w:w="1144" w:type="dxa"/>
          </w:tcPr>
          <w:p w14:paraId="6E6AB869" w14:textId="77777777" w:rsidR="00054221" w:rsidRDefault="00BD4E74">
            <w:pPr>
              <w:pStyle w:val="TableParagraph"/>
              <w:spacing w:before="12" w:line="147" w:lineRule="exact"/>
              <w:ind w:right="369"/>
              <w:jc w:val="right"/>
              <w:rPr>
                <w:sz w:val="15"/>
              </w:rPr>
            </w:pPr>
            <w:r>
              <w:rPr>
                <w:sz w:val="15"/>
              </w:rPr>
              <w:t>(0.50)</w:t>
            </w:r>
          </w:p>
        </w:tc>
        <w:tc>
          <w:tcPr>
            <w:tcW w:w="738" w:type="dxa"/>
          </w:tcPr>
          <w:p w14:paraId="0F3175B4" w14:textId="77777777" w:rsidR="00054221" w:rsidRDefault="00BD4E74">
            <w:pPr>
              <w:pStyle w:val="TableParagraph"/>
              <w:spacing w:before="12" w:line="147" w:lineRule="exact"/>
              <w:ind w:right="166"/>
              <w:jc w:val="right"/>
              <w:rPr>
                <w:sz w:val="15"/>
              </w:rPr>
            </w:pPr>
            <w:r>
              <w:rPr>
                <w:sz w:val="15"/>
              </w:rPr>
              <w:t>(0.00)</w:t>
            </w:r>
          </w:p>
        </w:tc>
        <w:tc>
          <w:tcPr>
            <w:tcW w:w="624" w:type="dxa"/>
          </w:tcPr>
          <w:p w14:paraId="777D410C" w14:textId="77777777" w:rsidR="00054221" w:rsidRDefault="00BD4E74">
            <w:pPr>
              <w:pStyle w:val="TableParagraph"/>
              <w:spacing w:before="12" w:line="147" w:lineRule="exact"/>
              <w:ind w:left="109"/>
              <w:jc w:val="left"/>
              <w:rPr>
                <w:sz w:val="15"/>
              </w:rPr>
            </w:pPr>
            <w:r>
              <w:rPr>
                <w:sz w:val="15"/>
              </w:rPr>
              <w:t>(0.50)</w:t>
            </w:r>
          </w:p>
        </w:tc>
        <w:tc>
          <w:tcPr>
            <w:tcW w:w="1144" w:type="dxa"/>
          </w:tcPr>
          <w:p w14:paraId="1B354E37" w14:textId="77777777" w:rsidR="00054221" w:rsidRDefault="00BD4E74">
            <w:pPr>
              <w:pStyle w:val="TableParagraph"/>
              <w:spacing w:before="12" w:line="147" w:lineRule="exact"/>
              <w:ind w:left="369"/>
              <w:jc w:val="left"/>
              <w:rPr>
                <w:sz w:val="15"/>
              </w:rPr>
            </w:pPr>
            <w:r>
              <w:rPr>
                <w:sz w:val="15"/>
              </w:rPr>
              <w:t>(0.48)</w:t>
            </w:r>
          </w:p>
        </w:tc>
        <w:tc>
          <w:tcPr>
            <w:tcW w:w="791" w:type="dxa"/>
          </w:tcPr>
          <w:p w14:paraId="67065A56" w14:textId="77777777" w:rsidR="00054221" w:rsidRDefault="00BD4E74">
            <w:pPr>
              <w:pStyle w:val="TableParagraph"/>
              <w:spacing w:before="12" w:line="147" w:lineRule="exact"/>
              <w:ind w:left="85" w:right="86"/>
              <w:rPr>
                <w:sz w:val="15"/>
              </w:rPr>
            </w:pPr>
            <w:r>
              <w:rPr>
                <w:sz w:val="15"/>
              </w:rPr>
              <w:t>(0.00)</w:t>
            </w:r>
          </w:p>
        </w:tc>
        <w:tc>
          <w:tcPr>
            <w:tcW w:w="624" w:type="dxa"/>
          </w:tcPr>
          <w:p w14:paraId="79C48495" w14:textId="77777777" w:rsidR="00054221" w:rsidRDefault="00BD4E74">
            <w:pPr>
              <w:pStyle w:val="TableParagraph"/>
              <w:spacing w:before="12" w:line="147" w:lineRule="exact"/>
              <w:ind w:left="80" w:right="82"/>
              <w:rPr>
                <w:sz w:val="15"/>
              </w:rPr>
            </w:pPr>
            <w:r>
              <w:rPr>
                <w:sz w:val="15"/>
              </w:rPr>
              <w:t>(0.50)</w:t>
            </w:r>
          </w:p>
        </w:tc>
        <w:tc>
          <w:tcPr>
            <w:tcW w:w="1144" w:type="dxa"/>
          </w:tcPr>
          <w:p w14:paraId="031F4530" w14:textId="77777777" w:rsidR="00054221" w:rsidRDefault="00BD4E74">
            <w:pPr>
              <w:pStyle w:val="TableParagraph"/>
              <w:spacing w:before="12" w:line="147" w:lineRule="exact"/>
              <w:ind w:left="368"/>
              <w:jc w:val="left"/>
              <w:rPr>
                <w:sz w:val="15"/>
              </w:rPr>
            </w:pPr>
            <w:r>
              <w:rPr>
                <w:sz w:val="15"/>
              </w:rPr>
              <w:t>(0.50)</w:t>
            </w:r>
          </w:p>
        </w:tc>
        <w:tc>
          <w:tcPr>
            <w:tcW w:w="626" w:type="dxa"/>
          </w:tcPr>
          <w:p w14:paraId="61ADFC0E" w14:textId="77777777" w:rsidR="00054221" w:rsidRDefault="00BD4E74">
            <w:pPr>
              <w:pStyle w:val="TableParagraph"/>
              <w:spacing w:before="12" w:line="147" w:lineRule="exact"/>
              <w:ind w:left="83" w:right="87"/>
              <w:rPr>
                <w:sz w:val="15"/>
              </w:rPr>
            </w:pPr>
            <w:r>
              <w:rPr>
                <w:sz w:val="15"/>
              </w:rPr>
              <w:t>(0.73)</w:t>
            </w:r>
          </w:p>
        </w:tc>
      </w:tr>
      <w:tr w:rsidR="00054221" w14:paraId="1FC3DE24" w14:textId="77777777">
        <w:trPr>
          <w:trHeight w:val="216"/>
        </w:trPr>
        <w:tc>
          <w:tcPr>
            <w:tcW w:w="2529" w:type="dxa"/>
            <w:tcBorders>
              <w:bottom w:val="double" w:sz="1" w:space="0" w:color="000000"/>
            </w:tcBorders>
          </w:tcPr>
          <w:p w14:paraId="541C65A3" w14:textId="77777777" w:rsidR="00054221" w:rsidRDefault="00BD4E74">
            <w:pPr>
              <w:pStyle w:val="TableParagraph"/>
              <w:tabs>
                <w:tab w:val="right" w:pos="2334"/>
              </w:tabs>
              <w:spacing w:before="15" w:line="240" w:lineRule="auto"/>
              <w:ind w:left="111"/>
              <w:jc w:val="left"/>
              <w:rPr>
                <w:sz w:val="15"/>
              </w:rPr>
            </w:pPr>
            <w:r>
              <w:rPr>
                <w:sz w:val="15"/>
              </w:rPr>
              <w:t>Observations</w:t>
            </w:r>
            <w:r>
              <w:rPr>
                <w:rFonts w:ascii="Times New Roman"/>
                <w:sz w:val="15"/>
              </w:rPr>
              <w:tab/>
            </w:r>
            <w:r>
              <w:rPr>
                <w:sz w:val="15"/>
              </w:rPr>
              <w:t>610</w:t>
            </w:r>
          </w:p>
        </w:tc>
        <w:tc>
          <w:tcPr>
            <w:tcW w:w="1144" w:type="dxa"/>
            <w:tcBorders>
              <w:bottom w:val="double" w:sz="1" w:space="0" w:color="000000"/>
            </w:tcBorders>
          </w:tcPr>
          <w:p w14:paraId="60740218" w14:textId="77777777" w:rsidR="00054221" w:rsidRDefault="00BD4E74">
            <w:pPr>
              <w:pStyle w:val="TableParagraph"/>
              <w:spacing w:before="15" w:line="240" w:lineRule="auto"/>
              <w:ind w:left="95" w:right="95"/>
              <w:rPr>
                <w:sz w:val="15"/>
              </w:rPr>
            </w:pPr>
            <w:r>
              <w:rPr>
                <w:sz w:val="15"/>
              </w:rPr>
              <w:t>233</w:t>
            </w:r>
          </w:p>
        </w:tc>
        <w:tc>
          <w:tcPr>
            <w:tcW w:w="738" w:type="dxa"/>
            <w:tcBorders>
              <w:bottom w:val="double" w:sz="1" w:space="0" w:color="000000"/>
            </w:tcBorders>
          </w:tcPr>
          <w:p w14:paraId="5D81316D" w14:textId="77777777" w:rsidR="00054221" w:rsidRDefault="00BD4E74">
            <w:pPr>
              <w:pStyle w:val="TableParagraph"/>
              <w:spacing w:before="15" w:line="240" w:lineRule="auto"/>
              <w:ind w:left="76" w:right="76"/>
              <w:rPr>
                <w:sz w:val="15"/>
              </w:rPr>
            </w:pPr>
            <w:r>
              <w:rPr>
                <w:sz w:val="15"/>
              </w:rPr>
              <w:t>843</w:t>
            </w:r>
          </w:p>
        </w:tc>
        <w:tc>
          <w:tcPr>
            <w:tcW w:w="624" w:type="dxa"/>
            <w:tcBorders>
              <w:bottom w:val="double" w:sz="1" w:space="0" w:color="000000"/>
            </w:tcBorders>
          </w:tcPr>
          <w:p w14:paraId="40521337" w14:textId="77777777" w:rsidR="00054221" w:rsidRDefault="00BD4E74">
            <w:pPr>
              <w:pStyle w:val="TableParagraph"/>
              <w:spacing w:before="15" w:line="240" w:lineRule="auto"/>
              <w:ind w:left="193"/>
              <w:jc w:val="left"/>
              <w:rPr>
                <w:sz w:val="15"/>
              </w:rPr>
            </w:pPr>
            <w:r>
              <w:rPr>
                <w:sz w:val="15"/>
              </w:rPr>
              <w:t>760</w:t>
            </w:r>
          </w:p>
        </w:tc>
        <w:tc>
          <w:tcPr>
            <w:tcW w:w="1144" w:type="dxa"/>
            <w:tcBorders>
              <w:bottom w:val="double" w:sz="1" w:space="0" w:color="000000"/>
            </w:tcBorders>
          </w:tcPr>
          <w:p w14:paraId="27B7FF0C" w14:textId="77777777" w:rsidR="00054221" w:rsidRDefault="00BD4E74">
            <w:pPr>
              <w:pStyle w:val="TableParagraph"/>
              <w:spacing w:before="15" w:line="240" w:lineRule="auto"/>
              <w:ind w:left="453"/>
              <w:jc w:val="left"/>
              <w:rPr>
                <w:sz w:val="15"/>
              </w:rPr>
            </w:pPr>
            <w:r>
              <w:rPr>
                <w:sz w:val="15"/>
              </w:rPr>
              <w:t>324</w:t>
            </w:r>
          </w:p>
        </w:tc>
        <w:tc>
          <w:tcPr>
            <w:tcW w:w="791" w:type="dxa"/>
            <w:tcBorders>
              <w:bottom w:val="double" w:sz="1" w:space="0" w:color="000000"/>
            </w:tcBorders>
          </w:tcPr>
          <w:p w14:paraId="58C02F92" w14:textId="77777777" w:rsidR="00054221" w:rsidRDefault="00BD4E74">
            <w:pPr>
              <w:pStyle w:val="TableParagraph"/>
              <w:spacing w:before="15" w:line="240" w:lineRule="auto"/>
              <w:ind w:left="86" w:right="86"/>
              <w:rPr>
                <w:sz w:val="15"/>
              </w:rPr>
            </w:pPr>
            <w:r>
              <w:rPr>
                <w:sz w:val="15"/>
              </w:rPr>
              <w:t>1,084</w:t>
            </w:r>
          </w:p>
        </w:tc>
        <w:tc>
          <w:tcPr>
            <w:tcW w:w="624" w:type="dxa"/>
            <w:tcBorders>
              <w:bottom w:val="double" w:sz="1" w:space="0" w:color="000000"/>
            </w:tcBorders>
          </w:tcPr>
          <w:p w14:paraId="5FEDE76D" w14:textId="77777777" w:rsidR="00054221" w:rsidRDefault="00BD4E74">
            <w:pPr>
              <w:pStyle w:val="TableParagraph"/>
              <w:spacing w:before="15" w:line="240" w:lineRule="auto"/>
              <w:ind w:left="80" w:right="81"/>
              <w:rPr>
                <w:sz w:val="15"/>
              </w:rPr>
            </w:pPr>
            <w:r>
              <w:rPr>
                <w:sz w:val="15"/>
              </w:rPr>
              <w:t>294</w:t>
            </w:r>
          </w:p>
        </w:tc>
        <w:tc>
          <w:tcPr>
            <w:tcW w:w="1144" w:type="dxa"/>
            <w:tcBorders>
              <w:bottom w:val="double" w:sz="1" w:space="0" w:color="000000"/>
            </w:tcBorders>
          </w:tcPr>
          <w:p w14:paraId="44D4364F" w14:textId="77777777" w:rsidR="00054221" w:rsidRDefault="00BD4E74">
            <w:pPr>
              <w:pStyle w:val="TableParagraph"/>
              <w:spacing w:before="15" w:line="240" w:lineRule="auto"/>
              <w:ind w:left="95" w:right="96"/>
              <w:rPr>
                <w:sz w:val="15"/>
              </w:rPr>
            </w:pPr>
            <w:r>
              <w:rPr>
                <w:sz w:val="15"/>
              </w:rPr>
              <w:t>65</w:t>
            </w:r>
          </w:p>
        </w:tc>
        <w:tc>
          <w:tcPr>
            <w:tcW w:w="626" w:type="dxa"/>
            <w:tcBorders>
              <w:bottom w:val="double" w:sz="1" w:space="0" w:color="000000"/>
            </w:tcBorders>
          </w:tcPr>
          <w:p w14:paraId="1C345C41" w14:textId="77777777" w:rsidR="00054221" w:rsidRDefault="00BD4E74">
            <w:pPr>
              <w:pStyle w:val="TableParagraph"/>
              <w:spacing w:before="15" w:line="240" w:lineRule="auto"/>
              <w:ind w:left="83" w:right="86"/>
              <w:rPr>
                <w:sz w:val="15"/>
              </w:rPr>
            </w:pPr>
            <w:r>
              <w:rPr>
                <w:sz w:val="15"/>
              </w:rPr>
              <w:t>359</w:t>
            </w:r>
          </w:p>
        </w:tc>
      </w:tr>
    </w:tbl>
    <w:p w14:paraId="382DCB38" w14:textId="09C9307E" w:rsidR="00054221" w:rsidRDefault="00BD4E74">
      <w:pPr>
        <w:spacing w:before="43"/>
        <w:ind w:left="155"/>
        <w:jc w:val="both"/>
        <w:rPr>
          <w:sz w:val="15"/>
        </w:rPr>
      </w:pPr>
      <w:r>
        <w:rPr>
          <w:noProof/>
          <w:color w:val="2B579A"/>
          <w:shd w:val="clear" w:color="auto" w:fill="E6E6E6"/>
        </w:rPr>
        <mc:AlternateContent>
          <mc:Choice Requires="wps">
            <w:drawing>
              <wp:anchor distT="0" distB="0" distL="114300" distR="114300" simplePos="0" relativeHeight="251658270" behindDoc="1" locked="0" layoutInCell="1" allowOverlap="1" wp14:anchorId="5FA1CB2D" wp14:editId="3D9149CE">
                <wp:simplePos x="0" y="0"/>
                <wp:positionH relativeFrom="page">
                  <wp:posOffset>914400</wp:posOffset>
                </wp:positionH>
                <wp:positionV relativeFrom="paragraph">
                  <wp:posOffset>-135255</wp:posOffset>
                </wp:positionV>
                <wp:extent cx="5943600" cy="0"/>
                <wp:effectExtent l="0" t="0" r="0" b="0"/>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46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0F315F6">
              <v:line id="Line 23" style="position:absolute;z-index:-20167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304mm" from="1in,-10.65pt" to="540pt,-10.65pt" w14:anchorId="5BCAB8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">
                <w10:wrap anchorx="page"/>
              </v:line>
            </w:pict>
          </mc:Fallback>
        </mc:AlternateContent>
      </w:r>
      <w:r>
        <w:rPr>
          <w:sz w:val="15"/>
        </w:rPr>
        <w:t>Note:</w:t>
      </w:r>
      <w:r>
        <w:rPr>
          <w:spacing w:val="34"/>
          <w:sz w:val="15"/>
        </w:rPr>
        <w:t xml:space="preserve"> </w:t>
      </w:r>
      <w:r>
        <w:rPr>
          <w:sz w:val="15"/>
        </w:rPr>
        <w:t>Robust</w:t>
      </w:r>
      <w:r>
        <w:rPr>
          <w:spacing w:val="17"/>
          <w:sz w:val="15"/>
        </w:rPr>
        <w:t xml:space="preserve"> </w:t>
      </w:r>
      <w:r>
        <w:rPr>
          <w:sz w:val="15"/>
        </w:rPr>
        <w:t>standard</w:t>
      </w:r>
      <w:r>
        <w:rPr>
          <w:spacing w:val="17"/>
          <w:sz w:val="15"/>
        </w:rPr>
        <w:t xml:space="preserve"> </w:t>
      </w:r>
      <w:r>
        <w:rPr>
          <w:sz w:val="15"/>
        </w:rPr>
        <w:t>errors</w:t>
      </w:r>
      <w:r>
        <w:rPr>
          <w:spacing w:val="17"/>
          <w:sz w:val="15"/>
        </w:rPr>
        <w:t xml:space="preserve"> </w:t>
      </w:r>
      <w:r>
        <w:rPr>
          <w:sz w:val="15"/>
        </w:rPr>
        <w:t>in</w:t>
      </w:r>
      <w:r>
        <w:rPr>
          <w:spacing w:val="17"/>
          <w:sz w:val="15"/>
        </w:rPr>
        <w:t xml:space="preserve"> </w:t>
      </w:r>
      <w:r>
        <w:rPr>
          <w:sz w:val="15"/>
        </w:rPr>
        <w:t>parentheses;</w:t>
      </w:r>
      <w:r>
        <w:rPr>
          <w:spacing w:val="17"/>
          <w:sz w:val="15"/>
        </w:rPr>
        <w:t xml:space="preserve"> </w:t>
      </w:r>
      <w:r>
        <w:rPr>
          <w:sz w:val="15"/>
        </w:rPr>
        <w:t>*</w:t>
      </w:r>
      <w:r>
        <w:rPr>
          <w:spacing w:val="17"/>
          <w:sz w:val="15"/>
        </w:rPr>
        <w:t xml:space="preserve"> </w:t>
      </w:r>
      <w:r>
        <w:rPr>
          <w:sz w:val="15"/>
        </w:rPr>
        <w:t>p</w:t>
      </w:r>
      <w:r>
        <w:rPr>
          <w:rFonts w:ascii="Verdana"/>
          <w:i/>
          <w:sz w:val="15"/>
        </w:rPr>
        <w:t>&lt;</w:t>
      </w:r>
      <w:r>
        <w:rPr>
          <w:sz w:val="15"/>
        </w:rPr>
        <w:t>0.05,</w:t>
      </w:r>
      <w:r>
        <w:rPr>
          <w:spacing w:val="17"/>
          <w:sz w:val="15"/>
        </w:rPr>
        <w:t xml:space="preserve"> </w:t>
      </w:r>
      <w:r>
        <w:rPr>
          <w:sz w:val="15"/>
        </w:rPr>
        <w:t>**</w:t>
      </w:r>
      <w:r>
        <w:rPr>
          <w:spacing w:val="17"/>
          <w:sz w:val="15"/>
        </w:rPr>
        <w:t xml:space="preserve"> </w:t>
      </w:r>
      <w:r>
        <w:rPr>
          <w:sz w:val="15"/>
        </w:rPr>
        <w:t>p</w:t>
      </w:r>
      <w:r>
        <w:rPr>
          <w:rFonts w:ascii="Verdana"/>
          <w:i/>
          <w:sz w:val="15"/>
        </w:rPr>
        <w:t>&lt;</w:t>
      </w:r>
      <w:r>
        <w:rPr>
          <w:sz w:val="15"/>
        </w:rPr>
        <w:t>0.01,</w:t>
      </w:r>
      <w:r>
        <w:rPr>
          <w:spacing w:val="17"/>
          <w:sz w:val="15"/>
        </w:rPr>
        <w:t xml:space="preserve"> </w:t>
      </w:r>
      <w:r>
        <w:rPr>
          <w:sz w:val="15"/>
        </w:rPr>
        <w:t>***</w:t>
      </w:r>
      <w:r>
        <w:rPr>
          <w:spacing w:val="17"/>
          <w:sz w:val="15"/>
        </w:rPr>
        <w:t xml:space="preserve"> </w:t>
      </w:r>
      <w:r>
        <w:rPr>
          <w:sz w:val="15"/>
        </w:rPr>
        <w:t>p</w:t>
      </w:r>
      <w:r>
        <w:rPr>
          <w:rFonts w:ascii="Verdana"/>
          <w:i/>
          <w:sz w:val="15"/>
        </w:rPr>
        <w:t>&lt;</w:t>
      </w:r>
      <w:r>
        <w:rPr>
          <w:sz w:val="15"/>
        </w:rPr>
        <w:t>0.001.</w:t>
      </w:r>
    </w:p>
    <w:p w14:paraId="4FD9E967" w14:textId="77777777" w:rsidR="00054221" w:rsidRDefault="00054221">
      <w:pPr>
        <w:pStyle w:val="BodyText"/>
        <w:spacing w:before="1"/>
        <w:rPr>
          <w:sz w:val="27"/>
        </w:rPr>
      </w:pPr>
    </w:p>
    <w:p w14:paraId="75DBE7E3" w14:textId="02A67309" w:rsidR="00054221" w:rsidRDefault="00BD4E74">
      <w:pPr>
        <w:pStyle w:val="BodyText"/>
        <w:spacing w:line="314" w:lineRule="auto"/>
        <w:ind w:left="120" w:right="575"/>
        <w:jc w:val="both"/>
      </w:pPr>
      <w:r>
        <w:t xml:space="preserve">Comparing the results of </w:t>
      </w:r>
      <w:r w:rsidR="03E007A1">
        <w:t xml:space="preserve">the </w:t>
      </w:r>
      <w:r>
        <w:t>extremely short remote module (5 questions) with the standard expen</w:t>
      </w:r>
      <w:r>
        <w:rPr>
          <w:spacing w:val="-1"/>
        </w:rPr>
        <w:t>diture</w:t>
      </w:r>
      <w:r>
        <w:rPr>
          <w:spacing w:val="-6"/>
        </w:rPr>
        <w:t xml:space="preserve"> </w:t>
      </w:r>
      <w:r w:rsidR="0B187E6F">
        <w:rPr>
          <w:spacing w:val="-6"/>
        </w:rPr>
        <w:t xml:space="preserve">module </w:t>
      </w:r>
      <w:r>
        <w:rPr>
          <w:spacing w:val="-1"/>
        </w:rPr>
        <w:t>(excluding</w:t>
      </w:r>
      <w:r>
        <w:rPr>
          <w:spacing w:val="-5"/>
        </w:rPr>
        <w:t xml:space="preserve"> </w:t>
      </w:r>
      <w:r>
        <w:rPr>
          <w:spacing w:val="-1"/>
        </w:rPr>
        <w:t>Myanmar</w:t>
      </w:r>
      <w:r>
        <w:rPr>
          <w:spacing w:val="-5"/>
        </w:rPr>
        <w:t xml:space="preserve"> </w:t>
      </w:r>
      <w:r>
        <w:rPr>
          <w:spacing w:val="-1"/>
        </w:rPr>
        <w:t>data)</w:t>
      </w:r>
      <w:r>
        <w:rPr>
          <w:spacing w:val="-5"/>
        </w:rPr>
        <w:t xml:space="preserve"> </w:t>
      </w:r>
      <w:r>
        <w:t>shows</w:t>
      </w:r>
      <w:r>
        <w:rPr>
          <w:spacing w:val="-5"/>
        </w:rPr>
        <w:t xml:space="preserve"> </w:t>
      </w:r>
      <w:r>
        <w:t>that</w:t>
      </w:r>
      <w:r>
        <w:rPr>
          <w:spacing w:val="-6"/>
        </w:rPr>
        <w:t xml:space="preserve"> </w:t>
      </w:r>
      <w:r>
        <w:t>the</w:t>
      </w:r>
      <w:r>
        <w:rPr>
          <w:spacing w:val="-5"/>
        </w:rPr>
        <w:t xml:space="preserve"> </w:t>
      </w:r>
      <w:r>
        <w:t>extremely</w:t>
      </w:r>
      <w:r>
        <w:rPr>
          <w:spacing w:val="-5"/>
        </w:rPr>
        <w:t xml:space="preserve"> </w:t>
      </w:r>
      <w:r>
        <w:t>short</w:t>
      </w:r>
      <w:r>
        <w:rPr>
          <w:spacing w:val="-5"/>
        </w:rPr>
        <w:t xml:space="preserve"> </w:t>
      </w:r>
      <w:r>
        <w:t>module</w:t>
      </w:r>
      <w:r>
        <w:rPr>
          <w:spacing w:val="-5"/>
        </w:rPr>
        <w:t xml:space="preserve"> </w:t>
      </w:r>
      <w:r>
        <w:t>significantly</w:t>
      </w:r>
      <w:r>
        <w:rPr>
          <w:spacing w:val="-6"/>
        </w:rPr>
        <w:t xml:space="preserve"> </w:t>
      </w:r>
      <w:r>
        <w:t>inflates</w:t>
      </w:r>
      <w:r>
        <w:rPr>
          <w:spacing w:val="-5"/>
        </w:rPr>
        <w:t xml:space="preserve"> </w:t>
      </w:r>
      <w:r>
        <w:t>the</w:t>
      </w:r>
      <w:r>
        <w:rPr>
          <w:spacing w:val="-51"/>
        </w:rPr>
        <w:t xml:space="preserve"> </w:t>
      </w:r>
      <w:r>
        <w:t>FES</w:t>
      </w:r>
      <w:r>
        <w:rPr>
          <w:spacing w:val="30"/>
        </w:rPr>
        <w:t xml:space="preserve"> </w:t>
      </w:r>
      <w:r>
        <w:t>in</w:t>
      </w:r>
      <w:r>
        <w:rPr>
          <w:spacing w:val="29"/>
        </w:rPr>
        <w:t xml:space="preserve"> </w:t>
      </w:r>
      <w:r>
        <w:t>aggregate</w:t>
      </w:r>
      <w:r>
        <w:rPr>
          <w:spacing w:val="31"/>
        </w:rPr>
        <w:t xml:space="preserve"> </w:t>
      </w:r>
      <w:r>
        <w:t>terms</w:t>
      </w:r>
      <w:r>
        <w:rPr>
          <w:spacing w:val="30"/>
        </w:rPr>
        <w:t xml:space="preserve"> </w:t>
      </w:r>
      <w:r>
        <w:t>across</w:t>
      </w:r>
      <w:r>
        <w:rPr>
          <w:spacing w:val="30"/>
        </w:rPr>
        <w:t xml:space="preserve"> </w:t>
      </w:r>
      <w:r>
        <w:t>the</w:t>
      </w:r>
      <w:r>
        <w:rPr>
          <w:spacing w:val="30"/>
        </w:rPr>
        <w:t xml:space="preserve"> </w:t>
      </w:r>
      <w:r>
        <w:t>two</w:t>
      </w:r>
      <w:r>
        <w:rPr>
          <w:spacing w:val="29"/>
        </w:rPr>
        <w:t xml:space="preserve"> </w:t>
      </w:r>
      <w:r>
        <w:t>countries</w:t>
      </w:r>
      <w:r>
        <w:rPr>
          <w:spacing w:val="29"/>
        </w:rPr>
        <w:t xml:space="preserve"> </w:t>
      </w:r>
      <w:r>
        <w:t>(Ecuador,</w:t>
      </w:r>
      <w:r>
        <w:rPr>
          <w:spacing w:val="36"/>
        </w:rPr>
        <w:t xml:space="preserve"> </w:t>
      </w:r>
      <w:r>
        <w:t>9%,</w:t>
      </w:r>
      <w:r>
        <w:rPr>
          <w:spacing w:val="35"/>
        </w:rPr>
        <w:t xml:space="preserve"> </w:t>
      </w:r>
      <w:r>
        <w:t>CAR,</w:t>
      </w:r>
      <w:r>
        <w:rPr>
          <w:spacing w:val="31"/>
        </w:rPr>
        <w:t xml:space="preserve"> </w:t>
      </w:r>
      <w:r>
        <w:lastRenderedPageBreak/>
        <w:t>11%).</w:t>
      </w:r>
      <w:r>
        <w:rPr>
          <w:spacing w:val="41"/>
        </w:rPr>
        <w:t xml:space="preserve"> </w:t>
      </w:r>
      <w:r>
        <w:t>In</w:t>
      </w:r>
      <w:r>
        <w:rPr>
          <w:spacing w:val="30"/>
        </w:rPr>
        <w:t xml:space="preserve"> </w:t>
      </w:r>
      <w:r>
        <w:t>terms</w:t>
      </w:r>
      <w:r>
        <w:rPr>
          <w:spacing w:val="30"/>
        </w:rPr>
        <w:t xml:space="preserve"> </w:t>
      </w:r>
      <w:r>
        <w:t>of</w:t>
      </w:r>
      <w:r>
        <w:rPr>
          <w:spacing w:val="30"/>
        </w:rPr>
        <w:t xml:space="preserve"> </w:t>
      </w:r>
      <w:r>
        <w:t>food</w:t>
      </w:r>
    </w:p>
    <w:p w14:paraId="105BD6A5" w14:textId="77777777" w:rsidR="00054221" w:rsidRDefault="00054221">
      <w:pPr>
        <w:spacing w:line="314" w:lineRule="auto"/>
        <w:jc w:val="both"/>
        <w:sectPr w:rsidR="00054221">
          <w:pgSz w:w="12240" w:h="15840"/>
          <w:pgMar w:top="1340" w:right="860" w:bottom="1080" w:left="1320" w:header="0" w:footer="888" w:gutter="0"/>
          <w:cols w:space="720"/>
        </w:sectPr>
      </w:pPr>
    </w:p>
    <w:p w14:paraId="2E463010" w14:textId="43455C06" w:rsidR="00054221" w:rsidRDefault="00BD4E74">
      <w:pPr>
        <w:pStyle w:val="BodyText"/>
        <w:spacing w:before="117" w:line="314" w:lineRule="auto"/>
        <w:ind w:left="120" w:right="575"/>
        <w:jc w:val="both"/>
      </w:pPr>
      <w:r>
        <w:rPr>
          <w:w w:val="95"/>
        </w:rPr>
        <w:lastRenderedPageBreak/>
        <w:t>insecurity classification, using the extremely short module significantly classifies more households</w:t>
      </w:r>
      <w:r>
        <w:rPr>
          <w:spacing w:val="1"/>
          <w:w w:val="95"/>
        </w:rPr>
        <w:t xml:space="preserve"> </w:t>
      </w:r>
      <w:r w:rsidR="63021139">
        <w:t xml:space="preserve">(Ecuador, 22% and CAR, 19%) </w:t>
      </w:r>
      <w:r>
        <w:rPr>
          <w:spacing w:val="-4"/>
        </w:rPr>
        <w:t>into</w:t>
      </w:r>
      <w:r>
        <w:t xml:space="preserve"> </w:t>
      </w:r>
      <w:r>
        <w:rPr>
          <w:spacing w:val="-3"/>
        </w:rPr>
        <w:t>FES</w:t>
      </w:r>
      <w:r>
        <w:t xml:space="preserve"> </w:t>
      </w:r>
      <w:r>
        <w:rPr>
          <w:spacing w:val="-3"/>
        </w:rPr>
        <w:t>category</w:t>
      </w:r>
      <w:r>
        <w:t xml:space="preserve"> </w:t>
      </w:r>
      <w:r>
        <w:rPr>
          <w:spacing w:val="-4"/>
        </w:rPr>
        <w:t>4</w:t>
      </w:r>
      <w:r>
        <w:t xml:space="preserve"> </w:t>
      </w:r>
      <w:r>
        <w:rPr>
          <w:spacing w:val="-3"/>
        </w:rPr>
        <w:t>(FES</w:t>
      </w:r>
      <w:r>
        <w:t xml:space="preserve"> </w:t>
      </w:r>
      <w:r>
        <w:rPr>
          <w:spacing w:val="-3"/>
        </w:rPr>
        <w:t>&gt;=</w:t>
      </w:r>
      <w:r>
        <w:t xml:space="preserve"> 75</w:t>
      </w:r>
      <w:r w:rsidR="274E7990">
        <w:t>%</w:t>
      </w:r>
      <w:r>
        <w:rPr>
          <w:spacing w:val="-3"/>
        </w:rPr>
        <w:t>)</w:t>
      </w:r>
      <w:r>
        <w:t xml:space="preserve"> </w:t>
      </w:r>
      <w:r>
        <w:rPr>
          <w:spacing w:val="-4"/>
        </w:rPr>
        <w:t>than</w:t>
      </w:r>
      <w:r>
        <w:t xml:space="preserve"> </w:t>
      </w:r>
      <w:r>
        <w:rPr>
          <w:spacing w:val="-3"/>
        </w:rPr>
        <w:t>the</w:t>
      </w:r>
      <w:r>
        <w:t xml:space="preserve"> </w:t>
      </w:r>
      <w:r>
        <w:rPr>
          <w:spacing w:val="-3"/>
        </w:rPr>
        <w:t>standard</w:t>
      </w:r>
      <w:r>
        <w:t xml:space="preserve"> </w:t>
      </w:r>
      <w:r>
        <w:rPr>
          <w:spacing w:val="-4"/>
        </w:rPr>
        <w:t>expenditure</w:t>
      </w:r>
      <w:r>
        <w:t xml:space="preserve"> </w:t>
      </w:r>
      <w:proofErr w:type="gramStart"/>
      <w:r>
        <w:rPr>
          <w:spacing w:val="-5"/>
        </w:rPr>
        <w:t>module</w:t>
      </w:r>
      <w:r>
        <w:t xml:space="preserve"> .</w:t>
      </w:r>
      <w:proofErr w:type="gramEnd"/>
    </w:p>
    <w:p w14:paraId="55AEB186" w14:textId="0B06125C" w:rsidR="00054221" w:rsidRDefault="00BD4E74">
      <w:pPr>
        <w:pStyle w:val="BodyText"/>
        <w:spacing w:before="158" w:line="259" w:lineRule="auto"/>
        <w:ind w:left="1013" w:right="1467"/>
      </w:pPr>
      <w:r>
        <w:rPr>
          <w:noProof/>
          <w:color w:val="2B579A"/>
          <w:shd w:val="clear" w:color="auto" w:fill="E6E6E6"/>
        </w:rPr>
        <mc:AlternateContent>
          <mc:Choice Requires="wps">
            <w:drawing>
              <wp:anchor distT="0" distB="0" distL="114300" distR="114300" simplePos="0" relativeHeight="251658271" behindDoc="1" locked="0" layoutInCell="1" allowOverlap="1" wp14:anchorId="5CFC5E4E" wp14:editId="5A0D07E8">
                <wp:simplePos x="0" y="0"/>
                <wp:positionH relativeFrom="page">
                  <wp:posOffset>1481455</wp:posOffset>
                </wp:positionH>
                <wp:positionV relativeFrom="paragraph">
                  <wp:posOffset>857250</wp:posOffset>
                </wp:positionV>
                <wp:extent cx="4809490" cy="0"/>
                <wp:effectExtent l="0" t="0" r="0" b="0"/>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0949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A3DA18D">
              <v:line id="Line 22" style="position:absolute;z-index:-20167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116.65pt,67.5pt" to="495.35pt,67.5pt" w14:anchorId="400CCD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">
                <w10:wrap anchorx="page"/>
              </v:line>
            </w:pict>
          </mc:Fallback>
        </mc:AlternateContent>
      </w:r>
      <w:r>
        <w:t>Table 20:</w:t>
      </w:r>
      <w:r>
        <w:rPr>
          <w:spacing w:val="20"/>
        </w:rPr>
        <w:t xml:space="preserve"> </w:t>
      </w:r>
      <w:r>
        <w:t>Impact</w:t>
      </w:r>
      <w:r>
        <w:rPr>
          <w:spacing w:val="1"/>
        </w:rPr>
        <w:t xml:space="preserve"> </w:t>
      </w:r>
      <w:r>
        <w:t>of</w:t>
      </w:r>
      <w:r>
        <w:rPr>
          <w:spacing w:val="1"/>
        </w:rPr>
        <w:t xml:space="preserve"> </w:t>
      </w:r>
      <w:r>
        <w:t>Module</w:t>
      </w:r>
      <w:r>
        <w:rPr>
          <w:spacing w:val="1"/>
        </w:rPr>
        <w:t xml:space="preserve"> </w:t>
      </w:r>
      <w:r>
        <w:t>Length</w:t>
      </w:r>
      <w:r>
        <w:rPr>
          <w:spacing w:val="1"/>
        </w:rPr>
        <w:t xml:space="preserve"> </w:t>
      </w:r>
      <w:r>
        <w:t>on</w:t>
      </w:r>
      <w:r>
        <w:rPr>
          <w:spacing w:val="1"/>
        </w:rPr>
        <w:t xml:space="preserve"> </w:t>
      </w:r>
      <w:r>
        <w:t>Expenditure</w:t>
      </w:r>
      <w:r w:rsidR="3879BDD7">
        <w:t>s</w:t>
      </w:r>
      <w:r>
        <w:rPr>
          <w:spacing w:val="2"/>
        </w:rPr>
        <w:t xml:space="preserve"> </w:t>
      </w:r>
      <w:r>
        <w:t>and FES:</w:t>
      </w:r>
      <w:r>
        <w:rPr>
          <w:spacing w:val="1"/>
        </w:rPr>
        <w:t xml:space="preserve"> </w:t>
      </w:r>
      <w:r>
        <w:t>F2F</w:t>
      </w:r>
      <w:r>
        <w:rPr>
          <w:spacing w:val="1"/>
        </w:rPr>
        <w:t xml:space="preserve"> </w:t>
      </w:r>
      <w:r>
        <w:t>vs.</w:t>
      </w:r>
      <w:r>
        <w:rPr>
          <w:spacing w:val="20"/>
        </w:rPr>
        <w:t xml:space="preserve"> </w:t>
      </w:r>
      <w:r>
        <w:t>Remote</w:t>
      </w:r>
      <w:r>
        <w:rPr>
          <w:spacing w:val="-50"/>
        </w:rPr>
        <w:t xml:space="preserve"> </w:t>
      </w:r>
      <w:r>
        <w:t>Short</w:t>
      </w:r>
    </w:p>
    <w:p w14:paraId="29DD481C" w14:textId="77777777" w:rsidR="00054221" w:rsidRDefault="00054221">
      <w:pPr>
        <w:pStyle w:val="BodyText"/>
        <w:spacing w:before="3"/>
        <w:rPr>
          <w:sz w:val="21"/>
        </w:rPr>
      </w:pPr>
    </w:p>
    <w:tbl>
      <w:tblPr>
        <w:tblW w:w="0" w:type="auto"/>
        <w:tblInd w:w="1020" w:type="dxa"/>
        <w:tblLayout w:type="fixed"/>
        <w:tblCellMar>
          <w:left w:w="0" w:type="dxa"/>
          <w:right w:w="0" w:type="dxa"/>
        </w:tblCellMar>
        <w:tblLook w:val="01E0" w:firstRow="1" w:lastRow="1" w:firstColumn="1" w:lastColumn="1" w:noHBand="0" w:noVBand="0"/>
      </w:tblPr>
      <w:tblGrid>
        <w:gridCol w:w="2722"/>
        <w:gridCol w:w="1266"/>
        <w:gridCol w:w="850"/>
        <w:gridCol w:w="671"/>
        <w:gridCol w:w="1266"/>
        <w:gridCol w:w="794"/>
      </w:tblGrid>
      <w:tr w:rsidR="00054221" w14:paraId="58D163DB" w14:textId="77777777">
        <w:trPr>
          <w:trHeight w:val="366"/>
        </w:trPr>
        <w:tc>
          <w:tcPr>
            <w:tcW w:w="2722" w:type="dxa"/>
            <w:tcBorders>
              <w:top w:val="double" w:sz="1" w:space="0" w:color="000000"/>
            </w:tcBorders>
          </w:tcPr>
          <w:p w14:paraId="29241943" w14:textId="77777777" w:rsidR="00054221" w:rsidRDefault="00BD4E74">
            <w:pPr>
              <w:pStyle w:val="TableParagraph"/>
              <w:tabs>
                <w:tab w:val="left" w:pos="2233"/>
              </w:tabs>
              <w:spacing w:before="188" w:line="159" w:lineRule="exact"/>
              <w:ind w:left="119"/>
              <w:jc w:val="left"/>
              <w:rPr>
                <w:sz w:val="16"/>
              </w:rPr>
            </w:pPr>
            <w:r>
              <w:rPr>
                <w:w w:val="105"/>
                <w:sz w:val="16"/>
              </w:rPr>
              <w:t>Variable</w:t>
            </w:r>
            <w:r>
              <w:rPr>
                <w:w w:val="105"/>
                <w:sz w:val="16"/>
              </w:rPr>
              <w:tab/>
              <w:t>F2F</w:t>
            </w:r>
          </w:p>
        </w:tc>
        <w:tc>
          <w:tcPr>
            <w:tcW w:w="1266" w:type="dxa"/>
            <w:tcBorders>
              <w:top w:val="double" w:sz="1" w:space="0" w:color="000000"/>
            </w:tcBorders>
          </w:tcPr>
          <w:p w14:paraId="68E9F6EE" w14:textId="77777777" w:rsidR="00054221" w:rsidRDefault="00BD4E74">
            <w:pPr>
              <w:pStyle w:val="TableParagraph"/>
              <w:spacing w:before="0" w:line="180" w:lineRule="exact"/>
              <w:ind w:left="416"/>
              <w:jc w:val="left"/>
              <w:rPr>
                <w:sz w:val="16"/>
              </w:rPr>
            </w:pPr>
            <w:r>
              <w:rPr>
                <w:w w:val="105"/>
                <w:sz w:val="16"/>
              </w:rPr>
              <w:t>Ecuador</w:t>
            </w:r>
          </w:p>
          <w:p w14:paraId="72B2EF43" w14:textId="77777777" w:rsidR="00054221" w:rsidRDefault="00BD4E74">
            <w:pPr>
              <w:pStyle w:val="TableParagraph"/>
              <w:spacing w:before="7" w:line="159" w:lineRule="exact"/>
              <w:ind w:left="120"/>
              <w:jc w:val="left"/>
              <w:rPr>
                <w:sz w:val="16"/>
              </w:rPr>
            </w:pPr>
            <w:r>
              <w:rPr>
                <w:w w:val="105"/>
                <w:sz w:val="16"/>
              </w:rPr>
              <w:t>Remote</w:t>
            </w:r>
            <w:r>
              <w:rPr>
                <w:spacing w:val="4"/>
                <w:w w:val="105"/>
                <w:sz w:val="16"/>
              </w:rPr>
              <w:t xml:space="preserve"> </w:t>
            </w:r>
            <w:r>
              <w:rPr>
                <w:w w:val="105"/>
                <w:sz w:val="16"/>
              </w:rPr>
              <w:t>Short</w:t>
            </w:r>
          </w:p>
        </w:tc>
        <w:tc>
          <w:tcPr>
            <w:tcW w:w="850" w:type="dxa"/>
            <w:tcBorders>
              <w:top w:val="double" w:sz="1" w:space="0" w:color="000000"/>
            </w:tcBorders>
          </w:tcPr>
          <w:p w14:paraId="5591BF45" w14:textId="77777777" w:rsidR="00054221" w:rsidRDefault="00BD4E74">
            <w:pPr>
              <w:pStyle w:val="TableParagraph"/>
              <w:spacing w:before="188" w:line="159" w:lineRule="exact"/>
              <w:ind w:left="97" w:right="94"/>
              <w:rPr>
                <w:sz w:val="16"/>
              </w:rPr>
            </w:pPr>
            <w:r>
              <w:rPr>
                <w:sz w:val="16"/>
              </w:rPr>
              <w:t>Diff</w:t>
            </w:r>
          </w:p>
        </w:tc>
        <w:tc>
          <w:tcPr>
            <w:tcW w:w="671" w:type="dxa"/>
            <w:tcBorders>
              <w:top w:val="double" w:sz="1" w:space="0" w:color="000000"/>
            </w:tcBorders>
          </w:tcPr>
          <w:p w14:paraId="5363A37D" w14:textId="77777777" w:rsidR="00054221" w:rsidRDefault="00BD4E74">
            <w:pPr>
              <w:pStyle w:val="TableParagraph"/>
              <w:spacing w:before="188" w:line="159" w:lineRule="exact"/>
              <w:ind w:left="86" w:right="82"/>
              <w:rPr>
                <w:sz w:val="16"/>
              </w:rPr>
            </w:pPr>
            <w:r>
              <w:rPr>
                <w:w w:val="110"/>
                <w:sz w:val="16"/>
              </w:rPr>
              <w:t>F2F</w:t>
            </w:r>
          </w:p>
        </w:tc>
        <w:tc>
          <w:tcPr>
            <w:tcW w:w="1266" w:type="dxa"/>
            <w:tcBorders>
              <w:top w:val="double" w:sz="1" w:space="0" w:color="000000"/>
            </w:tcBorders>
          </w:tcPr>
          <w:p w14:paraId="3083E20E" w14:textId="77777777" w:rsidR="00054221" w:rsidRDefault="00BD4E74">
            <w:pPr>
              <w:pStyle w:val="TableParagraph"/>
              <w:spacing w:before="0" w:line="180" w:lineRule="exact"/>
              <w:ind w:left="510"/>
              <w:jc w:val="left"/>
              <w:rPr>
                <w:sz w:val="16"/>
              </w:rPr>
            </w:pPr>
            <w:r>
              <w:rPr>
                <w:w w:val="115"/>
                <w:sz w:val="16"/>
              </w:rPr>
              <w:t>CAR</w:t>
            </w:r>
          </w:p>
          <w:p w14:paraId="4E83FF4A" w14:textId="77777777" w:rsidR="00054221" w:rsidRDefault="00BD4E74">
            <w:pPr>
              <w:pStyle w:val="TableParagraph"/>
              <w:spacing w:before="7" w:line="159" w:lineRule="exact"/>
              <w:ind w:left="122"/>
              <w:jc w:val="left"/>
              <w:rPr>
                <w:sz w:val="16"/>
              </w:rPr>
            </w:pPr>
            <w:r>
              <w:rPr>
                <w:w w:val="105"/>
                <w:sz w:val="16"/>
              </w:rPr>
              <w:t>Remote</w:t>
            </w:r>
            <w:r>
              <w:rPr>
                <w:spacing w:val="4"/>
                <w:w w:val="105"/>
                <w:sz w:val="16"/>
              </w:rPr>
              <w:t xml:space="preserve"> </w:t>
            </w:r>
            <w:r>
              <w:rPr>
                <w:w w:val="105"/>
                <w:sz w:val="16"/>
              </w:rPr>
              <w:t>Short</w:t>
            </w:r>
          </w:p>
        </w:tc>
        <w:tc>
          <w:tcPr>
            <w:tcW w:w="794" w:type="dxa"/>
            <w:tcBorders>
              <w:top w:val="double" w:sz="1" w:space="0" w:color="000000"/>
            </w:tcBorders>
          </w:tcPr>
          <w:p w14:paraId="38E5894F" w14:textId="77777777" w:rsidR="00054221" w:rsidRDefault="00BD4E74">
            <w:pPr>
              <w:pStyle w:val="TableParagraph"/>
              <w:spacing w:before="188" w:line="159" w:lineRule="exact"/>
              <w:ind w:left="101" w:right="94"/>
              <w:rPr>
                <w:sz w:val="16"/>
              </w:rPr>
            </w:pPr>
            <w:r>
              <w:rPr>
                <w:sz w:val="16"/>
              </w:rPr>
              <w:t>Diff</w:t>
            </w:r>
          </w:p>
        </w:tc>
      </w:tr>
      <w:tr w:rsidR="00054221" w14:paraId="7CDE2571" w14:textId="77777777">
        <w:trPr>
          <w:trHeight w:val="193"/>
        </w:trPr>
        <w:tc>
          <w:tcPr>
            <w:tcW w:w="2722" w:type="dxa"/>
          </w:tcPr>
          <w:p w14:paraId="73F09F53" w14:textId="77777777" w:rsidR="00054221" w:rsidRDefault="00BD4E74">
            <w:pPr>
              <w:pStyle w:val="TableParagraph"/>
              <w:tabs>
                <w:tab w:val="left" w:pos="2235"/>
              </w:tabs>
              <w:spacing w:before="18"/>
              <w:ind w:left="119"/>
              <w:jc w:val="left"/>
              <w:rPr>
                <w:sz w:val="16"/>
              </w:rPr>
            </w:pPr>
            <w:r>
              <w:rPr>
                <w:w w:val="105"/>
                <w:sz w:val="16"/>
              </w:rPr>
              <w:t>Food</w:t>
            </w:r>
            <w:r>
              <w:rPr>
                <w:spacing w:val="7"/>
                <w:w w:val="105"/>
                <w:sz w:val="16"/>
              </w:rPr>
              <w:t xml:space="preserve"> </w:t>
            </w:r>
            <w:r>
              <w:rPr>
                <w:w w:val="105"/>
                <w:sz w:val="16"/>
              </w:rPr>
              <w:t>Expenditure</w:t>
            </w:r>
            <w:r>
              <w:rPr>
                <w:spacing w:val="6"/>
                <w:w w:val="105"/>
                <w:sz w:val="16"/>
              </w:rPr>
              <w:t xml:space="preserve"> </w:t>
            </w:r>
            <w:r>
              <w:rPr>
                <w:w w:val="105"/>
                <w:sz w:val="16"/>
              </w:rPr>
              <w:t>Share</w:t>
            </w:r>
            <w:r>
              <w:rPr>
                <w:w w:val="105"/>
                <w:sz w:val="16"/>
              </w:rPr>
              <w:tab/>
              <w:t>0.71</w:t>
            </w:r>
          </w:p>
        </w:tc>
        <w:tc>
          <w:tcPr>
            <w:tcW w:w="1266" w:type="dxa"/>
          </w:tcPr>
          <w:p w14:paraId="711D1A07" w14:textId="77777777" w:rsidR="00054221" w:rsidRDefault="00BD4E74">
            <w:pPr>
              <w:pStyle w:val="TableParagraph"/>
              <w:spacing w:before="18"/>
              <w:ind w:left="388" w:right="386"/>
              <w:rPr>
                <w:sz w:val="16"/>
              </w:rPr>
            </w:pPr>
            <w:r>
              <w:rPr>
                <w:sz w:val="16"/>
              </w:rPr>
              <w:t>0.80</w:t>
            </w:r>
          </w:p>
        </w:tc>
        <w:tc>
          <w:tcPr>
            <w:tcW w:w="850" w:type="dxa"/>
          </w:tcPr>
          <w:p w14:paraId="047C6785" w14:textId="77777777" w:rsidR="00054221" w:rsidRDefault="00BD4E74">
            <w:pPr>
              <w:pStyle w:val="TableParagraph"/>
              <w:spacing w:before="18"/>
              <w:ind w:left="98" w:right="94"/>
              <w:rPr>
                <w:sz w:val="16"/>
              </w:rPr>
            </w:pPr>
            <w:r>
              <w:rPr>
                <w:sz w:val="16"/>
              </w:rPr>
              <w:t>0.09***</w:t>
            </w:r>
          </w:p>
        </w:tc>
        <w:tc>
          <w:tcPr>
            <w:tcW w:w="671" w:type="dxa"/>
          </w:tcPr>
          <w:p w14:paraId="339C1F3A" w14:textId="77777777" w:rsidR="00054221" w:rsidRDefault="00BD4E74">
            <w:pPr>
              <w:pStyle w:val="TableParagraph"/>
              <w:spacing w:before="18"/>
              <w:ind w:left="87" w:right="82"/>
              <w:rPr>
                <w:sz w:val="16"/>
              </w:rPr>
            </w:pPr>
            <w:r>
              <w:rPr>
                <w:sz w:val="16"/>
              </w:rPr>
              <w:t>0.67</w:t>
            </w:r>
          </w:p>
        </w:tc>
        <w:tc>
          <w:tcPr>
            <w:tcW w:w="1266" w:type="dxa"/>
          </w:tcPr>
          <w:p w14:paraId="0766B99C" w14:textId="77777777" w:rsidR="00054221" w:rsidRDefault="00BD4E74">
            <w:pPr>
              <w:pStyle w:val="TableParagraph"/>
              <w:spacing w:before="18"/>
              <w:ind w:left="389" w:right="382"/>
              <w:rPr>
                <w:sz w:val="16"/>
              </w:rPr>
            </w:pPr>
            <w:r>
              <w:rPr>
                <w:sz w:val="16"/>
              </w:rPr>
              <w:t>0.78</w:t>
            </w:r>
          </w:p>
        </w:tc>
        <w:tc>
          <w:tcPr>
            <w:tcW w:w="794" w:type="dxa"/>
          </w:tcPr>
          <w:p w14:paraId="0AEB385E" w14:textId="77777777" w:rsidR="00054221" w:rsidRDefault="00BD4E74">
            <w:pPr>
              <w:pStyle w:val="TableParagraph"/>
              <w:spacing w:before="18"/>
              <w:ind w:left="101" w:right="92"/>
              <w:rPr>
                <w:sz w:val="16"/>
              </w:rPr>
            </w:pPr>
            <w:r>
              <w:rPr>
                <w:w w:val="110"/>
                <w:sz w:val="16"/>
              </w:rPr>
              <w:t>0.11***</w:t>
            </w:r>
          </w:p>
        </w:tc>
      </w:tr>
      <w:tr w:rsidR="00054221" w14:paraId="57AFDD09" w14:textId="77777777">
        <w:trPr>
          <w:trHeight w:val="189"/>
        </w:trPr>
        <w:tc>
          <w:tcPr>
            <w:tcW w:w="2722" w:type="dxa"/>
          </w:tcPr>
          <w:p w14:paraId="714F6233" w14:textId="77777777" w:rsidR="00054221" w:rsidRDefault="00BD4E74">
            <w:pPr>
              <w:pStyle w:val="TableParagraph"/>
              <w:ind w:right="117"/>
              <w:jc w:val="right"/>
              <w:rPr>
                <w:sz w:val="16"/>
              </w:rPr>
            </w:pPr>
            <w:r>
              <w:rPr>
                <w:w w:val="105"/>
                <w:sz w:val="16"/>
              </w:rPr>
              <w:t>(0.19)</w:t>
            </w:r>
          </w:p>
        </w:tc>
        <w:tc>
          <w:tcPr>
            <w:tcW w:w="1266" w:type="dxa"/>
          </w:tcPr>
          <w:p w14:paraId="0D772C00" w14:textId="77777777" w:rsidR="00054221" w:rsidRDefault="00BD4E74">
            <w:pPr>
              <w:pStyle w:val="TableParagraph"/>
              <w:ind w:left="387" w:right="386"/>
              <w:rPr>
                <w:sz w:val="16"/>
              </w:rPr>
            </w:pPr>
            <w:r>
              <w:rPr>
                <w:w w:val="105"/>
                <w:sz w:val="16"/>
              </w:rPr>
              <w:t>(0.17)</w:t>
            </w:r>
          </w:p>
        </w:tc>
        <w:tc>
          <w:tcPr>
            <w:tcW w:w="850" w:type="dxa"/>
          </w:tcPr>
          <w:p w14:paraId="2FDFBE03" w14:textId="77777777" w:rsidR="00054221" w:rsidRDefault="00BD4E74">
            <w:pPr>
              <w:pStyle w:val="TableParagraph"/>
              <w:ind w:left="97" w:right="94"/>
              <w:rPr>
                <w:sz w:val="16"/>
              </w:rPr>
            </w:pPr>
            <w:r>
              <w:rPr>
                <w:sz w:val="16"/>
              </w:rPr>
              <w:t>(0.00)</w:t>
            </w:r>
          </w:p>
        </w:tc>
        <w:tc>
          <w:tcPr>
            <w:tcW w:w="671" w:type="dxa"/>
          </w:tcPr>
          <w:p w14:paraId="358953E7" w14:textId="77777777" w:rsidR="00054221" w:rsidRDefault="00BD4E74">
            <w:pPr>
              <w:pStyle w:val="TableParagraph"/>
              <w:ind w:left="87" w:right="82"/>
              <w:rPr>
                <w:sz w:val="16"/>
              </w:rPr>
            </w:pPr>
            <w:r>
              <w:rPr>
                <w:sz w:val="16"/>
              </w:rPr>
              <w:t>(0.20)</w:t>
            </w:r>
          </w:p>
        </w:tc>
        <w:tc>
          <w:tcPr>
            <w:tcW w:w="1266" w:type="dxa"/>
          </w:tcPr>
          <w:p w14:paraId="7064A473" w14:textId="77777777" w:rsidR="00054221" w:rsidRDefault="00BD4E74">
            <w:pPr>
              <w:pStyle w:val="TableParagraph"/>
              <w:ind w:left="389" w:right="382"/>
              <w:rPr>
                <w:sz w:val="16"/>
              </w:rPr>
            </w:pPr>
            <w:r>
              <w:rPr>
                <w:w w:val="105"/>
                <w:sz w:val="16"/>
              </w:rPr>
              <w:t>(0.21)</w:t>
            </w:r>
          </w:p>
        </w:tc>
        <w:tc>
          <w:tcPr>
            <w:tcW w:w="794" w:type="dxa"/>
          </w:tcPr>
          <w:p w14:paraId="6005C051" w14:textId="77777777" w:rsidR="00054221" w:rsidRDefault="00BD4E74">
            <w:pPr>
              <w:pStyle w:val="TableParagraph"/>
              <w:ind w:left="101" w:right="93"/>
              <w:rPr>
                <w:sz w:val="16"/>
              </w:rPr>
            </w:pPr>
            <w:r>
              <w:rPr>
                <w:sz w:val="16"/>
              </w:rPr>
              <w:t>(0.00)</w:t>
            </w:r>
          </w:p>
        </w:tc>
      </w:tr>
      <w:tr w:rsidR="00054221" w14:paraId="0CFF816C" w14:textId="77777777">
        <w:trPr>
          <w:trHeight w:val="189"/>
        </w:trPr>
        <w:tc>
          <w:tcPr>
            <w:tcW w:w="2722" w:type="dxa"/>
          </w:tcPr>
          <w:p w14:paraId="10BF748B" w14:textId="77777777" w:rsidR="00054221" w:rsidRDefault="00BD4E74">
            <w:pPr>
              <w:pStyle w:val="TableParagraph"/>
              <w:tabs>
                <w:tab w:val="right" w:pos="2536"/>
              </w:tabs>
              <w:ind w:left="119"/>
              <w:jc w:val="left"/>
              <w:rPr>
                <w:sz w:val="16"/>
              </w:rPr>
            </w:pPr>
            <w:r>
              <w:rPr>
                <w:w w:val="105"/>
                <w:sz w:val="16"/>
              </w:rPr>
              <w:t>FES</w:t>
            </w:r>
            <w:r>
              <w:rPr>
                <w:spacing w:val="14"/>
                <w:w w:val="105"/>
                <w:sz w:val="16"/>
              </w:rPr>
              <w:t xml:space="preserve"> </w:t>
            </w:r>
            <w:r>
              <w:rPr>
                <w:w w:val="105"/>
                <w:sz w:val="16"/>
              </w:rPr>
              <w:t>&lt;</w:t>
            </w:r>
            <w:r>
              <w:rPr>
                <w:spacing w:val="15"/>
                <w:w w:val="105"/>
                <w:sz w:val="16"/>
              </w:rPr>
              <w:t xml:space="preserve"> </w:t>
            </w:r>
            <w:r>
              <w:rPr>
                <w:w w:val="105"/>
                <w:sz w:val="16"/>
              </w:rPr>
              <w:t>50</w:t>
            </w:r>
            <w:r>
              <w:rPr>
                <w:spacing w:val="14"/>
                <w:w w:val="105"/>
                <w:sz w:val="16"/>
              </w:rPr>
              <w:t xml:space="preserve"> </w:t>
            </w:r>
            <w:r>
              <w:rPr>
                <w:w w:val="105"/>
                <w:sz w:val="16"/>
              </w:rPr>
              <w:t>percent</w:t>
            </w:r>
            <w:r>
              <w:rPr>
                <w:rFonts w:ascii="Times New Roman"/>
                <w:w w:val="105"/>
                <w:sz w:val="16"/>
              </w:rPr>
              <w:tab/>
            </w:r>
            <w:r>
              <w:rPr>
                <w:w w:val="105"/>
                <w:sz w:val="16"/>
              </w:rPr>
              <w:t>0.15</w:t>
            </w:r>
          </w:p>
        </w:tc>
        <w:tc>
          <w:tcPr>
            <w:tcW w:w="1266" w:type="dxa"/>
          </w:tcPr>
          <w:p w14:paraId="1BE6BCE8" w14:textId="77777777" w:rsidR="00054221" w:rsidRDefault="00BD4E74">
            <w:pPr>
              <w:pStyle w:val="TableParagraph"/>
              <w:ind w:left="388" w:right="386"/>
              <w:rPr>
                <w:sz w:val="16"/>
              </w:rPr>
            </w:pPr>
            <w:r>
              <w:rPr>
                <w:sz w:val="16"/>
              </w:rPr>
              <w:t>0.06</w:t>
            </w:r>
          </w:p>
        </w:tc>
        <w:tc>
          <w:tcPr>
            <w:tcW w:w="850" w:type="dxa"/>
          </w:tcPr>
          <w:p w14:paraId="7DE9E3E6" w14:textId="77777777" w:rsidR="00054221" w:rsidRDefault="00BD4E74">
            <w:pPr>
              <w:pStyle w:val="TableParagraph"/>
              <w:ind w:left="98" w:right="94"/>
              <w:rPr>
                <w:sz w:val="16"/>
              </w:rPr>
            </w:pPr>
            <w:r>
              <w:rPr>
                <w:sz w:val="16"/>
              </w:rPr>
              <w:t>-0.09***</w:t>
            </w:r>
          </w:p>
        </w:tc>
        <w:tc>
          <w:tcPr>
            <w:tcW w:w="671" w:type="dxa"/>
          </w:tcPr>
          <w:p w14:paraId="10D8E3AC" w14:textId="77777777" w:rsidR="00054221" w:rsidRDefault="00BD4E74">
            <w:pPr>
              <w:pStyle w:val="TableParagraph"/>
              <w:ind w:left="87" w:right="82"/>
              <w:rPr>
                <w:sz w:val="16"/>
              </w:rPr>
            </w:pPr>
            <w:r>
              <w:rPr>
                <w:sz w:val="16"/>
              </w:rPr>
              <w:t>0.20</w:t>
            </w:r>
          </w:p>
        </w:tc>
        <w:tc>
          <w:tcPr>
            <w:tcW w:w="1266" w:type="dxa"/>
          </w:tcPr>
          <w:p w14:paraId="6BA2ED5C" w14:textId="77777777" w:rsidR="00054221" w:rsidRDefault="00BD4E74">
            <w:pPr>
              <w:pStyle w:val="TableParagraph"/>
              <w:ind w:left="389" w:right="382"/>
              <w:rPr>
                <w:sz w:val="16"/>
              </w:rPr>
            </w:pPr>
            <w:r>
              <w:rPr>
                <w:sz w:val="16"/>
              </w:rPr>
              <w:t>0.12</w:t>
            </w:r>
          </w:p>
        </w:tc>
        <w:tc>
          <w:tcPr>
            <w:tcW w:w="794" w:type="dxa"/>
          </w:tcPr>
          <w:p w14:paraId="6478E53F" w14:textId="77777777" w:rsidR="00054221" w:rsidRDefault="00BD4E74">
            <w:pPr>
              <w:pStyle w:val="TableParagraph"/>
              <w:ind w:left="101" w:right="93"/>
              <w:rPr>
                <w:sz w:val="16"/>
              </w:rPr>
            </w:pPr>
            <w:r>
              <w:rPr>
                <w:sz w:val="16"/>
              </w:rPr>
              <w:t>-0.08*</w:t>
            </w:r>
          </w:p>
        </w:tc>
      </w:tr>
      <w:tr w:rsidR="00054221" w14:paraId="31BB0FD2" w14:textId="77777777">
        <w:trPr>
          <w:trHeight w:val="189"/>
        </w:trPr>
        <w:tc>
          <w:tcPr>
            <w:tcW w:w="2722" w:type="dxa"/>
          </w:tcPr>
          <w:p w14:paraId="4114D66A" w14:textId="77777777" w:rsidR="00054221" w:rsidRDefault="00BD4E74">
            <w:pPr>
              <w:pStyle w:val="TableParagraph"/>
              <w:ind w:right="117"/>
              <w:jc w:val="right"/>
              <w:rPr>
                <w:sz w:val="16"/>
              </w:rPr>
            </w:pPr>
            <w:r>
              <w:rPr>
                <w:sz w:val="16"/>
              </w:rPr>
              <w:t>(0.36)</w:t>
            </w:r>
          </w:p>
        </w:tc>
        <w:tc>
          <w:tcPr>
            <w:tcW w:w="1266" w:type="dxa"/>
          </w:tcPr>
          <w:p w14:paraId="5772739A" w14:textId="77777777" w:rsidR="00054221" w:rsidRDefault="00BD4E74">
            <w:pPr>
              <w:pStyle w:val="TableParagraph"/>
              <w:ind w:left="387" w:right="386"/>
              <w:rPr>
                <w:sz w:val="16"/>
              </w:rPr>
            </w:pPr>
            <w:r>
              <w:rPr>
                <w:sz w:val="16"/>
              </w:rPr>
              <w:t>(0.24)</w:t>
            </w:r>
          </w:p>
        </w:tc>
        <w:tc>
          <w:tcPr>
            <w:tcW w:w="850" w:type="dxa"/>
          </w:tcPr>
          <w:p w14:paraId="5CC9C5A4" w14:textId="77777777" w:rsidR="00054221" w:rsidRDefault="00BD4E74">
            <w:pPr>
              <w:pStyle w:val="TableParagraph"/>
              <w:ind w:left="97" w:right="94"/>
              <w:rPr>
                <w:sz w:val="16"/>
              </w:rPr>
            </w:pPr>
            <w:r>
              <w:rPr>
                <w:sz w:val="16"/>
              </w:rPr>
              <w:t>(0.00)</w:t>
            </w:r>
          </w:p>
        </w:tc>
        <w:tc>
          <w:tcPr>
            <w:tcW w:w="671" w:type="dxa"/>
          </w:tcPr>
          <w:p w14:paraId="43B01798" w14:textId="77777777" w:rsidR="00054221" w:rsidRDefault="00BD4E74">
            <w:pPr>
              <w:pStyle w:val="TableParagraph"/>
              <w:ind w:left="87" w:right="82"/>
              <w:rPr>
                <w:sz w:val="16"/>
              </w:rPr>
            </w:pPr>
            <w:r>
              <w:rPr>
                <w:sz w:val="16"/>
              </w:rPr>
              <w:t>(0.40)</w:t>
            </w:r>
          </w:p>
        </w:tc>
        <w:tc>
          <w:tcPr>
            <w:tcW w:w="1266" w:type="dxa"/>
          </w:tcPr>
          <w:p w14:paraId="5585F517" w14:textId="77777777" w:rsidR="00054221" w:rsidRDefault="00BD4E74">
            <w:pPr>
              <w:pStyle w:val="TableParagraph"/>
              <w:ind w:left="389" w:right="382"/>
              <w:rPr>
                <w:sz w:val="16"/>
              </w:rPr>
            </w:pPr>
            <w:r>
              <w:rPr>
                <w:sz w:val="16"/>
              </w:rPr>
              <w:t>(0.33)</w:t>
            </w:r>
          </w:p>
        </w:tc>
        <w:tc>
          <w:tcPr>
            <w:tcW w:w="794" w:type="dxa"/>
          </w:tcPr>
          <w:p w14:paraId="0F184927" w14:textId="77777777" w:rsidR="00054221" w:rsidRDefault="00BD4E74">
            <w:pPr>
              <w:pStyle w:val="TableParagraph"/>
              <w:ind w:left="101" w:right="93"/>
              <w:rPr>
                <w:sz w:val="16"/>
              </w:rPr>
            </w:pPr>
            <w:r>
              <w:rPr>
                <w:sz w:val="16"/>
              </w:rPr>
              <w:t>(0.05)</w:t>
            </w:r>
          </w:p>
        </w:tc>
      </w:tr>
      <w:tr w:rsidR="00054221" w14:paraId="3B80B687" w14:textId="77777777">
        <w:trPr>
          <w:trHeight w:val="189"/>
        </w:trPr>
        <w:tc>
          <w:tcPr>
            <w:tcW w:w="2722" w:type="dxa"/>
          </w:tcPr>
          <w:p w14:paraId="705ABD09" w14:textId="77777777" w:rsidR="00054221" w:rsidRDefault="00BD4E74">
            <w:pPr>
              <w:pStyle w:val="TableParagraph"/>
              <w:tabs>
                <w:tab w:val="right" w:pos="2537"/>
              </w:tabs>
              <w:ind w:left="119"/>
              <w:jc w:val="left"/>
              <w:rPr>
                <w:sz w:val="16"/>
              </w:rPr>
            </w:pPr>
            <w:r>
              <w:rPr>
                <w:w w:val="105"/>
                <w:sz w:val="16"/>
              </w:rPr>
              <w:t>FES:</w:t>
            </w:r>
            <w:r>
              <w:rPr>
                <w:spacing w:val="11"/>
                <w:w w:val="105"/>
                <w:sz w:val="16"/>
              </w:rPr>
              <w:t xml:space="preserve"> </w:t>
            </w:r>
            <w:r>
              <w:rPr>
                <w:w w:val="105"/>
                <w:sz w:val="16"/>
              </w:rPr>
              <w:t>50-65</w:t>
            </w:r>
            <w:r>
              <w:rPr>
                <w:spacing w:val="11"/>
                <w:w w:val="105"/>
                <w:sz w:val="16"/>
              </w:rPr>
              <w:t xml:space="preserve"> </w:t>
            </w:r>
            <w:r>
              <w:rPr>
                <w:w w:val="105"/>
                <w:sz w:val="16"/>
              </w:rPr>
              <w:t>percent</w:t>
            </w:r>
            <w:r>
              <w:rPr>
                <w:rFonts w:ascii="Times New Roman"/>
                <w:w w:val="105"/>
                <w:sz w:val="16"/>
              </w:rPr>
              <w:tab/>
            </w:r>
            <w:r>
              <w:rPr>
                <w:w w:val="105"/>
                <w:sz w:val="16"/>
              </w:rPr>
              <w:t>0.17</w:t>
            </w:r>
          </w:p>
        </w:tc>
        <w:tc>
          <w:tcPr>
            <w:tcW w:w="1266" w:type="dxa"/>
          </w:tcPr>
          <w:p w14:paraId="6412E2A0" w14:textId="77777777" w:rsidR="00054221" w:rsidRDefault="00BD4E74">
            <w:pPr>
              <w:pStyle w:val="TableParagraph"/>
              <w:ind w:left="388" w:right="386"/>
              <w:rPr>
                <w:sz w:val="16"/>
              </w:rPr>
            </w:pPr>
            <w:r>
              <w:rPr>
                <w:sz w:val="16"/>
              </w:rPr>
              <w:t>0.10</w:t>
            </w:r>
          </w:p>
        </w:tc>
        <w:tc>
          <w:tcPr>
            <w:tcW w:w="850" w:type="dxa"/>
          </w:tcPr>
          <w:p w14:paraId="438D04BE" w14:textId="77777777" w:rsidR="00054221" w:rsidRDefault="00BD4E74">
            <w:pPr>
              <w:pStyle w:val="TableParagraph"/>
              <w:ind w:left="97" w:right="94"/>
              <w:rPr>
                <w:sz w:val="16"/>
              </w:rPr>
            </w:pPr>
            <w:r>
              <w:rPr>
                <w:sz w:val="16"/>
              </w:rPr>
              <w:t>-0.07***</w:t>
            </w:r>
          </w:p>
        </w:tc>
        <w:tc>
          <w:tcPr>
            <w:tcW w:w="671" w:type="dxa"/>
          </w:tcPr>
          <w:p w14:paraId="13FBC717" w14:textId="77777777" w:rsidR="00054221" w:rsidRDefault="00BD4E74">
            <w:pPr>
              <w:pStyle w:val="TableParagraph"/>
              <w:ind w:left="87" w:right="82"/>
              <w:rPr>
                <w:sz w:val="16"/>
              </w:rPr>
            </w:pPr>
            <w:r>
              <w:rPr>
                <w:sz w:val="16"/>
              </w:rPr>
              <w:t>0.23</w:t>
            </w:r>
          </w:p>
        </w:tc>
        <w:tc>
          <w:tcPr>
            <w:tcW w:w="1266" w:type="dxa"/>
          </w:tcPr>
          <w:p w14:paraId="3D117D92" w14:textId="77777777" w:rsidR="00054221" w:rsidRDefault="00BD4E74">
            <w:pPr>
              <w:pStyle w:val="TableParagraph"/>
              <w:ind w:left="389" w:right="382"/>
              <w:rPr>
                <w:sz w:val="16"/>
              </w:rPr>
            </w:pPr>
            <w:r>
              <w:rPr>
                <w:sz w:val="16"/>
              </w:rPr>
              <w:t>0.16</w:t>
            </w:r>
          </w:p>
        </w:tc>
        <w:tc>
          <w:tcPr>
            <w:tcW w:w="794" w:type="dxa"/>
          </w:tcPr>
          <w:p w14:paraId="630B1710" w14:textId="77777777" w:rsidR="00054221" w:rsidRDefault="00BD4E74">
            <w:pPr>
              <w:pStyle w:val="TableParagraph"/>
              <w:ind w:left="101" w:right="93"/>
              <w:rPr>
                <w:sz w:val="16"/>
              </w:rPr>
            </w:pPr>
            <w:r>
              <w:rPr>
                <w:sz w:val="16"/>
              </w:rPr>
              <w:t>-0.06</w:t>
            </w:r>
          </w:p>
        </w:tc>
      </w:tr>
      <w:tr w:rsidR="00054221" w14:paraId="107DAD81" w14:textId="77777777">
        <w:trPr>
          <w:trHeight w:val="189"/>
        </w:trPr>
        <w:tc>
          <w:tcPr>
            <w:tcW w:w="2722" w:type="dxa"/>
          </w:tcPr>
          <w:p w14:paraId="53E71A3B" w14:textId="77777777" w:rsidR="00054221" w:rsidRDefault="00BD4E74">
            <w:pPr>
              <w:pStyle w:val="TableParagraph"/>
              <w:ind w:right="117"/>
              <w:jc w:val="right"/>
              <w:rPr>
                <w:sz w:val="16"/>
              </w:rPr>
            </w:pPr>
            <w:r>
              <w:rPr>
                <w:sz w:val="16"/>
              </w:rPr>
              <w:t>(0.38)</w:t>
            </w:r>
          </w:p>
        </w:tc>
        <w:tc>
          <w:tcPr>
            <w:tcW w:w="1266" w:type="dxa"/>
          </w:tcPr>
          <w:p w14:paraId="63E62452" w14:textId="77777777" w:rsidR="00054221" w:rsidRDefault="00BD4E74">
            <w:pPr>
              <w:pStyle w:val="TableParagraph"/>
              <w:ind w:left="387" w:right="386"/>
              <w:rPr>
                <w:sz w:val="16"/>
              </w:rPr>
            </w:pPr>
            <w:r>
              <w:rPr>
                <w:sz w:val="16"/>
              </w:rPr>
              <w:t>(0.30)</w:t>
            </w:r>
          </w:p>
        </w:tc>
        <w:tc>
          <w:tcPr>
            <w:tcW w:w="850" w:type="dxa"/>
          </w:tcPr>
          <w:p w14:paraId="0F0C444B" w14:textId="77777777" w:rsidR="00054221" w:rsidRDefault="00BD4E74">
            <w:pPr>
              <w:pStyle w:val="TableParagraph"/>
              <w:ind w:left="97" w:right="94"/>
              <w:rPr>
                <w:sz w:val="16"/>
              </w:rPr>
            </w:pPr>
            <w:r>
              <w:rPr>
                <w:sz w:val="16"/>
              </w:rPr>
              <w:t>(0.00)</w:t>
            </w:r>
          </w:p>
        </w:tc>
        <w:tc>
          <w:tcPr>
            <w:tcW w:w="671" w:type="dxa"/>
          </w:tcPr>
          <w:p w14:paraId="64A4B74D" w14:textId="77777777" w:rsidR="00054221" w:rsidRDefault="00BD4E74">
            <w:pPr>
              <w:pStyle w:val="TableParagraph"/>
              <w:ind w:left="87" w:right="82"/>
              <w:rPr>
                <w:sz w:val="16"/>
              </w:rPr>
            </w:pPr>
            <w:r>
              <w:rPr>
                <w:sz w:val="16"/>
              </w:rPr>
              <w:t>(0.42)</w:t>
            </w:r>
          </w:p>
        </w:tc>
        <w:tc>
          <w:tcPr>
            <w:tcW w:w="1266" w:type="dxa"/>
          </w:tcPr>
          <w:p w14:paraId="1E18FECF" w14:textId="77777777" w:rsidR="00054221" w:rsidRDefault="00BD4E74">
            <w:pPr>
              <w:pStyle w:val="TableParagraph"/>
              <w:ind w:left="389" w:right="382"/>
              <w:rPr>
                <w:sz w:val="16"/>
              </w:rPr>
            </w:pPr>
            <w:r>
              <w:rPr>
                <w:sz w:val="16"/>
              </w:rPr>
              <w:t>(0.37)</w:t>
            </w:r>
          </w:p>
        </w:tc>
        <w:tc>
          <w:tcPr>
            <w:tcW w:w="794" w:type="dxa"/>
          </w:tcPr>
          <w:p w14:paraId="3FF40C03" w14:textId="77777777" w:rsidR="00054221" w:rsidRDefault="00BD4E74">
            <w:pPr>
              <w:pStyle w:val="TableParagraph"/>
              <w:ind w:left="101" w:right="93"/>
              <w:rPr>
                <w:sz w:val="16"/>
              </w:rPr>
            </w:pPr>
            <w:r>
              <w:rPr>
                <w:w w:val="105"/>
                <w:sz w:val="16"/>
              </w:rPr>
              <w:t>(0.16)</w:t>
            </w:r>
          </w:p>
        </w:tc>
      </w:tr>
      <w:tr w:rsidR="00054221" w14:paraId="768F2788" w14:textId="77777777">
        <w:trPr>
          <w:trHeight w:val="189"/>
        </w:trPr>
        <w:tc>
          <w:tcPr>
            <w:tcW w:w="2722" w:type="dxa"/>
          </w:tcPr>
          <w:p w14:paraId="4075DC3F" w14:textId="77777777" w:rsidR="00054221" w:rsidRDefault="00BD4E74">
            <w:pPr>
              <w:pStyle w:val="TableParagraph"/>
              <w:tabs>
                <w:tab w:val="right" w:pos="2537"/>
              </w:tabs>
              <w:ind w:left="119"/>
              <w:jc w:val="left"/>
              <w:rPr>
                <w:sz w:val="16"/>
              </w:rPr>
            </w:pPr>
            <w:r>
              <w:rPr>
                <w:w w:val="105"/>
                <w:sz w:val="16"/>
              </w:rPr>
              <w:t>FES:</w:t>
            </w:r>
            <w:r>
              <w:rPr>
                <w:spacing w:val="11"/>
                <w:w w:val="105"/>
                <w:sz w:val="16"/>
              </w:rPr>
              <w:t xml:space="preserve"> </w:t>
            </w:r>
            <w:r>
              <w:rPr>
                <w:w w:val="105"/>
                <w:sz w:val="16"/>
              </w:rPr>
              <w:t>65-75</w:t>
            </w:r>
            <w:r>
              <w:rPr>
                <w:spacing w:val="12"/>
                <w:w w:val="105"/>
                <w:sz w:val="16"/>
              </w:rPr>
              <w:t xml:space="preserve"> </w:t>
            </w:r>
            <w:r>
              <w:rPr>
                <w:w w:val="105"/>
                <w:sz w:val="16"/>
              </w:rPr>
              <w:t>percent</w:t>
            </w:r>
            <w:r>
              <w:rPr>
                <w:rFonts w:ascii="Times New Roman"/>
                <w:w w:val="105"/>
                <w:sz w:val="16"/>
              </w:rPr>
              <w:tab/>
            </w:r>
            <w:r>
              <w:rPr>
                <w:w w:val="105"/>
                <w:sz w:val="16"/>
              </w:rPr>
              <w:t>0.19</w:t>
            </w:r>
          </w:p>
        </w:tc>
        <w:tc>
          <w:tcPr>
            <w:tcW w:w="1266" w:type="dxa"/>
          </w:tcPr>
          <w:p w14:paraId="048F2113" w14:textId="77777777" w:rsidR="00054221" w:rsidRDefault="00BD4E74">
            <w:pPr>
              <w:pStyle w:val="TableParagraph"/>
              <w:ind w:left="388" w:right="386"/>
              <w:rPr>
                <w:sz w:val="16"/>
              </w:rPr>
            </w:pPr>
            <w:r>
              <w:rPr>
                <w:sz w:val="16"/>
              </w:rPr>
              <w:t>0.13</w:t>
            </w:r>
          </w:p>
        </w:tc>
        <w:tc>
          <w:tcPr>
            <w:tcW w:w="850" w:type="dxa"/>
          </w:tcPr>
          <w:p w14:paraId="01F4949F" w14:textId="77777777" w:rsidR="00054221" w:rsidRDefault="00BD4E74">
            <w:pPr>
              <w:pStyle w:val="TableParagraph"/>
              <w:ind w:left="98" w:right="94"/>
              <w:rPr>
                <w:sz w:val="16"/>
              </w:rPr>
            </w:pPr>
            <w:r>
              <w:rPr>
                <w:sz w:val="16"/>
              </w:rPr>
              <w:t>-0.06**</w:t>
            </w:r>
          </w:p>
        </w:tc>
        <w:tc>
          <w:tcPr>
            <w:tcW w:w="671" w:type="dxa"/>
          </w:tcPr>
          <w:p w14:paraId="1EF64C83" w14:textId="77777777" w:rsidR="00054221" w:rsidRDefault="00BD4E74">
            <w:pPr>
              <w:pStyle w:val="TableParagraph"/>
              <w:ind w:left="87" w:right="82"/>
              <w:rPr>
                <w:sz w:val="16"/>
              </w:rPr>
            </w:pPr>
            <w:r>
              <w:rPr>
                <w:sz w:val="16"/>
              </w:rPr>
              <w:t>0.13</w:t>
            </w:r>
          </w:p>
        </w:tc>
        <w:tc>
          <w:tcPr>
            <w:tcW w:w="1266" w:type="dxa"/>
          </w:tcPr>
          <w:p w14:paraId="69E212A2" w14:textId="77777777" w:rsidR="00054221" w:rsidRDefault="00BD4E74">
            <w:pPr>
              <w:pStyle w:val="TableParagraph"/>
              <w:ind w:left="389" w:right="382"/>
              <w:rPr>
                <w:sz w:val="16"/>
              </w:rPr>
            </w:pPr>
            <w:r>
              <w:rPr>
                <w:sz w:val="16"/>
              </w:rPr>
              <w:t>0.09</w:t>
            </w:r>
          </w:p>
        </w:tc>
        <w:tc>
          <w:tcPr>
            <w:tcW w:w="794" w:type="dxa"/>
          </w:tcPr>
          <w:p w14:paraId="20F1C7EA" w14:textId="77777777" w:rsidR="00054221" w:rsidRDefault="00BD4E74">
            <w:pPr>
              <w:pStyle w:val="TableParagraph"/>
              <w:ind w:left="101" w:right="92"/>
              <w:rPr>
                <w:sz w:val="16"/>
              </w:rPr>
            </w:pPr>
            <w:r>
              <w:rPr>
                <w:sz w:val="16"/>
              </w:rPr>
              <w:t>-0.05</w:t>
            </w:r>
          </w:p>
        </w:tc>
      </w:tr>
      <w:tr w:rsidR="00054221" w14:paraId="4122A52B" w14:textId="77777777">
        <w:trPr>
          <w:trHeight w:val="189"/>
        </w:trPr>
        <w:tc>
          <w:tcPr>
            <w:tcW w:w="2722" w:type="dxa"/>
          </w:tcPr>
          <w:p w14:paraId="6CEC9034" w14:textId="77777777" w:rsidR="00054221" w:rsidRDefault="00BD4E74">
            <w:pPr>
              <w:pStyle w:val="TableParagraph"/>
              <w:ind w:right="117"/>
              <w:jc w:val="right"/>
              <w:rPr>
                <w:sz w:val="16"/>
              </w:rPr>
            </w:pPr>
            <w:r>
              <w:rPr>
                <w:sz w:val="16"/>
              </w:rPr>
              <w:t>(0.39)</w:t>
            </w:r>
          </w:p>
        </w:tc>
        <w:tc>
          <w:tcPr>
            <w:tcW w:w="1266" w:type="dxa"/>
          </w:tcPr>
          <w:p w14:paraId="4A650836" w14:textId="77777777" w:rsidR="00054221" w:rsidRDefault="00BD4E74">
            <w:pPr>
              <w:pStyle w:val="TableParagraph"/>
              <w:ind w:left="387" w:right="386"/>
              <w:rPr>
                <w:sz w:val="16"/>
              </w:rPr>
            </w:pPr>
            <w:r>
              <w:rPr>
                <w:sz w:val="16"/>
              </w:rPr>
              <w:t>(0.33)</w:t>
            </w:r>
          </w:p>
        </w:tc>
        <w:tc>
          <w:tcPr>
            <w:tcW w:w="850" w:type="dxa"/>
          </w:tcPr>
          <w:p w14:paraId="20F8DA0F" w14:textId="77777777" w:rsidR="00054221" w:rsidRDefault="00BD4E74">
            <w:pPr>
              <w:pStyle w:val="TableParagraph"/>
              <w:ind w:left="97" w:right="94"/>
              <w:rPr>
                <w:sz w:val="16"/>
              </w:rPr>
            </w:pPr>
            <w:r>
              <w:rPr>
                <w:sz w:val="16"/>
              </w:rPr>
              <w:t>(0.01)</w:t>
            </w:r>
          </w:p>
        </w:tc>
        <w:tc>
          <w:tcPr>
            <w:tcW w:w="671" w:type="dxa"/>
          </w:tcPr>
          <w:p w14:paraId="05D22E25" w14:textId="77777777" w:rsidR="00054221" w:rsidRDefault="00BD4E74">
            <w:pPr>
              <w:pStyle w:val="TableParagraph"/>
              <w:ind w:left="87" w:right="82"/>
              <w:rPr>
                <w:sz w:val="16"/>
              </w:rPr>
            </w:pPr>
            <w:r>
              <w:rPr>
                <w:sz w:val="16"/>
              </w:rPr>
              <w:t>(0.34)</w:t>
            </w:r>
          </w:p>
        </w:tc>
        <w:tc>
          <w:tcPr>
            <w:tcW w:w="1266" w:type="dxa"/>
          </w:tcPr>
          <w:p w14:paraId="6B40F9DC" w14:textId="77777777" w:rsidR="00054221" w:rsidRDefault="00BD4E74">
            <w:pPr>
              <w:pStyle w:val="TableParagraph"/>
              <w:ind w:left="389" w:right="382"/>
              <w:rPr>
                <w:sz w:val="16"/>
              </w:rPr>
            </w:pPr>
            <w:r>
              <w:rPr>
                <w:sz w:val="16"/>
              </w:rPr>
              <w:t>(0.28)</w:t>
            </w:r>
          </w:p>
        </w:tc>
        <w:tc>
          <w:tcPr>
            <w:tcW w:w="794" w:type="dxa"/>
          </w:tcPr>
          <w:p w14:paraId="36BE6482" w14:textId="77777777" w:rsidR="00054221" w:rsidRDefault="00BD4E74">
            <w:pPr>
              <w:pStyle w:val="TableParagraph"/>
              <w:ind w:left="101" w:right="93"/>
              <w:rPr>
                <w:sz w:val="16"/>
              </w:rPr>
            </w:pPr>
            <w:r>
              <w:rPr>
                <w:sz w:val="16"/>
              </w:rPr>
              <w:t>(0.20)</w:t>
            </w:r>
          </w:p>
        </w:tc>
      </w:tr>
      <w:tr w:rsidR="00054221" w14:paraId="66452ACC" w14:textId="77777777">
        <w:trPr>
          <w:trHeight w:val="189"/>
        </w:trPr>
        <w:tc>
          <w:tcPr>
            <w:tcW w:w="2722" w:type="dxa"/>
          </w:tcPr>
          <w:p w14:paraId="69274992" w14:textId="77777777" w:rsidR="00054221" w:rsidRDefault="00BD4E74">
            <w:pPr>
              <w:pStyle w:val="TableParagraph"/>
              <w:tabs>
                <w:tab w:val="right" w:pos="2537"/>
              </w:tabs>
              <w:ind w:left="119"/>
              <w:jc w:val="left"/>
              <w:rPr>
                <w:sz w:val="16"/>
              </w:rPr>
            </w:pPr>
            <w:r>
              <w:rPr>
                <w:w w:val="105"/>
                <w:sz w:val="16"/>
              </w:rPr>
              <w:t>FES:</w:t>
            </w:r>
            <w:r>
              <w:rPr>
                <w:spacing w:val="15"/>
                <w:w w:val="105"/>
                <w:sz w:val="16"/>
              </w:rPr>
              <w:t xml:space="preserve"> </w:t>
            </w:r>
            <w:r>
              <w:rPr>
                <w:w w:val="105"/>
                <w:sz w:val="16"/>
              </w:rPr>
              <w:t>&gt;=</w:t>
            </w:r>
            <w:r>
              <w:rPr>
                <w:spacing w:val="15"/>
                <w:w w:val="105"/>
                <w:sz w:val="16"/>
              </w:rPr>
              <w:t xml:space="preserve"> </w:t>
            </w:r>
            <w:r>
              <w:rPr>
                <w:w w:val="105"/>
                <w:sz w:val="16"/>
              </w:rPr>
              <w:t>75</w:t>
            </w:r>
            <w:r>
              <w:rPr>
                <w:spacing w:val="15"/>
                <w:w w:val="105"/>
                <w:sz w:val="16"/>
              </w:rPr>
              <w:t xml:space="preserve"> </w:t>
            </w:r>
            <w:r>
              <w:rPr>
                <w:w w:val="105"/>
                <w:sz w:val="16"/>
              </w:rPr>
              <w:t>percent</w:t>
            </w:r>
            <w:r>
              <w:rPr>
                <w:rFonts w:ascii="Times New Roman"/>
                <w:w w:val="105"/>
                <w:sz w:val="16"/>
              </w:rPr>
              <w:tab/>
            </w:r>
            <w:r>
              <w:rPr>
                <w:w w:val="105"/>
                <w:sz w:val="16"/>
              </w:rPr>
              <w:t>0.49</w:t>
            </w:r>
          </w:p>
        </w:tc>
        <w:tc>
          <w:tcPr>
            <w:tcW w:w="1266" w:type="dxa"/>
          </w:tcPr>
          <w:p w14:paraId="233E55E9" w14:textId="77777777" w:rsidR="00054221" w:rsidRDefault="00BD4E74">
            <w:pPr>
              <w:pStyle w:val="TableParagraph"/>
              <w:ind w:left="388" w:right="386"/>
              <w:rPr>
                <w:sz w:val="16"/>
              </w:rPr>
            </w:pPr>
            <w:r>
              <w:rPr>
                <w:w w:val="105"/>
                <w:sz w:val="16"/>
              </w:rPr>
              <w:t>0.71</w:t>
            </w:r>
          </w:p>
        </w:tc>
        <w:tc>
          <w:tcPr>
            <w:tcW w:w="850" w:type="dxa"/>
          </w:tcPr>
          <w:p w14:paraId="29728664" w14:textId="77777777" w:rsidR="00054221" w:rsidRDefault="00BD4E74">
            <w:pPr>
              <w:pStyle w:val="TableParagraph"/>
              <w:ind w:left="98" w:right="94"/>
              <w:rPr>
                <w:sz w:val="16"/>
              </w:rPr>
            </w:pPr>
            <w:r>
              <w:rPr>
                <w:sz w:val="16"/>
              </w:rPr>
              <w:t>0.22***</w:t>
            </w:r>
          </w:p>
        </w:tc>
        <w:tc>
          <w:tcPr>
            <w:tcW w:w="671" w:type="dxa"/>
          </w:tcPr>
          <w:p w14:paraId="299A6D64" w14:textId="77777777" w:rsidR="00054221" w:rsidRDefault="00BD4E74">
            <w:pPr>
              <w:pStyle w:val="TableParagraph"/>
              <w:ind w:left="87" w:right="82"/>
              <w:rPr>
                <w:sz w:val="16"/>
              </w:rPr>
            </w:pPr>
            <w:r>
              <w:rPr>
                <w:sz w:val="16"/>
              </w:rPr>
              <w:t>0.44</w:t>
            </w:r>
          </w:p>
        </w:tc>
        <w:tc>
          <w:tcPr>
            <w:tcW w:w="1266" w:type="dxa"/>
          </w:tcPr>
          <w:p w14:paraId="24635E9C" w14:textId="77777777" w:rsidR="00054221" w:rsidRDefault="00BD4E74">
            <w:pPr>
              <w:pStyle w:val="TableParagraph"/>
              <w:ind w:left="389" w:right="381"/>
              <w:rPr>
                <w:sz w:val="16"/>
              </w:rPr>
            </w:pPr>
            <w:r>
              <w:rPr>
                <w:sz w:val="16"/>
              </w:rPr>
              <w:t>0.63</w:t>
            </w:r>
          </w:p>
        </w:tc>
        <w:tc>
          <w:tcPr>
            <w:tcW w:w="794" w:type="dxa"/>
          </w:tcPr>
          <w:p w14:paraId="133152E1" w14:textId="77777777" w:rsidR="00054221" w:rsidRDefault="00BD4E74">
            <w:pPr>
              <w:pStyle w:val="TableParagraph"/>
              <w:ind w:left="101" w:right="92"/>
              <w:rPr>
                <w:sz w:val="16"/>
              </w:rPr>
            </w:pPr>
            <w:r>
              <w:rPr>
                <w:w w:val="105"/>
                <w:sz w:val="16"/>
              </w:rPr>
              <w:t>0.19**</w:t>
            </w:r>
          </w:p>
        </w:tc>
      </w:tr>
      <w:tr w:rsidR="00054221" w14:paraId="42069F9B" w14:textId="77777777">
        <w:trPr>
          <w:trHeight w:val="193"/>
        </w:trPr>
        <w:tc>
          <w:tcPr>
            <w:tcW w:w="2722" w:type="dxa"/>
          </w:tcPr>
          <w:p w14:paraId="0687C2A2" w14:textId="77777777" w:rsidR="00054221" w:rsidRDefault="00BD4E74">
            <w:pPr>
              <w:pStyle w:val="TableParagraph"/>
              <w:spacing w:line="159" w:lineRule="exact"/>
              <w:ind w:right="117"/>
              <w:jc w:val="right"/>
              <w:rPr>
                <w:sz w:val="16"/>
              </w:rPr>
            </w:pPr>
            <w:r>
              <w:rPr>
                <w:sz w:val="16"/>
              </w:rPr>
              <w:t>(0.50)</w:t>
            </w:r>
          </w:p>
        </w:tc>
        <w:tc>
          <w:tcPr>
            <w:tcW w:w="1266" w:type="dxa"/>
          </w:tcPr>
          <w:p w14:paraId="21427142" w14:textId="77777777" w:rsidR="00054221" w:rsidRDefault="00BD4E74">
            <w:pPr>
              <w:pStyle w:val="TableParagraph"/>
              <w:spacing w:line="159" w:lineRule="exact"/>
              <w:ind w:left="387" w:right="386"/>
              <w:rPr>
                <w:sz w:val="16"/>
              </w:rPr>
            </w:pPr>
            <w:r>
              <w:rPr>
                <w:sz w:val="16"/>
              </w:rPr>
              <w:t>(0.45)</w:t>
            </w:r>
          </w:p>
        </w:tc>
        <w:tc>
          <w:tcPr>
            <w:tcW w:w="850" w:type="dxa"/>
          </w:tcPr>
          <w:p w14:paraId="0CFFB17E" w14:textId="77777777" w:rsidR="00054221" w:rsidRDefault="00BD4E74">
            <w:pPr>
              <w:pStyle w:val="TableParagraph"/>
              <w:spacing w:line="159" w:lineRule="exact"/>
              <w:ind w:left="97" w:right="94"/>
              <w:rPr>
                <w:sz w:val="16"/>
              </w:rPr>
            </w:pPr>
            <w:r>
              <w:rPr>
                <w:sz w:val="16"/>
              </w:rPr>
              <w:t>(0.00)</w:t>
            </w:r>
          </w:p>
        </w:tc>
        <w:tc>
          <w:tcPr>
            <w:tcW w:w="671" w:type="dxa"/>
          </w:tcPr>
          <w:p w14:paraId="4848F14F" w14:textId="77777777" w:rsidR="00054221" w:rsidRDefault="00BD4E74">
            <w:pPr>
              <w:pStyle w:val="TableParagraph"/>
              <w:spacing w:line="159" w:lineRule="exact"/>
              <w:ind w:left="87" w:right="82"/>
              <w:rPr>
                <w:sz w:val="16"/>
              </w:rPr>
            </w:pPr>
            <w:r>
              <w:rPr>
                <w:sz w:val="16"/>
              </w:rPr>
              <w:t>(0.50)</w:t>
            </w:r>
          </w:p>
        </w:tc>
        <w:tc>
          <w:tcPr>
            <w:tcW w:w="1266" w:type="dxa"/>
          </w:tcPr>
          <w:p w14:paraId="315E48EE" w14:textId="77777777" w:rsidR="00054221" w:rsidRDefault="00BD4E74">
            <w:pPr>
              <w:pStyle w:val="TableParagraph"/>
              <w:spacing w:line="159" w:lineRule="exact"/>
              <w:ind w:left="389" w:right="382"/>
              <w:rPr>
                <w:sz w:val="16"/>
              </w:rPr>
            </w:pPr>
            <w:r>
              <w:rPr>
                <w:sz w:val="16"/>
              </w:rPr>
              <w:t>(0.49)</w:t>
            </w:r>
          </w:p>
        </w:tc>
        <w:tc>
          <w:tcPr>
            <w:tcW w:w="794" w:type="dxa"/>
          </w:tcPr>
          <w:p w14:paraId="09209527" w14:textId="77777777" w:rsidR="00054221" w:rsidRDefault="00BD4E74">
            <w:pPr>
              <w:pStyle w:val="TableParagraph"/>
              <w:spacing w:line="159" w:lineRule="exact"/>
              <w:ind w:left="101" w:right="93"/>
              <w:rPr>
                <w:sz w:val="16"/>
              </w:rPr>
            </w:pPr>
            <w:r>
              <w:rPr>
                <w:sz w:val="16"/>
              </w:rPr>
              <w:t>(0.00)</w:t>
            </w:r>
          </w:p>
        </w:tc>
      </w:tr>
      <w:tr w:rsidR="00054221" w14:paraId="0E9BB966" w14:textId="77777777">
        <w:trPr>
          <w:trHeight w:val="234"/>
        </w:trPr>
        <w:tc>
          <w:tcPr>
            <w:tcW w:w="2722" w:type="dxa"/>
            <w:tcBorders>
              <w:bottom w:val="double" w:sz="1" w:space="0" w:color="000000"/>
            </w:tcBorders>
          </w:tcPr>
          <w:p w14:paraId="1325DE1E" w14:textId="77777777" w:rsidR="00054221" w:rsidRDefault="00BD4E74">
            <w:pPr>
              <w:pStyle w:val="TableParagraph"/>
              <w:tabs>
                <w:tab w:val="right" w:pos="2513"/>
              </w:tabs>
              <w:spacing w:before="18" w:line="240" w:lineRule="auto"/>
              <w:ind w:left="119"/>
              <w:jc w:val="left"/>
              <w:rPr>
                <w:sz w:val="16"/>
              </w:rPr>
            </w:pPr>
            <w:r>
              <w:rPr>
                <w:sz w:val="16"/>
              </w:rPr>
              <w:t>Observations</w:t>
            </w:r>
            <w:r>
              <w:rPr>
                <w:rFonts w:ascii="Times New Roman"/>
                <w:sz w:val="16"/>
              </w:rPr>
              <w:tab/>
            </w:r>
            <w:r>
              <w:rPr>
                <w:sz w:val="16"/>
              </w:rPr>
              <w:t>760</w:t>
            </w:r>
          </w:p>
        </w:tc>
        <w:tc>
          <w:tcPr>
            <w:tcW w:w="1266" w:type="dxa"/>
            <w:tcBorders>
              <w:bottom w:val="double" w:sz="1" w:space="0" w:color="000000"/>
            </w:tcBorders>
          </w:tcPr>
          <w:p w14:paraId="2EC6F273" w14:textId="77777777" w:rsidR="00054221" w:rsidRDefault="00BD4E74">
            <w:pPr>
              <w:pStyle w:val="TableParagraph"/>
              <w:spacing w:before="18" w:line="240" w:lineRule="auto"/>
              <w:ind w:left="388" w:right="386"/>
              <w:rPr>
                <w:sz w:val="16"/>
              </w:rPr>
            </w:pPr>
            <w:r>
              <w:rPr>
                <w:sz w:val="16"/>
              </w:rPr>
              <w:t>332</w:t>
            </w:r>
          </w:p>
        </w:tc>
        <w:tc>
          <w:tcPr>
            <w:tcW w:w="850" w:type="dxa"/>
            <w:tcBorders>
              <w:bottom w:val="double" w:sz="1" w:space="0" w:color="000000"/>
            </w:tcBorders>
          </w:tcPr>
          <w:p w14:paraId="214FFF8B" w14:textId="77777777" w:rsidR="00054221" w:rsidRDefault="00BD4E74">
            <w:pPr>
              <w:pStyle w:val="TableParagraph"/>
              <w:spacing w:before="18" w:line="240" w:lineRule="auto"/>
              <w:ind w:left="98" w:right="94"/>
              <w:rPr>
                <w:sz w:val="16"/>
              </w:rPr>
            </w:pPr>
            <w:r>
              <w:rPr>
                <w:sz w:val="16"/>
              </w:rPr>
              <w:t>1,092</w:t>
            </w:r>
          </w:p>
        </w:tc>
        <w:tc>
          <w:tcPr>
            <w:tcW w:w="671" w:type="dxa"/>
            <w:tcBorders>
              <w:bottom w:val="double" w:sz="1" w:space="0" w:color="000000"/>
            </w:tcBorders>
          </w:tcPr>
          <w:p w14:paraId="150B4234" w14:textId="77777777" w:rsidR="00054221" w:rsidRDefault="00BD4E74">
            <w:pPr>
              <w:pStyle w:val="TableParagraph"/>
              <w:spacing w:before="18" w:line="240" w:lineRule="auto"/>
              <w:ind w:left="88" w:right="82"/>
              <w:rPr>
                <w:sz w:val="16"/>
              </w:rPr>
            </w:pPr>
            <w:r>
              <w:rPr>
                <w:sz w:val="16"/>
              </w:rPr>
              <w:t>294</w:t>
            </w:r>
          </w:p>
        </w:tc>
        <w:tc>
          <w:tcPr>
            <w:tcW w:w="1266" w:type="dxa"/>
            <w:tcBorders>
              <w:bottom w:val="double" w:sz="1" w:space="0" w:color="000000"/>
            </w:tcBorders>
          </w:tcPr>
          <w:p w14:paraId="6BF77C09" w14:textId="77777777" w:rsidR="00054221" w:rsidRDefault="00BD4E74">
            <w:pPr>
              <w:pStyle w:val="TableParagraph"/>
              <w:spacing w:before="18" w:line="240" w:lineRule="auto"/>
              <w:ind w:left="389" w:right="381"/>
              <w:rPr>
                <w:sz w:val="16"/>
              </w:rPr>
            </w:pPr>
            <w:r>
              <w:rPr>
                <w:sz w:val="16"/>
              </w:rPr>
              <w:t>92</w:t>
            </w:r>
          </w:p>
        </w:tc>
        <w:tc>
          <w:tcPr>
            <w:tcW w:w="794" w:type="dxa"/>
            <w:tcBorders>
              <w:bottom w:val="double" w:sz="1" w:space="0" w:color="000000"/>
            </w:tcBorders>
          </w:tcPr>
          <w:p w14:paraId="105E597D" w14:textId="77777777" w:rsidR="00054221" w:rsidRDefault="00BD4E74">
            <w:pPr>
              <w:pStyle w:val="TableParagraph"/>
              <w:spacing w:before="18" w:line="240" w:lineRule="auto"/>
              <w:ind w:left="101" w:right="92"/>
              <w:rPr>
                <w:sz w:val="16"/>
              </w:rPr>
            </w:pPr>
            <w:r>
              <w:rPr>
                <w:sz w:val="16"/>
              </w:rPr>
              <w:t>386</w:t>
            </w:r>
          </w:p>
        </w:tc>
      </w:tr>
    </w:tbl>
    <w:p w14:paraId="07243F3F" w14:textId="4AF8808B" w:rsidR="00054221" w:rsidRDefault="00BD4E74">
      <w:pPr>
        <w:spacing w:before="48" w:line="249" w:lineRule="auto"/>
        <w:ind w:left="1013" w:right="2993" w:firstLine="38"/>
        <w:rPr>
          <w:sz w:val="16"/>
        </w:rPr>
      </w:pPr>
      <w:r>
        <w:rPr>
          <w:noProof/>
          <w:color w:val="2B579A"/>
          <w:shd w:val="clear" w:color="auto" w:fill="E6E6E6"/>
        </w:rPr>
        <mc:AlternateContent>
          <mc:Choice Requires="wps">
            <w:drawing>
              <wp:anchor distT="0" distB="0" distL="114300" distR="114300" simplePos="0" relativeHeight="251658272" behindDoc="1" locked="0" layoutInCell="1" allowOverlap="1" wp14:anchorId="58BAB1D2" wp14:editId="196175FF">
                <wp:simplePos x="0" y="0"/>
                <wp:positionH relativeFrom="page">
                  <wp:posOffset>1481455</wp:posOffset>
                </wp:positionH>
                <wp:positionV relativeFrom="paragraph">
                  <wp:posOffset>-146050</wp:posOffset>
                </wp:positionV>
                <wp:extent cx="4809490" cy="0"/>
                <wp:effectExtent l="0" t="0" r="0" b="0"/>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0949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B1678F9">
              <v:line id="Line 21" style="position:absolute;z-index:-20166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116.65pt,-11.5pt" to="495.35pt,-11.5pt" w14:anchorId="3FDDA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">
                <w10:wrap anchorx="page"/>
              </v:line>
            </w:pict>
          </mc:Fallback>
        </mc:AlternateContent>
      </w:r>
      <w:r>
        <w:rPr>
          <w:w w:val="105"/>
          <w:sz w:val="16"/>
        </w:rPr>
        <w:t>Note: Robust standard errors in parentheses; * p</w:t>
      </w:r>
      <w:r>
        <w:rPr>
          <w:rFonts w:ascii="Verdana"/>
          <w:i/>
          <w:w w:val="105"/>
          <w:sz w:val="16"/>
        </w:rPr>
        <w:t>&lt;</w:t>
      </w:r>
      <w:r>
        <w:rPr>
          <w:w w:val="105"/>
          <w:sz w:val="16"/>
        </w:rPr>
        <w:t>0.05, ** p</w:t>
      </w:r>
      <w:r>
        <w:rPr>
          <w:rFonts w:ascii="Verdana"/>
          <w:i/>
          <w:w w:val="105"/>
          <w:sz w:val="16"/>
        </w:rPr>
        <w:t>&lt;</w:t>
      </w:r>
      <w:r>
        <w:rPr>
          <w:w w:val="105"/>
          <w:sz w:val="16"/>
        </w:rPr>
        <w:t>0.01, *** p</w:t>
      </w:r>
      <w:r>
        <w:rPr>
          <w:rFonts w:ascii="Verdana"/>
          <w:i/>
          <w:w w:val="105"/>
          <w:sz w:val="16"/>
        </w:rPr>
        <w:t>&lt;</w:t>
      </w:r>
      <w:r>
        <w:rPr>
          <w:w w:val="105"/>
          <w:sz w:val="16"/>
        </w:rPr>
        <w:t>0.001.</w:t>
      </w:r>
      <w:r>
        <w:rPr>
          <w:spacing w:val="-38"/>
          <w:w w:val="105"/>
          <w:sz w:val="16"/>
        </w:rPr>
        <w:t xml:space="preserve"> </w:t>
      </w:r>
      <w:r>
        <w:rPr>
          <w:w w:val="105"/>
          <w:sz w:val="16"/>
        </w:rPr>
        <w:t>Myanmar</w:t>
      </w:r>
      <w:r>
        <w:rPr>
          <w:spacing w:val="13"/>
          <w:w w:val="105"/>
          <w:sz w:val="16"/>
        </w:rPr>
        <w:t xml:space="preserve"> </w:t>
      </w:r>
      <w:r>
        <w:rPr>
          <w:w w:val="105"/>
          <w:sz w:val="16"/>
        </w:rPr>
        <w:t>is</w:t>
      </w:r>
      <w:r>
        <w:rPr>
          <w:spacing w:val="13"/>
          <w:w w:val="105"/>
          <w:sz w:val="16"/>
        </w:rPr>
        <w:t xml:space="preserve"> </w:t>
      </w:r>
      <w:r>
        <w:rPr>
          <w:w w:val="105"/>
          <w:sz w:val="16"/>
        </w:rPr>
        <w:t>excluded</w:t>
      </w:r>
      <w:r>
        <w:rPr>
          <w:spacing w:val="14"/>
          <w:w w:val="105"/>
          <w:sz w:val="16"/>
        </w:rPr>
        <w:t xml:space="preserve"> </w:t>
      </w:r>
      <w:r>
        <w:rPr>
          <w:w w:val="105"/>
          <w:sz w:val="16"/>
        </w:rPr>
        <w:t>due</w:t>
      </w:r>
      <w:r>
        <w:rPr>
          <w:spacing w:val="14"/>
          <w:w w:val="105"/>
          <w:sz w:val="16"/>
        </w:rPr>
        <w:t xml:space="preserve"> </w:t>
      </w:r>
      <w:r>
        <w:rPr>
          <w:w w:val="105"/>
          <w:sz w:val="16"/>
        </w:rPr>
        <w:t>to</w:t>
      </w:r>
      <w:r>
        <w:rPr>
          <w:spacing w:val="14"/>
          <w:w w:val="105"/>
          <w:sz w:val="16"/>
        </w:rPr>
        <w:t xml:space="preserve"> </w:t>
      </w:r>
      <w:r>
        <w:rPr>
          <w:w w:val="105"/>
          <w:sz w:val="16"/>
        </w:rPr>
        <w:t>translation</w:t>
      </w:r>
      <w:r>
        <w:rPr>
          <w:spacing w:val="13"/>
          <w:w w:val="105"/>
          <w:sz w:val="16"/>
        </w:rPr>
        <w:t xml:space="preserve"> </w:t>
      </w:r>
      <w:r>
        <w:rPr>
          <w:w w:val="105"/>
          <w:sz w:val="16"/>
        </w:rPr>
        <w:t>errors.</w:t>
      </w:r>
    </w:p>
    <w:p w14:paraId="149B086A" w14:textId="77777777" w:rsidR="00054221" w:rsidRDefault="00054221">
      <w:pPr>
        <w:spacing w:line="249" w:lineRule="auto"/>
        <w:rPr>
          <w:sz w:val="16"/>
        </w:rPr>
        <w:sectPr w:rsidR="00054221">
          <w:pgSz w:w="12240" w:h="15840"/>
          <w:pgMar w:top="1340" w:right="860" w:bottom="1080" w:left="1320" w:header="0" w:footer="888" w:gutter="0"/>
          <w:cols w:space="720"/>
        </w:sectPr>
      </w:pPr>
    </w:p>
    <w:p w14:paraId="1A9E8AA6" w14:textId="4B6A451D" w:rsidR="00054221" w:rsidRDefault="5EEA1EF9">
      <w:pPr>
        <w:pStyle w:val="Heading1"/>
        <w:numPr>
          <w:ilvl w:val="0"/>
          <w:numId w:val="9"/>
        </w:numPr>
        <w:tabs>
          <w:tab w:val="left" w:pos="604"/>
          <w:tab w:val="left" w:pos="605"/>
        </w:tabs>
      </w:pPr>
      <w:bookmarkStart w:id="95" w:name="_bookmark19"/>
      <w:bookmarkEnd w:id="95"/>
      <w:commentRangeStart w:id="96"/>
      <w:r>
        <w:lastRenderedPageBreak/>
        <w:t xml:space="preserve"> v</w:t>
      </w:r>
      <w:commentRangeEnd w:id="96"/>
      <w:r w:rsidR="00BD4E74">
        <w:rPr>
          <w:rStyle w:val="CommentReference"/>
        </w:rPr>
        <w:commentReference w:id="96"/>
      </w:r>
      <w:r w:rsidR="00BD4E74">
        <w:t>￼￼</w:t>
      </w:r>
      <w:r w:rsidR="00BD4E74">
        <w:rPr>
          <w:spacing w:val="10"/>
        </w:rPr>
        <w:t>LCS</w:t>
      </w:r>
      <w:r w:rsidR="00BD4E74">
        <w:t xml:space="preserve"> </w:t>
      </w:r>
      <w:r w:rsidR="00BD4E74">
        <w:rPr>
          <w:spacing w:val="10"/>
        </w:rPr>
        <w:t>for</w:t>
      </w:r>
      <w:r w:rsidR="00BD4E74">
        <w:t xml:space="preserve"> </w:t>
      </w:r>
      <w:r w:rsidR="00BD4E74">
        <w:rPr>
          <w:spacing w:val="10"/>
        </w:rPr>
        <w:t>Essential</w:t>
      </w:r>
      <w:r w:rsidR="00BD4E74">
        <w:t xml:space="preserve"> </w:t>
      </w:r>
      <w:r w:rsidR="00BD4E74">
        <w:rPr>
          <w:spacing w:val="10"/>
        </w:rPr>
        <w:t>Needs</w:t>
      </w:r>
      <w:r w:rsidR="00BD4E74">
        <w:t xml:space="preserve"> </w:t>
      </w:r>
    </w:p>
    <w:p w14:paraId="4F39C85D" w14:textId="5A259C49" w:rsidR="00054221" w:rsidRDefault="00BD4E74">
      <w:pPr>
        <w:pStyle w:val="BodyText"/>
        <w:spacing w:before="282" w:line="314" w:lineRule="auto"/>
        <w:ind w:left="120" w:right="573"/>
        <w:jc w:val="both"/>
      </w:pPr>
      <w:proofErr w:type="gramStart"/>
      <w:r>
        <w:t>In  food</w:t>
      </w:r>
      <w:proofErr w:type="gramEnd"/>
      <w:r>
        <w:t xml:space="preserve"> security</w:t>
      </w:r>
      <w:r w:rsidR="048232DE">
        <w:t xml:space="preserve"> assessments</w:t>
      </w:r>
      <w:r>
        <w:t xml:space="preserve">, </w:t>
      </w:r>
      <w:r w:rsidR="4C7B4480">
        <w:t>two</w:t>
      </w:r>
      <w:r>
        <w:t xml:space="preserve"> version</w:t>
      </w:r>
      <w:r w:rsidR="768194D2">
        <w:t>s</w:t>
      </w:r>
      <w:r>
        <w:t xml:space="preserve"> of the livelihood coping strategies </w:t>
      </w:r>
      <w:r w:rsidR="3DCD0840">
        <w:t>module</w:t>
      </w:r>
      <w:r>
        <w:t xml:space="preserve"> can be</w:t>
      </w:r>
      <w:r>
        <w:rPr>
          <w:spacing w:val="-51"/>
        </w:rPr>
        <w:t xml:space="preserve"> </w:t>
      </w:r>
      <w:r>
        <w:rPr>
          <w:w w:val="95"/>
        </w:rPr>
        <w:t xml:space="preserve">administered depending on the </w:t>
      </w:r>
      <w:r w:rsidR="6968A79D">
        <w:rPr>
          <w:w w:val="95"/>
        </w:rPr>
        <w:t>aims of the assessment</w:t>
      </w:r>
      <w:r>
        <w:rPr>
          <w:w w:val="95"/>
        </w:rPr>
        <w:t>.</w:t>
      </w:r>
      <w:r>
        <w:rPr>
          <w:spacing w:val="1"/>
          <w:w w:val="95"/>
        </w:rPr>
        <w:t xml:space="preserve"> </w:t>
      </w:r>
      <w:r>
        <w:rPr>
          <w:w w:val="95"/>
        </w:rPr>
        <w:t>While the LCS-FS (food</w:t>
      </w:r>
      <w:r>
        <w:rPr>
          <w:spacing w:val="1"/>
          <w:w w:val="95"/>
        </w:rPr>
        <w:t xml:space="preserve"> </w:t>
      </w:r>
      <w:r>
        <w:t>security) is used when the main objective of the assessment is on food security outcome</w:t>
      </w:r>
      <w:r w:rsidR="524A568C">
        <w:t>s</w:t>
      </w:r>
      <w:r>
        <w:rPr>
          <w:w w:val="95"/>
        </w:rPr>
        <w:t xml:space="preserve">, the LCS-EN (essential needs) version is </w:t>
      </w:r>
      <w:r w:rsidR="3EAB5369">
        <w:t>used when the scope of assessment broader than food security to include essential needs like shelter, health, education, etc. It is important to note that</w:t>
      </w:r>
      <w:r w:rsidR="4CCE2967">
        <w:t xml:space="preserve"> in this study,</w:t>
      </w:r>
      <w:r w:rsidR="3EAB5369">
        <w:t xml:space="preserve"> the LCS-FS</w:t>
      </w:r>
      <w:r>
        <w:rPr>
          <w:w w:val="95"/>
        </w:rPr>
        <w:t xml:space="preserve"> </w:t>
      </w:r>
      <w:r w:rsidR="26EFD4AE">
        <w:rPr>
          <w:w w:val="95"/>
        </w:rPr>
        <w:t>consist</w:t>
      </w:r>
      <w:r w:rsidR="234EBF9B">
        <w:rPr>
          <w:w w:val="95"/>
        </w:rPr>
        <w:t>ed</w:t>
      </w:r>
      <w:r w:rsidR="26EFD4AE">
        <w:rPr>
          <w:w w:val="95"/>
        </w:rPr>
        <w:t xml:space="preserve"> of 10 questions on 10 livelihood coping strategies selected for</w:t>
      </w:r>
      <w:r w:rsidR="6463D4AF">
        <w:rPr>
          <w:w w:val="95"/>
        </w:rPr>
        <w:t xml:space="preserve"> the context (comprised of 4 stress, 3 crisis and 3 emergency coping strategies)</w:t>
      </w:r>
      <w:r w:rsidR="26EFD4AE">
        <w:rPr>
          <w:w w:val="95"/>
        </w:rPr>
        <w:t>, while the LCS-EN module consist</w:t>
      </w:r>
      <w:r w:rsidR="40F3F76B">
        <w:rPr>
          <w:w w:val="95"/>
        </w:rPr>
        <w:t>ed</w:t>
      </w:r>
      <w:r w:rsidR="26EFD4AE">
        <w:rPr>
          <w:w w:val="95"/>
        </w:rPr>
        <w:t xml:space="preserve"> of </w:t>
      </w:r>
      <w:r w:rsidR="40C66AC3">
        <w:rPr>
          <w:w w:val="95"/>
        </w:rPr>
        <w:t xml:space="preserve">the same formulation, but </w:t>
      </w:r>
      <w:r w:rsidR="1A440F5A">
        <w:rPr>
          <w:w w:val="95"/>
        </w:rPr>
        <w:t>was</w:t>
      </w:r>
      <w:r w:rsidR="40C66AC3">
        <w:rPr>
          <w:w w:val="95"/>
        </w:rPr>
        <w:t xml:space="preserve"> slightly</w:t>
      </w:r>
      <w:r w:rsidR="26EFD4AE">
        <w:rPr>
          <w:w w:val="95"/>
        </w:rPr>
        <w:t xml:space="preserve"> </w:t>
      </w:r>
      <w:r>
        <w:rPr>
          <w:w w:val="95"/>
        </w:rPr>
        <w:t xml:space="preserve">longer with </w:t>
      </w:r>
      <w:r w:rsidR="7E989C6E">
        <w:rPr>
          <w:w w:val="95"/>
        </w:rPr>
        <w:t xml:space="preserve">3 </w:t>
      </w:r>
      <w:r>
        <w:rPr>
          <w:w w:val="95"/>
        </w:rPr>
        <w:t xml:space="preserve">additional questions </w:t>
      </w:r>
      <w:r w:rsidR="625719D4">
        <w:rPr>
          <w:w w:val="95"/>
        </w:rPr>
        <w:t xml:space="preserve">asking about the main reason for applying the coping strategies indicated by stress </w:t>
      </w:r>
      <w:proofErr w:type="gramStart"/>
      <w:r w:rsidR="625719D4">
        <w:rPr>
          <w:w w:val="95"/>
        </w:rPr>
        <w:t>level</w:t>
      </w:r>
      <w:r>
        <w:rPr>
          <w:spacing w:val="1"/>
          <w:w w:val="95"/>
        </w:rPr>
        <w:t xml:space="preserve"> </w:t>
      </w:r>
      <w:r>
        <w:t>.</w:t>
      </w:r>
      <w:proofErr w:type="gramEnd"/>
    </w:p>
    <w:p w14:paraId="76C86B41" w14:textId="56A2E818" w:rsidR="00054221" w:rsidRPr="00BE7A82" w:rsidRDefault="00BD4E74">
      <w:pPr>
        <w:pStyle w:val="BodyText"/>
        <w:spacing w:before="167" w:line="314" w:lineRule="auto"/>
        <w:ind w:left="120" w:right="575"/>
        <w:jc w:val="both"/>
        <w:rPr>
          <w:b/>
        </w:rPr>
      </w:pPr>
      <w:r>
        <w:t xml:space="preserve">The objective here </w:t>
      </w:r>
      <w:r w:rsidR="05C9F6D8">
        <w:t>wa</w:t>
      </w:r>
      <w:r>
        <w:t xml:space="preserve">s to assess </w:t>
      </w:r>
      <w:r w:rsidR="0F8B07AC">
        <w:t>whether</w:t>
      </w:r>
      <w:r>
        <w:t xml:space="preserve"> LCS-FS and LCS-EN </w:t>
      </w:r>
      <w:r w:rsidR="37C0EEDF">
        <w:t>we</w:t>
      </w:r>
      <w:r>
        <w:t xml:space="preserve">re comparable </w:t>
      </w:r>
      <w:r w:rsidR="329FB628">
        <w:t>(using the conversion)</w:t>
      </w:r>
      <w:r>
        <w:t xml:space="preserve"> </w:t>
      </w:r>
      <w:commentRangeStart w:id="97"/>
      <w:commentRangeEnd w:id="97"/>
      <w:r>
        <w:rPr>
          <w:rStyle w:val="CommentReference"/>
        </w:rPr>
        <w:commentReference w:id="97"/>
      </w:r>
      <w:r>
        <w:t>. The two</w:t>
      </w:r>
      <w:r>
        <w:rPr>
          <w:spacing w:val="1"/>
        </w:rPr>
        <w:t xml:space="preserve"> </w:t>
      </w:r>
      <w:r w:rsidR="63B3EE55">
        <w:rPr>
          <w:spacing w:val="1"/>
        </w:rPr>
        <w:t xml:space="preserve">versions of the </w:t>
      </w:r>
      <w:r>
        <w:t xml:space="preserve">LCS </w:t>
      </w:r>
      <w:r w:rsidR="2DD6A86E">
        <w:t xml:space="preserve">module </w:t>
      </w:r>
      <w:r>
        <w:t xml:space="preserve">were implemented </w:t>
      </w:r>
      <w:r w:rsidR="25E0746E">
        <w:t xml:space="preserve">only in </w:t>
      </w:r>
      <w:r>
        <w:t>the F2F modality</w:t>
      </w:r>
      <w:r w:rsidR="506920B6">
        <w:t>,</w:t>
      </w:r>
      <w:r>
        <w:t xml:space="preserve"> hence comparison is only in this sub-sample.</w:t>
      </w:r>
      <w:r>
        <w:rPr>
          <w:spacing w:val="1"/>
        </w:rPr>
        <w:t xml:space="preserve"> </w:t>
      </w:r>
      <w:r w:rsidR="48D47EF2">
        <w:t xml:space="preserve"> </w:t>
      </w:r>
      <w:commentRangeStart w:id="98"/>
      <w:r w:rsidR="48D47EF2" w:rsidRPr="00BE7A82">
        <w:rPr>
          <w:color w:val="2B579A"/>
          <w:highlight w:val="yellow"/>
          <w:shd w:val="clear" w:color="auto" w:fill="E6E6E6"/>
        </w:rPr>
        <w:t>In comparing the LCS-FS and LCS-EN, given that the LCS-EN is for broader objectives and asks the follow-up questions about the main reasons for adopting the coping strategies, it was necessary to do the conversion of LCS-EN to LCS-FS by....</w:t>
      </w:r>
      <w:r w:rsidR="48D47EF2">
        <w:t xml:space="preserve"> </w:t>
      </w:r>
      <w:commentRangeEnd w:id="98"/>
      <w:r>
        <w:rPr>
          <w:rStyle w:val="CommentReference"/>
        </w:rPr>
        <w:commentReference w:id="98"/>
      </w:r>
    </w:p>
    <w:p w14:paraId="01C783CB" w14:textId="77777777" w:rsidR="00054221" w:rsidRDefault="00054221">
      <w:pPr>
        <w:pStyle w:val="BodyText"/>
        <w:spacing w:before="7"/>
        <w:rPr>
          <w:sz w:val="26"/>
        </w:rPr>
      </w:pPr>
    </w:p>
    <w:p w14:paraId="5E17BADE" w14:textId="77777777" w:rsidR="00054221" w:rsidRDefault="00BD4E74">
      <w:pPr>
        <w:pStyle w:val="Heading2"/>
        <w:numPr>
          <w:ilvl w:val="1"/>
          <w:numId w:val="4"/>
        </w:numPr>
        <w:tabs>
          <w:tab w:val="left" w:pos="732"/>
          <w:tab w:val="left" w:pos="733"/>
        </w:tabs>
      </w:pPr>
      <w:bookmarkStart w:id="99" w:name="Aggregate_LCS-FS/EN_(Maximum_livelihood_"/>
      <w:bookmarkStart w:id="100" w:name="_bookmark20"/>
      <w:bookmarkEnd w:id="99"/>
      <w:bookmarkEnd w:id="100"/>
      <w:r>
        <w:rPr>
          <w:w w:val="95"/>
        </w:rPr>
        <w:t>Aggregate</w:t>
      </w:r>
      <w:r>
        <w:rPr>
          <w:spacing w:val="35"/>
          <w:w w:val="95"/>
        </w:rPr>
        <w:t xml:space="preserve"> </w:t>
      </w:r>
      <w:r>
        <w:rPr>
          <w:w w:val="95"/>
        </w:rPr>
        <w:t>LCS-FS/EN</w:t>
      </w:r>
      <w:r>
        <w:rPr>
          <w:spacing w:val="35"/>
          <w:w w:val="95"/>
        </w:rPr>
        <w:t xml:space="preserve"> </w:t>
      </w:r>
      <w:r>
        <w:rPr>
          <w:w w:val="95"/>
        </w:rPr>
        <w:t>(Maximum</w:t>
      </w:r>
      <w:r>
        <w:rPr>
          <w:spacing w:val="36"/>
          <w:w w:val="95"/>
        </w:rPr>
        <w:t xml:space="preserve"> </w:t>
      </w:r>
      <w:r>
        <w:rPr>
          <w:w w:val="95"/>
        </w:rPr>
        <w:t>livelihood</w:t>
      </w:r>
      <w:r>
        <w:rPr>
          <w:spacing w:val="35"/>
          <w:w w:val="95"/>
        </w:rPr>
        <w:t xml:space="preserve"> </w:t>
      </w:r>
      <w:r>
        <w:rPr>
          <w:w w:val="95"/>
        </w:rPr>
        <w:t>coping</w:t>
      </w:r>
      <w:r>
        <w:rPr>
          <w:spacing w:val="35"/>
          <w:w w:val="95"/>
        </w:rPr>
        <w:t xml:space="preserve"> </w:t>
      </w:r>
      <w:r>
        <w:rPr>
          <w:w w:val="95"/>
        </w:rPr>
        <w:t>strategies)</w:t>
      </w:r>
    </w:p>
    <w:p w14:paraId="4F68B25D" w14:textId="7331033A" w:rsidR="00054221" w:rsidRDefault="00BD4E74">
      <w:pPr>
        <w:pStyle w:val="BodyText"/>
        <w:spacing w:before="215" w:line="314" w:lineRule="auto"/>
        <w:ind w:left="120" w:right="576"/>
        <w:jc w:val="both"/>
      </w:pPr>
      <w:r>
        <w:rPr>
          <w:w w:val="95"/>
        </w:rPr>
        <w:t>A</w:t>
      </w:r>
      <w:r>
        <w:rPr>
          <w:spacing w:val="14"/>
          <w:w w:val="95"/>
        </w:rPr>
        <w:t xml:space="preserve"> </w:t>
      </w:r>
      <w:r>
        <w:rPr>
          <w:w w:val="95"/>
        </w:rPr>
        <w:t>comparison</w:t>
      </w:r>
      <w:r>
        <w:rPr>
          <w:spacing w:val="15"/>
          <w:w w:val="95"/>
        </w:rPr>
        <w:t xml:space="preserve"> </w:t>
      </w:r>
      <w:r>
        <w:rPr>
          <w:w w:val="95"/>
        </w:rPr>
        <w:t>of</w:t>
      </w:r>
      <w:r>
        <w:rPr>
          <w:spacing w:val="15"/>
          <w:w w:val="95"/>
        </w:rPr>
        <w:t xml:space="preserve"> </w:t>
      </w:r>
      <w:r>
        <w:rPr>
          <w:w w:val="95"/>
        </w:rPr>
        <w:t>the</w:t>
      </w:r>
      <w:r>
        <w:rPr>
          <w:spacing w:val="15"/>
          <w:w w:val="95"/>
        </w:rPr>
        <w:t xml:space="preserve"> </w:t>
      </w:r>
      <w:r w:rsidR="3DCC8433">
        <w:rPr>
          <w:spacing w:val="15"/>
          <w:w w:val="95"/>
        </w:rPr>
        <w:t xml:space="preserve">severity of the </w:t>
      </w:r>
      <w:r>
        <w:rPr>
          <w:w w:val="95"/>
        </w:rPr>
        <w:t xml:space="preserve">LCS </w:t>
      </w:r>
      <w:r w:rsidR="574F3926">
        <w:rPr>
          <w:w w:val="95"/>
        </w:rPr>
        <w:t>applied</w:t>
      </w:r>
      <w:r>
        <w:rPr>
          <w:spacing w:val="15"/>
          <w:w w:val="95"/>
        </w:rPr>
        <w:t xml:space="preserve"> </w:t>
      </w:r>
      <w:r>
        <w:rPr>
          <w:w w:val="95"/>
        </w:rPr>
        <w:t>(see</w:t>
      </w:r>
      <w:r>
        <w:rPr>
          <w:spacing w:val="15"/>
          <w:w w:val="95"/>
        </w:rPr>
        <w:t xml:space="preserve"> </w:t>
      </w:r>
      <w:r>
        <w:rPr>
          <w:w w:val="95"/>
        </w:rPr>
        <w:t>Table</w:t>
      </w:r>
      <w:r>
        <w:rPr>
          <w:spacing w:val="15"/>
          <w:w w:val="95"/>
        </w:rPr>
        <w:t xml:space="preserve"> </w:t>
      </w:r>
      <w:r>
        <w:rPr>
          <w:w w:val="95"/>
        </w:rPr>
        <w:t>21)</w:t>
      </w:r>
      <w:r>
        <w:rPr>
          <w:spacing w:val="15"/>
          <w:w w:val="95"/>
        </w:rPr>
        <w:t xml:space="preserve"> </w:t>
      </w:r>
      <w:r>
        <w:rPr>
          <w:w w:val="95"/>
        </w:rPr>
        <w:t>shows</w:t>
      </w:r>
      <w:r>
        <w:rPr>
          <w:spacing w:val="15"/>
          <w:w w:val="95"/>
        </w:rPr>
        <w:t xml:space="preserve"> </w:t>
      </w:r>
      <w:r>
        <w:rPr>
          <w:w w:val="95"/>
        </w:rPr>
        <w:t>that</w:t>
      </w:r>
      <w:r>
        <w:rPr>
          <w:spacing w:val="15"/>
          <w:w w:val="95"/>
        </w:rPr>
        <w:t xml:space="preserve"> </w:t>
      </w:r>
      <w:r>
        <w:rPr>
          <w:w w:val="95"/>
        </w:rPr>
        <w:t>across</w:t>
      </w:r>
      <w:r>
        <w:rPr>
          <w:spacing w:val="15"/>
          <w:w w:val="95"/>
        </w:rPr>
        <w:t xml:space="preserve"> </w:t>
      </w:r>
      <w:r w:rsidR="5E7A119A">
        <w:rPr>
          <w:spacing w:val="15"/>
          <w:w w:val="95"/>
        </w:rPr>
        <w:t xml:space="preserve">pilot </w:t>
      </w:r>
      <w:r>
        <w:rPr>
          <w:w w:val="95"/>
        </w:rPr>
        <w:t>countries,</w:t>
      </w:r>
      <w:r>
        <w:rPr>
          <w:spacing w:val="17"/>
          <w:w w:val="95"/>
        </w:rPr>
        <w:t xml:space="preserve"> </w:t>
      </w:r>
      <w:r>
        <w:rPr>
          <w:w w:val="95"/>
        </w:rPr>
        <w:t>there</w:t>
      </w:r>
      <w:r>
        <w:rPr>
          <w:spacing w:val="-48"/>
          <w:w w:val="95"/>
        </w:rPr>
        <w:t xml:space="preserve"> </w:t>
      </w:r>
      <w:r w:rsidR="61CADE43">
        <w:rPr>
          <w:spacing w:val="-48"/>
          <w:w w:val="95"/>
        </w:rPr>
        <w:t>w</w:t>
      </w:r>
      <w:r w:rsidR="67D883E4">
        <w:rPr>
          <w:spacing w:val="-48"/>
          <w:w w:val="95"/>
        </w:rPr>
        <w:t>ere</w:t>
      </w:r>
      <w:r>
        <w:t xml:space="preserve"> no statistical</w:t>
      </w:r>
      <w:r w:rsidR="4304AACE">
        <w:t>ly significant</w:t>
      </w:r>
      <w:r>
        <w:t xml:space="preserve"> difference</w:t>
      </w:r>
      <w:r w:rsidR="1DC7C6F2">
        <w:t>s</w:t>
      </w:r>
      <w:r>
        <w:t xml:space="preserve"> between the proportion of households adopting LCS strategies to meet</w:t>
      </w:r>
      <w:r>
        <w:rPr>
          <w:spacing w:val="-51"/>
        </w:rPr>
        <w:t xml:space="preserve"> </w:t>
      </w:r>
      <w:r>
        <w:t>their</w:t>
      </w:r>
      <w:r>
        <w:rPr>
          <w:spacing w:val="16"/>
        </w:rPr>
        <w:t xml:space="preserve"> </w:t>
      </w:r>
      <w:r>
        <w:t>food</w:t>
      </w:r>
      <w:r>
        <w:rPr>
          <w:spacing w:val="17"/>
        </w:rPr>
        <w:t xml:space="preserve"> </w:t>
      </w:r>
      <w:r>
        <w:t>security</w:t>
      </w:r>
      <w:r>
        <w:rPr>
          <w:spacing w:val="17"/>
        </w:rPr>
        <w:t xml:space="preserve"> </w:t>
      </w:r>
      <w:r>
        <w:t>or</w:t>
      </w:r>
      <w:r>
        <w:rPr>
          <w:spacing w:val="17"/>
        </w:rPr>
        <w:t xml:space="preserve"> </w:t>
      </w:r>
      <w:r>
        <w:t>essential</w:t>
      </w:r>
      <w:r>
        <w:rPr>
          <w:spacing w:val="17"/>
        </w:rPr>
        <w:t xml:space="preserve"> </w:t>
      </w:r>
      <w:r>
        <w:t>needs.</w:t>
      </w:r>
    </w:p>
    <w:p w14:paraId="7E8F70D9" w14:textId="3642CD8C" w:rsidR="00054221" w:rsidRDefault="00BD4E74">
      <w:pPr>
        <w:spacing w:before="148"/>
        <w:ind w:left="1872"/>
        <w:jc w:val="both"/>
        <w:rPr>
          <w:sz w:val="21"/>
        </w:rPr>
      </w:pPr>
      <w:r>
        <w:rPr>
          <w:noProof/>
          <w:color w:val="2B579A"/>
          <w:shd w:val="clear" w:color="auto" w:fill="E6E6E6"/>
        </w:rPr>
        <mc:AlternateContent>
          <mc:Choice Requires="wpg">
            <w:drawing>
              <wp:anchor distT="0" distB="0" distL="0" distR="0" simplePos="0" relativeHeight="251658284" behindDoc="1" locked="0" layoutInCell="1" allowOverlap="1" wp14:anchorId="0D44BD2E" wp14:editId="308D42A7">
                <wp:simplePos x="0" y="0"/>
                <wp:positionH relativeFrom="page">
                  <wp:posOffset>914400</wp:posOffset>
                </wp:positionH>
                <wp:positionV relativeFrom="paragraph">
                  <wp:posOffset>382905</wp:posOffset>
                </wp:positionV>
                <wp:extent cx="5944235" cy="3429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235" cy="34290"/>
                          <a:chOff x="1440" y="603"/>
                          <a:chExt cx="9361" cy="54"/>
                        </a:xfrm>
                      </wpg:grpSpPr>
                      <wps:wsp>
                        <wps:cNvPr id="23" name="Line 20"/>
                        <wps:cNvCnPr>
                          <a:cxnSpLocks noChangeShapeType="1"/>
                        </wps:cNvCnPr>
                        <wps:spPr bwMode="auto">
                          <a:xfrm>
                            <a:off x="1440" y="607"/>
                            <a:ext cx="9360" cy="0"/>
                          </a:xfrm>
                          <a:prstGeom prst="line">
                            <a:avLst/>
                          </a:prstGeom>
                          <a:noFill/>
                          <a:ln w="4841">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 name="Line 19"/>
                        <wps:cNvCnPr>
                          <a:cxnSpLocks noChangeShapeType="1"/>
                        </wps:cNvCnPr>
                        <wps:spPr bwMode="auto">
                          <a:xfrm>
                            <a:off x="1440" y="653"/>
                            <a:ext cx="9360" cy="0"/>
                          </a:xfrm>
                          <a:prstGeom prst="line">
                            <a:avLst/>
                          </a:prstGeom>
                          <a:noFill/>
                          <a:ln w="4841">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82ABD40">
              <v:group id="Group 18" style="position:absolute;margin-left:1in;margin-top:30.15pt;width:468.05pt;height:2.7pt;z-index:-15710208;mso-wrap-distance-left:0;mso-wrap-distance-right:0;mso-position-horizontal-relative:page" coordsize="9361,54" coordorigin="1440,603" o:spid="_x0000_s1026" w14:anchorId="654709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">
                <v:line id="Line 20" style="position:absolute;visibility:visible;mso-wrap-style:square" o:spid="_x0000_s1027" strokeweight=".1345mm" o:connectortype="straight" from="1440,607" to="10800,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"/>
                <v:line id="Line 19" style="position:absolute;visibility:visible;mso-wrap-style:square" o:spid="_x0000_s1028" strokeweight=".1345mm" o:connectortype="straight" from="1440,653" to="10800,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"/>
                <w10:wrap type="topAndBottom" anchorx="page"/>
              </v:group>
            </w:pict>
          </mc:Fallback>
        </mc:AlternateContent>
      </w:r>
      <w:r>
        <w:rPr>
          <w:sz w:val="21"/>
        </w:rPr>
        <w:t>Table</w:t>
      </w:r>
      <w:r>
        <w:rPr>
          <w:spacing w:val="2"/>
          <w:sz w:val="21"/>
        </w:rPr>
        <w:t xml:space="preserve"> </w:t>
      </w:r>
      <w:r>
        <w:rPr>
          <w:sz w:val="21"/>
        </w:rPr>
        <w:t>21:</w:t>
      </w:r>
      <w:r>
        <w:rPr>
          <w:spacing w:val="21"/>
          <w:sz w:val="21"/>
        </w:rPr>
        <w:t xml:space="preserve"> </w:t>
      </w:r>
      <w:r>
        <w:rPr>
          <w:sz w:val="21"/>
        </w:rPr>
        <w:t>Myanmar:</w:t>
      </w:r>
      <w:r>
        <w:rPr>
          <w:spacing w:val="21"/>
          <w:sz w:val="21"/>
        </w:rPr>
        <w:t xml:space="preserve"> </w:t>
      </w:r>
      <w:r>
        <w:rPr>
          <w:sz w:val="21"/>
        </w:rPr>
        <w:t>LCS</w:t>
      </w:r>
      <w:r>
        <w:rPr>
          <w:spacing w:val="3"/>
          <w:sz w:val="21"/>
        </w:rPr>
        <w:t xml:space="preserve"> </w:t>
      </w:r>
      <w:r>
        <w:rPr>
          <w:sz w:val="21"/>
        </w:rPr>
        <w:t>for</w:t>
      </w:r>
      <w:r>
        <w:rPr>
          <w:spacing w:val="3"/>
          <w:sz w:val="21"/>
        </w:rPr>
        <w:t xml:space="preserve"> </w:t>
      </w:r>
      <w:r>
        <w:rPr>
          <w:sz w:val="21"/>
        </w:rPr>
        <w:t>Essential</w:t>
      </w:r>
      <w:r>
        <w:rPr>
          <w:spacing w:val="3"/>
          <w:sz w:val="21"/>
        </w:rPr>
        <w:t xml:space="preserve"> </w:t>
      </w:r>
      <w:r>
        <w:rPr>
          <w:sz w:val="21"/>
        </w:rPr>
        <w:t>Needs</w:t>
      </w:r>
      <w:r>
        <w:rPr>
          <w:spacing w:val="3"/>
          <w:sz w:val="21"/>
        </w:rPr>
        <w:t xml:space="preserve"> </w:t>
      </w:r>
      <w:r>
        <w:rPr>
          <w:sz w:val="21"/>
        </w:rPr>
        <w:t>vs.</w:t>
      </w:r>
      <w:r>
        <w:rPr>
          <w:spacing w:val="21"/>
          <w:sz w:val="21"/>
        </w:rPr>
        <w:t xml:space="preserve"> </w:t>
      </w:r>
      <w:r>
        <w:rPr>
          <w:sz w:val="21"/>
        </w:rPr>
        <w:t>Food</w:t>
      </w:r>
      <w:r>
        <w:rPr>
          <w:spacing w:val="3"/>
          <w:sz w:val="21"/>
        </w:rPr>
        <w:t xml:space="preserve"> </w:t>
      </w:r>
      <w:r>
        <w:rPr>
          <w:sz w:val="21"/>
        </w:rPr>
        <w:t>Security</w:t>
      </w:r>
    </w:p>
    <w:p w14:paraId="5FE93795" w14:textId="77777777" w:rsidR="00054221" w:rsidRDefault="00054221">
      <w:pPr>
        <w:pStyle w:val="BodyText"/>
        <w:spacing w:before="6"/>
        <w:rPr>
          <w:sz w:val="11"/>
        </w:rPr>
      </w:pPr>
    </w:p>
    <w:p w14:paraId="1106279F" w14:textId="77777777" w:rsidR="00054221" w:rsidRDefault="00BD4E74">
      <w:pPr>
        <w:tabs>
          <w:tab w:val="left" w:pos="6116"/>
          <w:tab w:val="left" w:pos="8161"/>
        </w:tabs>
        <w:ind w:left="4139"/>
        <w:rPr>
          <w:sz w:val="15"/>
        </w:rPr>
      </w:pPr>
      <w:r>
        <w:rPr>
          <w:w w:val="110"/>
          <w:sz w:val="15"/>
        </w:rPr>
        <w:t>Myanmar</w:t>
      </w:r>
      <w:r>
        <w:rPr>
          <w:spacing w:val="2"/>
          <w:w w:val="110"/>
          <w:sz w:val="15"/>
        </w:rPr>
        <w:t xml:space="preserve"> </w:t>
      </w:r>
      <w:r>
        <w:rPr>
          <w:w w:val="110"/>
          <w:sz w:val="15"/>
        </w:rPr>
        <w:t>F2F</w:t>
      </w:r>
      <w:r>
        <w:rPr>
          <w:w w:val="110"/>
          <w:sz w:val="15"/>
        </w:rPr>
        <w:tab/>
        <w:t>Ecuador</w:t>
      </w:r>
      <w:r>
        <w:rPr>
          <w:spacing w:val="3"/>
          <w:w w:val="110"/>
          <w:sz w:val="15"/>
        </w:rPr>
        <w:t xml:space="preserve"> </w:t>
      </w:r>
      <w:r>
        <w:rPr>
          <w:w w:val="110"/>
          <w:sz w:val="15"/>
        </w:rPr>
        <w:t>F2F</w:t>
      </w:r>
      <w:r>
        <w:rPr>
          <w:w w:val="110"/>
          <w:sz w:val="15"/>
        </w:rPr>
        <w:tab/>
        <w:t>CAR</w:t>
      </w:r>
      <w:r>
        <w:rPr>
          <w:spacing w:val="28"/>
          <w:w w:val="110"/>
          <w:sz w:val="15"/>
        </w:rPr>
        <w:t xml:space="preserve"> </w:t>
      </w:r>
      <w:r>
        <w:rPr>
          <w:w w:val="110"/>
          <w:sz w:val="15"/>
        </w:rPr>
        <w:t>F2F</w:t>
      </w:r>
    </w:p>
    <w:p w14:paraId="342AC618" w14:textId="080AD8B9" w:rsidR="00054221" w:rsidRPr="00FF0076" w:rsidRDefault="00BD4E74">
      <w:pPr>
        <w:tabs>
          <w:tab w:val="left" w:pos="3893"/>
          <w:tab w:val="left" w:pos="4555"/>
          <w:tab w:val="left" w:pos="5165"/>
          <w:tab w:val="left" w:pos="5824"/>
          <w:tab w:val="left" w:pos="6485"/>
          <w:tab w:val="left" w:pos="7095"/>
          <w:tab w:val="left" w:pos="7755"/>
          <w:tab w:val="left" w:pos="8416"/>
          <w:tab w:val="left" w:pos="9026"/>
        </w:tabs>
        <w:ind w:left="234"/>
        <w:rPr>
          <w:sz w:val="15"/>
          <w:lang w:val="fr-FR"/>
        </w:rPr>
      </w:pPr>
      <w:r>
        <w:rPr>
          <w:noProof/>
          <w:color w:val="2B579A"/>
          <w:shd w:val="clear" w:color="auto" w:fill="E6E6E6"/>
        </w:rPr>
        <mc:AlternateContent>
          <mc:Choice Requires="wps">
            <w:drawing>
              <wp:anchor distT="0" distB="0" distL="114300" distR="114300" simplePos="0" relativeHeight="251658242" behindDoc="0" locked="0" layoutInCell="1" allowOverlap="1" wp14:anchorId="211A32CD" wp14:editId="269D9FDE">
                <wp:simplePos x="0" y="0"/>
                <wp:positionH relativeFrom="page">
                  <wp:posOffset>914400</wp:posOffset>
                </wp:positionH>
                <wp:positionV relativeFrom="paragraph">
                  <wp:posOffset>124460</wp:posOffset>
                </wp:positionV>
                <wp:extent cx="5943600"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484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90EFC5F">
              <v:line id="Line 17" style="position:absolute;z-index:15747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345mm" from="1in,9.8pt" to="540pt,9.8pt" w14:anchorId="18E38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">
                <w10:wrap anchorx="page"/>
              </v:line>
            </w:pict>
          </mc:Fallback>
        </mc:AlternateContent>
      </w:r>
      <w:r w:rsidRPr="00FF0076">
        <w:rPr>
          <w:w w:val="110"/>
          <w:sz w:val="15"/>
          <w:lang w:val="fr-FR"/>
        </w:rPr>
        <w:t>Variable</w:t>
      </w:r>
      <w:r w:rsidRPr="00FF0076">
        <w:rPr>
          <w:w w:val="110"/>
          <w:sz w:val="15"/>
          <w:lang w:val="fr-FR"/>
        </w:rPr>
        <w:tab/>
        <w:t>EN</w:t>
      </w:r>
      <w:r w:rsidRPr="00FF0076">
        <w:rPr>
          <w:w w:val="110"/>
          <w:sz w:val="15"/>
          <w:lang w:val="fr-FR"/>
        </w:rPr>
        <w:tab/>
        <w:t>FS</w:t>
      </w:r>
      <w:r w:rsidRPr="00FF0076">
        <w:rPr>
          <w:w w:val="110"/>
          <w:sz w:val="15"/>
          <w:lang w:val="fr-FR"/>
        </w:rPr>
        <w:tab/>
        <w:t>Diff</w:t>
      </w:r>
      <w:r w:rsidRPr="00FF0076">
        <w:rPr>
          <w:w w:val="110"/>
          <w:sz w:val="15"/>
          <w:lang w:val="fr-FR"/>
        </w:rPr>
        <w:tab/>
        <w:t>EN</w:t>
      </w:r>
      <w:r w:rsidRPr="00FF0076">
        <w:rPr>
          <w:w w:val="110"/>
          <w:sz w:val="15"/>
          <w:lang w:val="fr-FR"/>
        </w:rPr>
        <w:tab/>
        <w:t>FS</w:t>
      </w:r>
      <w:r w:rsidRPr="00FF0076">
        <w:rPr>
          <w:w w:val="110"/>
          <w:sz w:val="15"/>
          <w:lang w:val="fr-FR"/>
        </w:rPr>
        <w:tab/>
        <w:t>Diff</w:t>
      </w:r>
      <w:r w:rsidRPr="00FF0076">
        <w:rPr>
          <w:w w:val="110"/>
          <w:sz w:val="15"/>
          <w:lang w:val="fr-FR"/>
        </w:rPr>
        <w:tab/>
        <w:t>EN</w:t>
      </w:r>
      <w:r w:rsidRPr="00FF0076">
        <w:rPr>
          <w:w w:val="110"/>
          <w:sz w:val="15"/>
          <w:lang w:val="fr-FR"/>
        </w:rPr>
        <w:tab/>
        <w:t>FS</w:t>
      </w:r>
      <w:r w:rsidRPr="00FF0076">
        <w:rPr>
          <w:w w:val="110"/>
          <w:sz w:val="15"/>
          <w:lang w:val="fr-FR"/>
        </w:rPr>
        <w:tab/>
        <w:t>Diff</w:t>
      </w:r>
    </w:p>
    <w:tbl>
      <w:tblPr>
        <w:tblW w:w="0" w:type="auto"/>
        <w:tblInd w:w="127" w:type="dxa"/>
        <w:tblLayout w:type="fixed"/>
        <w:tblCellMar>
          <w:left w:w="0" w:type="dxa"/>
          <w:right w:w="0" w:type="dxa"/>
        </w:tblCellMar>
        <w:tblLook w:val="01E0" w:firstRow="1" w:lastRow="1" w:firstColumn="1" w:lastColumn="1" w:noHBand="0" w:noVBand="0"/>
      </w:tblPr>
      <w:tblGrid>
        <w:gridCol w:w="4212"/>
        <w:gridCol w:w="644"/>
        <w:gridCol w:w="644"/>
        <w:gridCol w:w="644"/>
        <w:gridCol w:w="644"/>
        <w:gridCol w:w="644"/>
        <w:gridCol w:w="644"/>
        <w:gridCol w:w="644"/>
        <w:gridCol w:w="644"/>
      </w:tblGrid>
      <w:tr w:rsidR="00054221" w14:paraId="4CB56F7C" w14:textId="77777777">
        <w:trPr>
          <w:trHeight w:val="198"/>
        </w:trPr>
        <w:tc>
          <w:tcPr>
            <w:tcW w:w="4212" w:type="dxa"/>
          </w:tcPr>
          <w:p w14:paraId="67FE5D8F" w14:textId="07C03062" w:rsidR="00054221" w:rsidRDefault="00BD4E74">
            <w:pPr>
              <w:pStyle w:val="TableParagraph"/>
              <w:tabs>
                <w:tab w:val="right" w:pos="4033"/>
              </w:tabs>
              <w:spacing w:before="0" w:line="160" w:lineRule="exact"/>
              <w:ind w:left="114"/>
              <w:jc w:val="left"/>
              <w:rPr>
                <w:sz w:val="15"/>
                <w:szCs w:val="15"/>
              </w:rPr>
            </w:pPr>
            <w:r w:rsidRPr="76614F08">
              <w:rPr>
                <w:w w:val="105"/>
                <w:sz w:val="15"/>
                <w:szCs w:val="15"/>
              </w:rPr>
              <w:t>Livelihood</w:t>
            </w:r>
            <w:r w:rsidRPr="76614F08">
              <w:rPr>
                <w:spacing w:val="14"/>
                <w:w w:val="105"/>
                <w:sz w:val="15"/>
                <w:szCs w:val="15"/>
              </w:rPr>
              <w:t xml:space="preserve"> </w:t>
            </w:r>
            <w:r w:rsidRPr="76614F08">
              <w:rPr>
                <w:w w:val="105"/>
                <w:sz w:val="15"/>
                <w:szCs w:val="15"/>
              </w:rPr>
              <w:t>Coping:</w:t>
            </w:r>
            <w:r w:rsidRPr="76614F08">
              <w:rPr>
                <w:spacing w:val="31"/>
                <w:w w:val="105"/>
                <w:sz w:val="15"/>
                <w:szCs w:val="15"/>
              </w:rPr>
              <w:t xml:space="preserve"> </w:t>
            </w:r>
            <w:r w:rsidRPr="76614F08">
              <w:rPr>
                <w:w w:val="105"/>
                <w:sz w:val="15"/>
                <w:szCs w:val="15"/>
              </w:rPr>
              <w:t>None</w:t>
            </w:r>
            <w:r>
              <w:rPr>
                <w:rFonts w:ascii="Times New Roman"/>
                <w:w w:val="105"/>
                <w:sz w:val="15"/>
              </w:rPr>
              <w:tab/>
            </w:r>
            <w:r w:rsidRPr="76614F08">
              <w:rPr>
                <w:w w:val="105"/>
                <w:sz w:val="15"/>
                <w:szCs w:val="15"/>
              </w:rPr>
              <w:t>0.25</w:t>
            </w:r>
          </w:p>
        </w:tc>
        <w:tc>
          <w:tcPr>
            <w:tcW w:w="644" w:type="dxa"/>
          </w:tcPr>
          <w:p w14:paraId="245824CC" w14:textId="77777777" w:rsidR="00054221" w:rsidRDefault="00BD4E74">
            <w:pPr>
              <w:pStyle w:val="TableParagraph"/>
              <w:spacing w:before="0" w:line="160" w:lineRule="exact"/>
              <w:ind w:left="176"/>
              <w:jc w:val="left"/>
              <w:rPr>
                <w:sz w:val="15"/>
              </w:rPr>
            </w:pPr>
            <w:r>
              <w:rPr>
                <w:sz w:val="15"/>
              </w:rPr>
              <w:t>0.26</w:t>
            </w:r>
          </w:p>
        </w:tc>
        <w:tc>
          <w:tcPr>
            <w:tcW w:w="644" w:type="dxa"/>
          </w:tcPr>
          <w:p w14:paraId="64886486" w14:textId="77777777" w:rsidR="00054221" w:rsidRDefault="00BD4E74">
            <w:pPr>
              <w:pStyle w:val="TableParagraph"/>
              <w:spacing w:before="0" w:line="160" w:lineRule="exact"/>
              <w:ind w:left="31" w:right="31"/>
              <w:rPr>
                <w:sz w:val="15"/>
              </w:rPr>
            </w:pPr>
            <w:r>
              <w:rPr>
                <w:sz w:val="15"/>
              </w:rPr>
              <w:t>0.01</w:t>
            </w:r>
          </w:p>
        </w:tc>
        <w:tc>
          <w:tcPr>
            <w:tcW w:w="644" w:type="dxa"/>
          </w:tcPr>
          <w:p w14:paraId="5F854E48" w14:textId="77777777" w:rsidR="00054221" w:rsidRDefault="00BD4E74">
            <w:pPr>
              <w:pStyle w:val="TableParagraph"/>
              <w:spacing w:before="0" w:line="160" w:lineRule="exact"/>
              <w:ind w:left="31" w:right="32"/>
              <w:rPr>
                <w:sz w:val="15"/>
              </w:rPr>
            </w:pPr>
            <w:r>
              <w:rPr>
                <w:w w:val="115"/>
                <w:sz w:val="15"/>
              </w:rPr>
              <w:t>0.11</w:t>
            </w:r>
          </w:p>
        </w:tc>
        <w:tc>
          <w:tcPr>
            <w:tcW w:w="644" w:type="dxa"/>
          </w:tcPr>
          <w:p w14:paraId="181905B0" w14:textId="77777777" w:rsidR="00054221" w:rsidRDefault="00BD4E74">
            <w:pPr>
              <w:pStyle w:val="TableParagraph"/>
              <w:spacing w:before="0" w:line="160" w:lineRule="exact"/>
              <w:ind w:right="177"/>
              <w:jc w:val="right"/>
              <w:rPr>
                <w:sz w:val="15"/>
              </w:rPr>
            </w:pPr>
            <w:r>
              <w:rPr>
                <w:sz w:val="15"/>
              </w:rPr>
              <w:t>0.07</w:t>
            </w:r>
          </w:p>
        </w:tc>
        <w:tc>
          <w:tcPr>
            <w:tcW w:w="644" w:type="dxa"/>
          </w:tcPr>
          <w:p w14:paraId="12FBE923" w14:textId="77777777" w:rsidR="00054221" w:rsidRDefault="00BD4E74">
            <w:pPr>
              <w:pStyle w:val="TableParagraph"/>
              <w:spacing w:before="0" w:line="160" w:lineRule="exact"/>
              <w:ind w:right="151"/>
              <w:jc w:val="right"/>
              <w:rPr>
                <w:sz w:val="15"/>
              </w:rPr>
            </w:pPr>
            <w:r>
              <w:rPr>
                <w:sz w:val="15"/>
              </w:rPr>
              <w:t>-0.04</w:t>
            </w:r>
          </w:p>
        </w:tc>
        <w:tc>
          <w:tcPr>
            <w:tcW w:w="644" w:type="dxa"/>
          </w:tcPr>
          <w:p w14:paraId="652BA008" w14:textId="77777777" w:rsidR="00054221" w:rsidRDefault="00BD4E74">
            <w:pPr>
              <w:pStyle w:val="TableParagraph"/>
              <w:spacing w:before="0" w:line="160" w:lineRule="exact"/>
              <w:ind w:right="178"/>
              <w:jc w:val="right"/>
              <w:rPr>
                <w:sz w:val="15"/>
              </w:rPr>
            </w:pPr>
            <w:r>
              <w:rPr>
                <w:sz w:val="15"/>
              </w:rPr>
              <w:t>0.19</w:t>
            </w:r>
          </w:p>
        </w:tc>
        <w:tc>
          <w:tcPr>
            <w:tcW w:w="644" w:type="dxa"/>
          </w:tcPr>
          <w:p w14:paraId="55A73536" w14:textId="77777777" w:rsidR="00054221" w:rsidRDefault="00BD4E74">
            <w:pPr>
              <w:pStyle w:val="TableParagraph"/>
              <w:spacing w:before="0" w:line="160" w:lineRule="exact"/>
              <w:ind w:left="31" w:right="35"/>
              <w:rPr>
                <w:sz w:val="15"/>
              </w:rPr>
            </w:pPr>
            <w:r>
              <w:rPr>
                <w:w w:val="105"/>
                <w:sz w:val="15"/>
              </w:rPr>
              <w:t>0.21</w:t>
            </w:r>
          </w:p>
        </w:tc>
        <w:tc>
          <w:tcPr>
            <w:tcW w:w="644" w:type="dxa"/>
          </w:tcPr>
          <w:p w14:paraId="0AB13E73" w14:textId="77777777" w:rsidR="00054221" w:rsidRDefault="00BD4E74">
            <w:pPr>
              <w:pStyle w:val="TableParagraph"/>
              <w:spacing w:before="0" w:line="160" w:lineRule="exact"/>
              <w:ind w:right="179"/>
              <w:jc w:val="right"/>
              <w:rPr>
                <w:sz w:val="15"/>
              </w:rPr>
            </w:pPr>
            <w:r>
              <w:rPr>
                <w:sz w:val="15"/>
              </w:rPr>
              <w:t>0.02</w:t>
            </w:r>
          </w:p>
        </w:tc>
      </w:tr>
      <w:tr w:rsidR="00054221" w14:paraId="5C835006" w14:textId="77777777">
        <w:trPr>
          <w:trHeight w:val="181"/>
        </w:trPr>
        <w:tc>
          <w:tcPr>
            <w:tcW w:w="4212" w:type="dxa"/>
          </w:tcPr>
          <w:p w14:paraId="6782BA3E" w14:textId="77777777" w:rsidR="00054221" w:rsidRDefault="00BD4E74">
            <w:pPr>
              <w:pStyle w:val="TableParagraph"/>
              <w:spacing w:before="0" w:line="142" w:lineRule="exact"/>
              <w:ind w:right="114"/>
              <w:jc w:val="right"/>
              <w:rPr>
                <w:sz w:val="15"/>
              </w:rPr>
            </w:pPr>
            <w:r>
              <w:rPr>
                <w:sz w:val="15"/>
              </w:rPr>
              <w:t>(0.44)</w:t>
            </w:r>
          </w:p>
        </w:tc>
        <w:tc>
          <w:tcPr>
            <w:tcW w:w="644" w:type="dxa"/>
          </w:tcPr>
          <w:p w14:paraId="1D2FC055" w14:textId="77777777" w:rsidR="00054221" w:rsidRDefault="00BD4E74">
            <w:pPr>
              <w:pStyle w:val="TableParagraph"/>
              <w:spacing w:before="0" w:line="142" w:lineRule="exact"/>
              <w:ind w:left="114"/>
              <w:jc w:val="left"/>
              <w:rPr>
                <w:sz w:val="15"/>
              </w:rPr>
            </w:pPr>
            <w:r>
              <w:rPr>
                <w:sz w:val="15"/>
              </w:rPr>
              <w:t>(0.44)</w:t>
            </w:r>
          </w:p>
        </w:tc>
        <w:tc>
          <w:tcPr>
            <w:tcW w:w="644" w:type="dxa"/>
          </w:tcPr>
          <w:p w14:paraId="4BF22E42" w14:textId="77777777" w:rsidR="00054221" w:rsidRDefault="00BD4E74">
            <w:pPr>
              <w:pStyle w:val="TableParagraph"/>
              <w:spacing w:before="0" w:line="142" w:lineRule="exact"/>
              <w:ind w:left="31" w:right="31"/>
              <w:rPr>
                <w:sz w:val="15"/>
              </w:rPr>
            </w:pPr>
            <w:r>
              <w:rPr>
                <w:sz w:val="15"/>
              </w:rPr>
              <w:t>(0.78)</w:t>
            </w:r>
          </w:p>
        </w:tc>
        <w:tc>
          <w:tcPr>
            <w:tcW w:w="644" w:type="dxa"/>
          </w:tcPr>
          <w:p w14:paraId="24E5685B" w14:textId="77777777" w:rsidR="00054221" w:rsidRDefault="00BD4E74">
            <w:pPr>
              <w:pStyle w:val="TableParagraph"/>
              <w:spacing w:before="0" w:line="142" w:lineRule="exact"/>
              <w:ind w:left="31" w:right="32"/>
              <w:rPr>
                <w:sz w:val="15"/>
              </w:rPr>
            </w:pPr>
            <w:r>
              <w:rPr>
                <w:sz w:val="15"/>
              </w:rPr>
              <w:t>(0.32)</w:t>
            </w:r>
          </w:p>
        </w:tc>
        <w:tc>
          <w:tcPr>
            <w:tcW w:w="644" w:type="dxa"/>
          </w:tcPr>
          <w:p w14:paraId="0FE11E63" w14:textId="77777777" w:rsidR="00054221" w:rsidRDefault="00BD4E74">
            <w:pPr>
              <w:pStyle w:val="TableParagraph"/>
              <w:spacing w:before="0" w:line="142" w:lineRule="exact"/>
              <w:ind w:right="114"/>
              <w:jc w:val="right"/>
              <w:rPr>
                <w:sz w:val="15"/>
              </w:rPr>
            </w:pPr>
            <w:r>
              <w:rPr>
                <w:sz w:val="15"/>
              </w:rPr>
              <w:t>(0.26)</w:t>
            </w:r>
          </w:p>
        </w:tc>
        <w:tc>
          <w:tcPr>
            <w:tcW w:w="644" w:type="dxa"/>
          </w:tcPr>
          <w:p w14:paraId="4A577FB3" w14:textId="77777777" w:rsidR="00054221" w:rsidRDefault="00BD4E74">
            <w:pPr>
              <w:pStyle w:val="TableParagraph"/>
              <w:spacing w:before="0" w:line="142" w:lineRule="exact"/>
              <w:ind w:right="115"/>
              <w:jc w:val="right"/>
              <w:rPr>
                <w:sz w:val="15"/>
              </w:rPr>
            </w:pPr>
            <w:r>
              <w:rPr>
                <w:sz w:val="15"/>
              </w:rPr>
              <w:t>(0.05)</w:t>
            </w:r>
          </w:p>
        </w:tc>
        <w:tc>
          <w:tcPr>
            <w:tcW w:w="644" w:type="dxa"/>
          </w:tcPr>
          <w:p w14:paraId="19CAD7A9" w14:textId="77777777" w:rsidR="00054221" w:rsidRDefault="00BD4E74">
            <w:pPr>
              <w:pStyle w:val="TableParagraph"/>
              <w:spacing w:before="0" w:line="142" w:lineRule="exact"/>
              <w:ind w:right="115"/>
              <w:jc w:val="right"/>
              <w:rPr>
                <w:sz w:val="15"/>
              </w:rPr>
            </w:pPr>
            <w:r>
              <w:rPr>
                <w:sz w:val="15"/>
              </w:rPr>
              <w:t>(0.40)</w:t>
            </w:r>
          </w:p>
        </w:tc>
        <w:tc>
          <w:tcPr>
            <w:tcW w:w="644" w:type="dxa"/>
          </w:tcPr>
          <w:p w14:paraId="15C03BE0" w14:textId="77777777" w:rsidR="00054221" w:rsidRDefault="00BD4E74">
            <w:pPr>
              <w:pStyle w:val="TableParagraph"/>
              <w:spacing w:before="0" w:line="142" w:lineRule="exact"/>
              <w:ind w:left="31" w:right="35"/>
              <w:rPr>
                <w:sz w:val="15"/>
              </w:rPr>
            </w:pPr>
            <w:r>
              <w:rPr>
                <w:w w:val="105"/>
                <w:sz w:val="15"/>
              </w:rPr>
              <w:t>(0.41)</w:t>
            </w:r>
          </w:p>
        </w:tc>
        <w:tc>
          <w:tcPr>
            <w:tcW w:w="644" w:type="dxa"/>
          </w:tcPr>
          <w:p w14:paraId="0AC5ACD0" w14:textId="77777777" w:rsidR="00054221" w:rsidRDefault="00BD4E74">
            <w:pPr>
              <w:pStyle w:val="TableParagraph"/>
              <w:spacing w:before="0" w:line="142" w:lineRule="exact"/>
              <w:ind w:right="116"/>
              <w:jc w:val="right"/>
              <w:rPr>
                <w:sz w:val="15"/>
              </w:rPr>
            </w:pPr>
            <w:r>
              <w:rPr>
                <w:w w:val="110"/>
                <w:sz w:val="15"/>
              </w:rPr>
              <w:t>(0.71)</w:t>
            </w:r>
          </w:p>
        </w:tc>
      </w:tr>
      <w:tr w:rsidR="00054221" w14:paraId="2F620409" w14:textId="77777777">
        <w:trPr>
          <w:trHeight w:val="181"/>
        </w:trPr>
        <w:tc>
          <w:tcPr>
            <w:tcW w:w="4212" w:type="dxa"/>
          </w:tcPr>
          <w:p w14:paraId="34A1D351" w14:textId="4CA8E7D8" w:rsidR="00054221" w:rsidRDefault="00BD4E74">
            <w:pPr>
              <w:pStyle w:val="TableParagraph"/>
              <w:tabs>
                <w:tab w:val="right" w:pos="4033"/>
              </w:tabs>
              <w:spacing w:before="0" w:line="142" w:lineRule="exact"/>
              <w:ind w:left="114"/>
              <w:jc w:val="left"/>
              <w:rPr>
                <w:sz w:val="15"/>
                <w:szCs w:val="15"/>
              </w:rPr>
            </w:pPr>
            <w:r w:rsidRPr="76614F08">
              <w:rPr>
                <w:w w:val="105"/>
                <w:sz w:val="15"/>
                <w:szCs w:val="15"/>
              </w:rPr>
              <w:t>Livelihood</w:t>
            </w:r>
            <w:r w:rsidRPr="76614F08">
              <w:rPr>
                <w:spacing w:val="14"/>
                <w:w w:val="105"/>
                <w:sz w:val="15"/>
                <w:szCs w:val="15"/>
              </w:rPr>
              <w:t xml:space="preserve"> </w:t>
            </w:r>
            <w:r w:rsidRPr="76614F08">
              <w:rPr>
                <w:w w:val="105"/>
                <w:sz w:val="15"/>
                <w:szCs w:val="15"/>
              </w:rPr>
              <w:t>Coping:</w:t>
            </w:r>
            <w:r w:rsidRPr="76614F08">
              <w:rPr>
                <w:spacing w:val="31"/>
                <w:w w:val="105"/>
                <w:sz w:val="15"/>
                <w:szCs w:val="15"/>
              </w:rPr>
              <w:t xml:space="preserve"> </w:t>
            </w:r>
            <w:r w:rsidRPr="76614F08">
              <w:rPr>
                <w:w w:val="105"/>
                <w:sz w:val="15"/>
                <w:szCs w:val="15"/>
              </w:rPr>
              <w:t>Stress</w:t>
            </w:r>
            <w:r w:rsidRPr="76614F08">
              <w:rPr>
                <w:spacing w:val="13"/>
                <w:w w:val="105"/>
                <w:sz w:val="15"/>
                <w:szCs w:val="15"/>
              </w:rPr>
              <w:t xml:space="preserve"> </w:t>
            </w:r>
            <w:r w:rsidRPr="76614F08">
              <w:rPr>
                <w:w w:val="105"/>
                <w:sz w:val="15"/>
                <w:szCs w:val="15"/>
              </w:rPr>
              <w:t>level</w:t>
            </w:r>
            <w:r>
              <w:rPr>
                <w:rFonts w:ascii="Times New Roman"/>
                <w:w w:val="105"/>
                <w:sz w:val="15"/>
              </w:rPr>
              <w:tab/>
            </w:r>
            <w:r w:rsidRPr="76614F08">
              <w:rPr>
                <w:w w:val="105"/>
                <w:sz w:val="15"/>
                <w:szCs w:val="15"/>
              </w:rPr>
              <w:t>0.47</w:t>
            </w:r>
          </w:p>
        </w:tc>
        <w:tc>
          <w:tcPr>
            <w:tcW w:w="644" w:type="dxa"/>
          </w:tcPr>
          <w:p w14:paraId="3F349BCC" w14:textId="77777777" w:rsidR="00054221" w:rsidRDefault="00BD4E74">
            <w:pPr>
              <w:pStyle w:val="TableParagraph"/>
              <w:spacing w:before="0" w:line="142" w:lineRule="exact"/>
              <w:ind w:left="177"/>
              <w:jc w:val="left"/>
              <w:rPr>
                <w:sz w:val="15"/>
              </w:rPr>
            </w:pPr>
            <w:r>
              <w:rPr>
                <w:sz w:val="15"/>
              </w:rPr>
              <w:t>0.45</w:t>
            </w:r>
          </w:p>
        </w:tc>
        <w:tc>
          <w:tcPr>
            <w:tcW w:w="644" w:type="dxa"/>
          </w:tcPr>
          <w:p w14:paraId="6049C4FD" w14:textId="77777777" w:rsidR="00054221" w:rsidRDefault="00BD4E74">
            <w:pPr>
              <w:pStyle w:val="TableParagraph"/>
              <w:spacing w:before="0" w:line="142" w:lineRule="exact"/>
              <w:ind w:left="31" w:right="32"/>
              <w:rPr>
                <w:sz w:val="15"/>
              </w:rPr>
            </w:pPr>
            <w:r>
              <w:rPr>
                <w:sz w:val="15"/>
              </w:rPr>
              <w:t>-0.02</w:t>
            </w:r>
          </w:p>
        </w:tc>
        <w:tc>
          <w:tcPr>
            <w:tcW w:w="644" w:type="dxa"/>
          </w:tcPr>
          <w:p w14:paraId="0916FCA0" w14:textId="77777777" w:rsidR="00054221" w:rsidRDefault="00BD4E74">
            <w:pPr>
              <w:pStyle w:val="TableParagraph"/>
              <w:spacing w:before="0" w:line="142" w:lineRule="exact"/>
              <w:ind w:left="31" w:right="31"/>
              <w:rPr>
                <w:sz w:val="15"/>
              </w:rPr>
            </w:pPr>
            <w:r>
              <w:rPr>
                <w:sz w:val="15"/>
              </w:rPr>
              <w:t>0.26</w:t>
            </w:r>
          </w:p>
        </w:tc>
        <w:tc>
          <w:tcPr>
            <w:tcW w:w="644" w:type="dxa"/>
          </w:tcPr>
          <w:p w14:paraId="51E62A04" w14:textId="77777777" w:rsidR="00054221" w:rsidRDefault="00BD4E74">
            <w:pPr>
              <w:pStyle w:val="TableParagraph"/>
              <w:spacing w:before="0" w:line="142" w:lineRule="exact"/>
              <w:ind w:right="177"/>
              <w:jc w:val="right"/>
              <w:rPr>
                <w:sz w:val="15"/>
              </w:rPr>
            </w:pPr>
            <w:r>
              <w:rPr>
                <w:sz w:val="15"/>
              </w:rPr>
              <w:t>0.30</w:t>
            </w:r>
          </w:p>
        </w:tc>
        <w:tc>
          <w:tcPr>
            <w:tcW w:w="644" w:type="dxa"/>
          </w:tcPr>
          <w:p w14:paraId="05E6B585" w14:textId="77777777" w:rsidR="00054221" w:rsidRDefault="00BD4E74">
            <w:pPr>
              <w:pStyle w:val="TableParagraph"/>
              <w:spacing w:before="0" w:line="142" w:lineRule="exact"/>
              <w:ind w:right="177"/>
              <w:jc w:val="right"/>
              <w:rPr>
                <w:sz w:val="15"/>
              </w:rPr>
            </w:pPr>
            <w:r>
              <w:rPr>
                <w:sz w:val="15"/>
              </w:rPr>
              <w:t>0.05</w:t>
            </w:r>
          </w:p>
        </w:tc>
        <w:tc>
          <w:tcPr>
            <w:tcW w:w="644" w:type="dxa"/>
          </w:tcPr>
          <w:p w14:paraId="7ECE6F87" w14:textId="77777777" w:rsidR="00054221" w:rsidRDefault="00BD4E74">
            <w:pPr>
              <w:pStyle w:val="TableParagraph"/>
              <w:spacing w:before="0" w:line="142" w:lineRule="exact"/>
              <w:ind w:right="178"/>
              <w:jc w:val="right"/>
              <w:rPr>
                <w:sz w:val="15"/>
              </w:rPr>
            </w:pPr>
            <w:r>
              <w:rPr>
                <w:sz w:val="15"/>
              </w:rPr>
              <w:t>0.60</w:t>
            </w:r>
          </w:p>
        </w:tc>
        <w:tc>
          <w:tcPr>
            <w:tcW w:w="644" w:type="dxa"/>
          </w:tcPr>
          <w:p w14:paraId="5099816F" w14:textId="77777777" w:rsidR="00054221" w:rsidRDefault="00BD4E74">
            <w:pPr>
              <w:pStyle w:val="TableParagraph"/>
              <w:spacing w:before="0" w:line="142" w:lineRule="exact"/>
              <w:ind w:left="31" w:right="34"/>
              <w:rPr>
                <w:sz w:val="15"/>
              </w:rPr>
            </w:pPr>
            <w:r>
              <w:rPr>
                <w:sz w:val="15"/>
              </w:rPr>
              <w:t>0.62</w:t>
            </w:r>
          </w:p>
        </w:tc>
        <w:tc>
          <w:tcPr>
            <w:tcW w:w="644" w:type="dxa"/>
          </w:tcPr>
          <w:p w14:paraId="2C074EAD" w14:textId="77777777" w:rsidR="00054221" w:rsidRDefault="00BD4E74">
            <w:pPr>
              <w:pStyle w:val="TableParagraph"/>
              <w:spacing w:before="0" w:line="142" w:lineRule="exact"/>
              <w:ind w:right="179"/>
              <w:jc w:val="right"/>
              <w:rPr>
                <w:sz w:val="15"/>
              </w:rPr>
            </w:pPr>
            <w:r>
              <w:rPr>
                <w:sz w:val="15"/>
              </w:rPr>
              <w:t>0.02</w:t>
            </w:r>
          </w:p>
        </w:tc>
      </w:tr>
      <w:tr w:rsidR="00054221" w14:paraId="52E5260B" w14:textId="77777777">
        <w:trPr>
          <w:trHeight w:val="181"/>
        </w:trPr>
        <w:tc>
          <w:tcPr>
            <w:tcW w:w="4212" w:type="dxa"/>
          </w:tcPr>
          <w:p w14:paraId="5E41A828" w14:textId="77777777" w:rsidR="00054221" w:rsidRDefault="00BD4E74">
            <w:pPr>
              <w:pStyle w:val="TableParagraph"/>
              <w:spacing w:before="0" w:line="142" w:lineRule="exact"/>
              <w:ind w:right="114"/>
              <w:jc w:val="right"/>
              <w:rPr>
                <w:sz w:val="15"/>
              </w:rPr>
            </w:pPr>
            <w:r>
              <w:rPr>
                <w:sz w:val="15"/>
              </w:rPr>
              <w:t>(0.50)</w:t>
            </w:r>
          </w:p>
        </w:tc>
        <w:tc>
          <w:tcPr>
            <w:tcW w:w="644" w:type="dxa"/>
          </w:tcPr>
          <w:p w14:paraId="17DCED09" w14:textId="77777777" w:rsidR="00054221" w:rsidRDefault="00BD4E74">
            <w:pPr>
              <w:pStyle w:val="TableParagraph"/>
              <w:spacing w:before="0" w:line="142" w:lineRule="exact"/>
              <w:ind w:left="114"/>
              <w:jc w:val="left"/>
              <w:rPr>
                <w:sz w:val="15"/>
              </w:rPr>
            </w:pPr>
            <w:r>
              <w:rPr>
                <w:sz w:val="15"/>
              </w:rPr>
              <w:t>(0.50)</w:t>
            </w:r>
          </w:p>
        </w:tc>
        <w:tc>
          <w:tcPr>
            <w:tcW w:w="644" w:type="dxa"/>
          </w:tcPr>
          <w:p w14:paraId="117E3855" w14:textId="77777777" w:rsidR="00054221" w:rsidRDefault="00BD4E74">
            <w:pPr>
              <w:pStyle w:val="TableParagraph"/>
              <w:spacing w:before="0" w:line="142" w:lineRule="exact"/>
              <w:ind w:left="31" w:right="31"/>
              <w:rPr>
                <w:sz w:val="15"/>
              </w:rPr>
            </w:pPr>
            <w:r>
              <w:rPr>
                <w:sz w:val="15"/>
              </w:rPr>
              <w:t>(0.63)</w:t>
            </w:r>
          </w:p>
        </w:tc>
        <w:tc>
          <w:tcPr>
            <w:tcW w:w="644" w:type="dxa"/>
          </w:tcPr>
          <w:p w14:paraId="3243C1FD" w14:textId="77777777" w:rsidR="00054221" w:rsidRDefault="00BD4E74">
            <w:pPr>
              <w:pStyle w:val="TableParagraph"/>
              <w:spacing w:before="0" w:line="142" w:lineRule="exact"/>
              <w:ind w:left="31" w:right="32"/>
              <w:rPr>
                <w:sz w:val="15"/>
              </w:rPr>
            </w:pPr>
            <w:r>
              <w:rPr>
                <w:sz w:val="15"/>
              </w:rPr>
              <w:t>(0.44)</w:t>
            </w:r>
          </w:p>
        </w:tc>
        <w:tc>
          <w:tcPr>
            <w:tcW w:w="644" w:type="dxa"/>
          </w:tcPr>
          <w:p w14:paraId="6C75C7B9" w14:textId="77777777" w:rsidR="00054221" w:rsidRDefault="00BD4E74">
            <w:pPr>
              <w:pStyle w:val="TableParagraph"/>
              <w:spacing w:before="0" w:line="142" w:lineRule="exact"/>
              <w:ind w:right="114"/>
              <w:jc w:val="right"/>
              <w:rPr>
                <w:sz w:val="15"/>
              </w:rPr>
            </w:pPr>
            <w:r>
              <w:rPr>
                <w:sz w:val="15"/>
              </w:rPr>
              <w:t>(0.46)</w:t>
            </w:r>
          </w:p>
        </w:tc>
        <w:tc>
          <w:tcPr>
            <w:tcW w:w="644" w:type="dxa"/>
          </w:tcPr>
          <w:p w14:paraId="7D7BE29D" w14:textId="77777777" w:rsidR="00054221" w:rsidRDefault="00BD4E74">
            <w:pPr>
              <w:pStyle w:val="TableParagraph"/>
              <w:spacing w:before="0" w:line="142" w:lineRule="exact"/>
              <w:ind w:right="115"/>
              <w:jc w:val="right"/>
              <w:rPr>
                <w:sz w:val="15"/>
              </w:rPr>
            </w:pPr>
            <w:r>
              <w:rPr>
                <w:w w:val="105"/>
                <w:sz w:val="15"/>
              </w:rPr>
              <w:t>(0.16)</w:t>
            </w:r>
          </w:p>
        </w:tc>
        <w:tc>
          <w:tcPr>
            <w:tcW w:w="644" w:type="dxa"/>
          </w:tcPr>
          <w:p w14:paraId="14B19C25" w14:textId="77777777" w:rsidR="00054221" w:rsidRDefault="00BD4E74">
            <w:pPr>
              <w:pStyle w:val="TableParagraph"/>
              <w:spacing w:before="0" w:line="142" w:lineRule="exact"/>
              <w:ind w:right="115"/>
              <w:jc w:val="right"/>
              <w:rPr>
                <w:sz w:val="15"/>
              </w:rPr>
            </w:pPr>
            <w:r>
              <w:rPr>
                <w:sz w:val="15"/>
              </w:rPr>
              <w:t>(0.49)</w:t>
            </w:r>
          </w:p>
        </w:tc>
        <w:tc>
          <w:tcPr>
            <w:tcW w:w="644" w:type="dxa"/>
          </w:tcPr>
          <w:p w14:paraId="7CBFFBB3" w14:textId="77777777" w:rsidR="00054221" w:rsidRDefault="00BD4E74">
            <w:pPr>
              <w:pStyle w:val="TableParagraph"/>
              <w:spacing w:before="0" w:line="142" w:lineRule="exact"/>
              <w:ind w:left="31" w:right="35"/>
              <w:rPr>
                <w:sz w:val="15"/>
              </w:rPr>
            </w:pPr>
            <w:r>
              <w:rPr>
                <w:sz w:val="15"/>
              </w:rPr>
              <w:t>(0.49)</w:t>
            </w:r>
          </w:p>
        </w:tc>
        <w:tc>
          <w:tcPr>
            <w:tcW w:w="644" w:type="dxa"/>
          </w:tcPr>
          <w:p w14:paraId="6C27EE12" w14:textId="77777777" w:rsidR="00054221" w:rsidRDefault="00BD4E74">
            <w:pPr>
              <w:pStyle w:val="TableParagraph"/>
              <w:spacing w:before="0" w:line="142" w:lineRule="exact"/>
              <w:ind w:right="116"/>
              <w:jc w:val="right"/>
              <w:rPr>
                <w:sz w:val="15"/>
              </w:rPr>
            </w:pPr>
            <w:r>
              <w:rPr>
                <w:sz w:val="15"/>
              </w:rPr>
              <w:t>(0.74)</w:t>
            </w:r>
          </w:p>
        </w:tc>
      </w:tr>
      <w:tr w:rsidR="00054221" w14:paraId="0779DF49" w14:textId="77777777">
        <w:trPr>
          <w:trHeight w:val="181"/>
        </w:trPr>
        <w:tc>
          <w:tcPr>
            <w:tcW w:w="4212" w:type="dxa"/>
          </w:tcPr>
          <w:p w14:paraId="3BF1576D" w14:textId="6E2951EB" w:rsidR="00054221" w:rsidRDefault="00BD4E74">
            <w:pPr>
              <w:pStyle w:val="TableParagraph"/>
              <w:tabs>
                <w:tab w:val="right" w:pos="4034"/>
              </w:tabs>
              <w:spacing w:before="0" w:line="142" w:lineRule="exact"/>
              <w:ind w:left="114"/>
              <w:jc w:val="left"/>
              <w:rPr>
                <w:sz w:val="15"/>
                <w:szCs w:val="15"/>
              </w:rPr>
            </w:pPr>
            <w:r w:rsidRPr="76614F08">
              <w:rPr>
                <w:w w:val="105"/>
                <w:sz w:val="15"/>
                <w:szCs w:val="15"/>
              </w:rPr>
              <w:t>Livelihood</w:t>
            </w:r>
            <w:r w:rsidRPr="76614F08">
              <w:rPr>
                <w:spacing w:val="14"/>
                <w:w w:val="105"/>
                <w:sz w:val="15"/>
                <w:szCs w:val="15"/>
              </w:rPr>
              <w:t xml:space="preserve"> </w:t>
            </w:r>
            <w:r w:rsidRPr="76614F08">
              <w:rPr>
                <w:w w:val="105"/>
                <w:sz w:val="15"/>
                <w:szCs w:val="15"/>
              </w:rPr>
              <w:t>Coping:</w:t>
            </w:r>
            <w:r w:rsidRPr="76614F08">
              <w:rPr>
                <w:spacing w:val="31"/>
                <w:w w:val="105"/>
                <w:sz w:val="15"/>
                <w:szCs w:val="15"/>
              </w:rPr>
              <w:t xml:space="preserve"> </w:t>
            </w:r>
            <w:r w:rsidRPr="76614F08">
              <w:rPr>
                <w:w w:val="105"/>
                <w:sz w:val="15"/>
                <w:szCs w:val="15"/>
              </w:rPr>
              <w:t>Crisis</w:t>
            </w:r>
            <w:r w:rsidRPr="76614F08">
              <w:rPr>
                <w:spacing w:val="13"/>
                <w:w w:val="105"/>
                <w:sz w:val="15"/>
                <w:szCs w:val="15"/>
              </w:rPr>
              <w:t xml:space="preserve"> </w:t>
            </w:r>
            <w:r w:rsidRPr="76614F08">
              <w:rPr>
                <w:w w:val="105"/>
                <w:sz w:val="15"/>
                <w:szCs w:val="15"/>
              </w:rPr>
              <w:t>level</w:t>
            </w:r>
            <w:r>
              <w:rPr>
                <w:rFonts w:ascii="Times New Roman"/>
                <w:w w:val="105"/>
                <w:sz w:val="15"/>
              </w:rPr>
              <w:tab/>
            </w:r>
            <w:r w:rsidRPr="76614F08">
              <w:rPr>
                <w:w w:val="105"/>
                <w:sz w:val="15"/>
                <w:szCs w:val="15"/>
              </w:rPr>
              <w:t>0.26</w:t>
            </w:r>
          </w:p>
        </w:tc>
        <w:tc>
          <w:tcPr>
            <w:tcW w:w="644" w:type="dxa"/>
          </w:tcPr>
          <w:p w14:paraId="34B3CBDD" w14:textId="77777777" w:rsidR="00054221" w:rsidRDefault="00BD4E74">
            <w:pPr>
              <w:pStyle w:val="TableParagraph"/>
              <w:spacing w:before="0" w:line="142" w:lineRule="exact"/>
              <w:ind w:left="177"/>
              <w:jc w:val="left"/>
              <w:rPr>
                <w:sz w:val="15"/>
              </w:rPr>
            </w:pPr>
            <w:r>
              <w:rPr>
                <w:sz w:val="15"/>
              </w:rPr>
              <w:t>0.24</w:t>
            </w:r>
          </w:p>
        </w:tc>
        <w:tc>
          <w:tcPr>
            <w:tcW w:w="644" w:type="dxa"/>
          </w:tcPr>
          <w:p w14:paraId="70A099E6" w14:textId="77777777" w:rsidR="00054221" w:rsidRDefault="00BD4E74">
            <w:pPr>
              <w:pStyle w:val="TableParagraph"/>
              <w:spacing w:before="0" w:line="142" w:lineRule="exact"/>
              <w:ind w:left="31" w:right="32"/>
              <w:rPr>
                <w:sz w:val="15"/>
              </w:rPr>
            </w:pPr>
            <w:r>
              <w:rPr>
                <w:sz w:val="15"/>
              </w:rPr>
              <w:t>-0.01</w:t>
            </w:r>
          </w:p>
        </w:tc>
        <w:tc>
          <w:tcPr>
            <w:tcW w:w="644" w:type="dxa"/>
          </w:tcPr>
          <w:p w14:paraId="5C3D0ABC" w14:textId="77777777" w:rsidR="00054221" w:rsidRDefault="00BD4E74">
            <w:pPr>
              <w:pStyle w:val="TableParagraph"/>
              <w:spacing w:before="0" w:line="142" w:lineRule="exact"/>
              <w:ind w:left="31" w:right="31"/>
              <w:rPr>
                <w:sz w:val="15"/>
              </w:rPr>
            </w:pPr>
            <w:r>
              <w:rPr>
                <w:sz w:val="15"/>
              </w:rPr>
              <w:t>0.45</w:t>
            </w:r>
          </w:p>
        </w:tc>
        <w:tc>
          <w:tcPr>
            <w:tcW w:w="644" w:type="dxa"/>
          </w:tcPr>
          <w:p w14:paraId="2CD1A3A4" w14:textId="77777777" w:rsidR="00054221" w:rsidRDefault="00BD4E74">
            <w:pPr>
              <w:pStyle w:val="TableParagraph"/>
              <w:spacing w:before="0" w:line="142" w:lineRule="exact"/>
              <w:ind w:right="177"/>
              <w:jc w:val="right"/>
              <w:rPr>
                <w:sz w:val="15"/>
              </w:rPr>
            </w:pPr>
            <w:r>
              <w:rPr>
                <w:sz w:val="15"/>
              </w:rPr>
              <w:t>0.40</w:t>
            </w:r>
          </w:p>
        </w:tc>
        <w:tc>
          <w:tcPr>
            <w:tcW w:w="644" w:type="dxa"/>
          </w:tcPr>
          <w:p w14:paraId="017FA026" w14:textId="77777777" w:rsidR="00054221" w:rsidRDefault="00BD4E74">
            <w:pPr>
              <w:pStyle w:val="TableParagraph"/>
              <w:spacing w:before="0" w:line="142" w:lineRule="exact"/>
              <w:ind w:right="150"/>
              <w:jc w:val="right"/>
              <w:rPr>
                <w:sz w:val="15"/>
              </w:rPr>
            </w:pPr>
            <w:r>
              <w:rPr>
                <w:sz w:val="15"/>
              </w:rPr>
              <w:t>-0.05</w:t>
            </w:r>
          </w:p>
        </w:tc>
        <w:tc>
          <w:tcPr>
            <w:tcW w:w="644" w:type="dxa"/>
          </w:tcPr>
          <w:p w14:paraId="182F95EB" w14:textId="77777777" w:rsidR="00054221" w:rsidRDefault="00BD4E74">
            <w:pPr>
              <w:pStyle w:val="TableParagraph"/>
              <w:spacing w:before="0" w:line="142" w:lineRule="exact"/>
              <w:ind w:right="178"/>
              <w:jc w:val="right"/>
              <w:rPr>
                <w:sz w:val="15"/>
              </w:rPr>
            </w:pPr>
            <w:r>
              <w:rPr>
                <w:w w:val="105"/>
                <w:sz w:val="15"/>
              </w:rPr>
              <w:t>0.14</w:t>
            </w:r>
          </w:p>
        </w:tc>
        <w:tc>
          <w:tcPr>
            <w:tcW w:w="644" w:type="dxa"/>
          </w:tcPr>
          <w:p w14:paraId="7497101E" w14:textId="77777777" w:rsidR="00054221" w:rsidRDefault="00BD4E74">
            <w:pPr>
              <w:pStyle w:val="TableParagraph"/>
              <w:spacing w:before="0" w:line="142" w:lineRule="exact"/>
              <w:ind w:left="31" w:right="34"/>
              <w:rPr>
                <w:sz w:val="15"/>
              </w:rPr>
            </w:pPr>
            <w:r>
              <w:rPr>
                <w:w w:val="105"/>
                <w:sz w:val="15"/>
              </w:rPr>
              <w:t>0.13</w:t>
            </w:r>
          </w:p>
        </w:tc>
        <w:tc>
          <w:tcPr>
            <w:tcW w:w="644" w:type="dxa"/>
          </w:tcPr>
          <w:p w14:paraId="625239A2" w14:textId="77777777" w:rsidR="00054221" w:rsidRDefault="00BD4E74">
            <w:pPr>
              <w:pStyle w:val="TableParagraph"/>
              <w:spacing w:before="0" w:line="142" w:lineRule="exact"/>
              <w:ind w:right="152"/>
              <w:jc w:val="right"/>
              <w:rPr>
                <w:sz w:val="15"/>
              </w:rPr>
            </w:pPr>
            <w:r>
              <w:rPr>
                <w:sz w:val="15"/>
              </w:rPr>
              <w:t>-0.02</w:t>
            </w:r>
          </w:p>
        </w:tc>
      </w:tr>
      <w:tr w:rsidR="00054221" w14:paraId="15377439" w14:textId="77777777">
        <w:trPr>
          <w:trHeight w:val="181"/>
        </w:trPr>
        <w:tc>
          <w:tcPr>
            <w:tcW w:w="4212" w:type="dxa"/>
          </w:tcPr>
          <w:p w14:paraId="6977A86B" w14:textId="77777777" w:rsidR="00054221" w:rsidRDefault="00BD4E74">
            <w:pPr>
              <w:pStyle w:val="TableParagraph"/>
              <w:spacing w:before="0" w:line="142" w:lineRule="exact"/>
              <w:ind w:right="114"/>
              <w:jc w:val="right"/>
              <w:rPr>
                <w:sz w:val="15"/>
              </w:rPr>
            </w:pPr>
            <w:r>
              <w:rPr>
                <w:sz w:val="15"/>
              </w:rPr>
              <w:t>(0.44)</w:t>
            </w:r>
          </w:p>
        </w:tc>
        <w:tc>
          <w:tcPr>
            <w:tcW w:w="644" w:type="dxa"/>
          </w:tcPr>
          <w:p w14:paraId="2E84F3DA" w14:textId="77777777" w:rsidR="00054221" w:rsidRDefault="00BD4E74">
            <w:pPr>
              <w:pStyle w:val="TableParagraph"/>
              <w:spacing w:before="0" w:line="142" w:lineRule="exact"/>
              <w:ind w:left="114"/>
              <w:jc w:val="left"/>
              <w:rPr>
                <w:sz w:val="15"/>
              </w:rPr>
            </w:pPr>
            <w:r>
              <w:rPr>
                <w:sz w:val="15"/>
              </w:rPr>
              <w:t>(0.43)</w:t>
            </w:r>
          </w:p>
        </w:tc>
        <w:tc>
          <w:tcPr>
            <w:tcW w:w="644" w:type="dxa"/>
          </w:tcPr>
          <w:p w14:paraId="3D8BCA03" w14:textId="77777777" w:rsidR="00054221" w:rsidRDefault="00BD4E74">
            <w:pPr>
              <w:pStyle w:val="TableParagraph"/>
              <w:spacing w:before="0" w:line="142" w:lineRule="exact"/>
              <w:ind w:left="31" w:right="31"/>
              <w:rPr>
                <w:sz w:val="15"/>
              </w:rPr>
            </w:pPr>
            <w:r>
              <w:rPr>
                <w:w w:val="110"/>
                <w:sz w:val="15"/>
              </w:rPr>
              <w:t>(0.71)</w:t>
            </w:r>
          </w:p>
        </w:tc>
        <w:tc>
          <w:tcPr>
            <w:tcW w:w="644" w:type="dxa"/>
          </w:tcPr>
          <w:p w14:paraId="36D1AA6F" w14:textId="77777777" w:rsidR="00054221" w:rsidRDefault="00BD4E74">
            <w:pPr>
              <w:pStyle w:val="TableParagraph"/>
              <w:spacing w:before="0" w:line="142" w:lineRule="exact"/>
              <w:ind w:left="31" w:right="32"/>
              <w:rPr>
                <w:sz w:val="15"/>
              </w:rPr>
            </w:pPr>
            <w:r>
              <w:rPr>
                <w:sz w:val="15"/>
              </w:rPr>
              <w:t>(0.50)</w:t>
            </w:r>
          </w:p>
        </w:tc>
        <w:tc>
          <w:tcPr>
            <w:tcW w:w="644" w:type="dxa"/>
          </w:tcPr>
          <w:p w14:paraId="248439E5" w14:textId="77777777" w:rsidR="00054221" w:rsidRDefault="00BD4E74">
            <w:pPr>
              <w:pStyle w:val="TableParagraph"/>
              <w:spacing w:before="0" w:line="142" w:lineRule="exact"/>
              <w:ind w:right="114"/>
              <w:jc w:val="right"/>
              <w:rPr>
                <w:sz w:val="15"/>
              </w:rPr>
            </w:pPr>
            <w:r>
              <w:rPr>
                <w:sz w:val="15"/>
              </w:rPr>
              <w:t>(0.49)</w:t>
            </w:r>
          </w:p>
        </w:tc>
        <w:tc>
          <w:tcPr>
            <w:tcW w:w="644" w:type="dxa"/>
          </w:tcPr>
          <w:p w14:paraId="7FADCA4C" w14:textId="77777777" w:rsidR="00054221" w:rsidRDefault="00BD4E74">
            <w:pPr>
              <w:pStyle w:val="TableParagraph"/>
              <w:spacing w:before="0" w:line="142" w:lineRule="exact"/>
              <w:ind w:right="115"/>
              <w:jc w:val="right"/>
              <w:rPr>
                <w:sz w:val="15"/>
              </w:rPr>
            </w:pPr>
            <w:r>
              <w:rPr>
                <w:w w:val="110"/>
                <w:sz w:val="15"/>
              </w:rPr>
              <w:t>(0.15)</w:t>
            </w:r>
          </w:p>
        </w:tc>
        <w:tc>
          <w:tcPr>
            <w:tcW w:w="644" w:type="dxa"/>
          </w:tcPr>
          <w:p w14:paraId="4936CA15" w14:textId="77777777" w:rsidR="00054221" w:rsidRDefault="00BD4E74">
            <w:pPr>
              <w:pStyle w:val="TableParagraph"/>
              <w:spacing w:before="0" w:line="142" w:lineRule="exact"/>
              <w:ind w:right="115"/>
              <w:jc w:val="right"/>
              <w:rPr>
                <w:sz w:val="15"/>
              </w:rPr>
            </w:pPr>
            <w:r>
              <w:rPr>
                <w:sz w:val="15"/>
              </w:rPr>
              <w:t>(0.35)</w:t>
            </w:r>
          </w:p>
        </w:tc>
        <w:tc>
          <w:tcPr>
            <w:tcW w:w="644" w:type="dxa"/>
          </w:tcPr>
          <w:p w14:paraId="55F366DD" w14:textId="77777777" w:rsidR="00054221" w:rsidRDefault="00BD4E74">
            <w:pPr>
              <w:pStyle w:val="TableParagraph"/>
              <w:spacing w:before="0" w:line="142" w:lineRule="exact"/>
              <w:ind w:left="31" w:right="35"/>
              <w:rPr>
                <w:sz w:val="15"/>
              </w:rPr>
            </w:pPr>
            <w:r>
              <w:rPr>
                <w:sz w:val="15"/>
              </w:rPr>
              <w:t>(0.34)</w:t>
            </w:r>
          </w:p>
        </w:tc>
        <w:tc>
          <w:tcPr>
            <w:tcW w:w="644" w:type="dxa"/>
          </w:tcPr>
          <w:p w14:paraId="75BE00F4" w14:textId="77777777" w:rsidR="00054221" w:rsidRDefault="00BD4E74">
            <w:pPr>
              <w:pStyle w:val="TableParagraph"/>
              <w:spacing w:before="0" w:line="142" w:lineRule="exact"/>
              <w:ind w:right="116"/>
              <w:jc w:val="right"/>
              <w:rPr>
                <w:sz w:val="15"/>
              </w:rPr>
            </w:pPr>
            <w:r>
              <w:rPr>
                <w:sz w:val="15"/>
              </w:rPr>
              <w:t>(0.70)</w:t>
            </w:r>
          </w:p>
        </w:tc>
      </w:tr>
      <w:tr w:rsidR="00054221" w14:paraId="5C67B78F" w14:textId="77777777">
        <w:trPr>
          <w:trHeight w:val="181"/>
        </w:trPr>
        <w:tc>
          <w:tcPr>
            <w:tcW w:w="4212" w:type="dxa"/>
          </w:tcPr>
          <w:p w14:paraId="0B72719F" w14:textId="2345414E" w:rsidR="00054221" w:rsidRDefault="00BD4E74">
            <w:pPr>
              <w:pStyle w:val="TableParagraph"/>
              <w:tabs>
                <w:tab w:val="left" w:pos="3744"/>
              </w:tabs>
              <w:spacing w:before="0" w:line="142" w:lineRule="exact"/>
              <w:ind w:left="114"/>
              <w:jc w:val="left"/>
              <w:rPr>
                <w:sz w:val="15"/>
                <w:szCs w:val="15"/>
              </w:rPr>
            </w:pPr>
            <w:r w:rsidRPr="76614F08">
              <w:rPr>
                <w:w w:val="105"/>
                <w:sz w:val="15"/>
                <w:szCs w:val="15"/>
              </w:rPr>
              <w:t>Livelihood</w:t>
            </w:r>
            <w:r w:rsidRPr="76614F08">
              <w:rPr>
                <w:spacing w:val="13"/>
                <w:w w:val="105"/>
                <w:sz w:val="15"/>
                <w:szCs w:val="15"/>
              </w:rPr>
              <w:t xml:space="preserve"> </w:t>
            </w:r>
            <w:r w:rsidRPr="76614F08">
              <w:rPr>
                <w:w w:val="105"/>
                <w:sz w:val="15"/>
                <w:szCs w:val="15"/>
              </w:rPr>
              <w:t>Coping:</w:t>
            </w:r>
            <w:r w:rsidRPr="76614F08">
              <w:rPr>
                <w:spacing w:val="30"/>
                <w:w w:val="105"/>
                <w:sz w:val="15"/>
                <w:szCs w:val="15"/>
              </w:rPr>
              <w:t xml:space="preserve"> </w:t>
            </w:r>
            <w:r w:rsidRPr="76614F08">
              <w:rPr>
                <w:w w:val="105"/>
                <w:sz w:val="15"/>
                <w:szCs w:val="15"/>
              </w:rPr>
              <w:t>Emergency</w:t>
            </w:r>
            <w:r w:rsidRPr="76614F08">
              <w:rPr>
                <w:spacing w:val="12"/>
                <w:w w:val="105"/>
                <w:sz w:val="15"/>
                <w:szCs w:val="15"/>
              </w:rPr>
              <w:t xml:space="preserve"> </w:t>
            </w:r>
            <w:r w:rsidRPr="76614F08">
              <w:rPr>
                <w:w w:val="105"/>
                <w:sz w:val="15"/>
                <w:szCs w:val="15"/>
              </w:rPr>
              <w:t>level</w:t>
            </w:r>
            <w:r>
              <w:rPr>
                <w:w w:val="105"/>
                <w:sz w:val="15"/>
              </w:rPr>
              <w:tab/>
            </w:r>
            <w:r w:rsidRPr="76614F08">
              <w:rPr>
                <w:w w:val="105"/>
                <w:sz w:val="15"/>
                <w:szCs w:val="15"/>
              </w:rPr>
              <w:t>0.02</w:t>
            </w:r>
          </w:p>
        </w:tc>
        <w:tc>
          <w:tcPr>
            <w:tcW w:w="644" w:type="dxa"/>
          </w:tcPr>
          <w:p w14:paraId="407D9C1B" w14:textId="77777777" w:rsidR="00054221" w:rsidRDefault="00BD4E74">
            <w:pPr>
              <w:pStyle w:val="TableParagraph"/>
              <w:spacing w:before="0" w:line="142" w:lineRule="exact"/>
              <w:ind w:left="176"/>
              <w:jc w:val="left"/>
              <w:rPr>
                <w:sz w:val="15"/>
              </w:rPr>
            </w:pPr>
            <w:r>
              <w:rPr>
                <w:sz w:val="15"/>
              </w:rPr>
              <w:t>0.05</w:t>
            </w:r>
          </w:p>
        </w:tc>
        <w:tc>
          <w:tcPr>
            <w:tcW w:w="644" w:type="dxa"/>
          </w:tcPr>
          <w:p w14:paraId="2DDA8C41" w14:textId="77777777" w:rsidR="00054221" w:rsidRDefault="00BD4E74">
            <w:pPr>
              <w:pStyle w:val="TableParagraph"/>
              <w:spacing w:before="0" w:line="142" w:lineRule="exact"/>
              <w:ind w:left="31" w:right="32"/>
              <w:rPr>
                <w:sz w:val="15"/>
              </w:rPr>
            </w:pPr>
            <w:r>
              <w:rPr>
                <w:sz w:val="15"/>
              </w:rPr>
              <w:t>0.02</w:t>
            </w:r>
          </w:p>
        </w:tc>
        <w:tc>
          <w:tcPr>
            <w:tcW w:w="644" w:type="dxa"/>
          </w:tcPr>
          <w:p w14:paraId="3443684A" w14:textId="77777777" w:rsidR="00054221" w:rsidRDefault="00BD4E74">
            <w:pPr>
              <w:pStyle w:val="TableParagraph"/>
              <w:spacing w:before="0" w:line="142" w:lineRule="exact"/>
              <w:ind w:left="31" w:right="33"/>
              <w:rPr>
                <w:sz w:val="15"/>
              </w:rPr>
            </w:pPr>
            <w:r>
              <w:rPr>
                <w:sz w:val="15"/>
              </w:rPr>
              <w:t>0.18</w:t>
            </w:r>
          </w:p>
        </w:tc>
        <w:tc>
          <w:tcPr>
            <w:tcW w:w="644" w:type="dxa"/>
          </w:tcPr>
          <w:p w14:paraId="1904AE16" w14:textId="77777777" w:rsidR="00054221" w:rsidRDefault="00BD4E74">
            <w:pPr>
              <w:pStyle w:val="TableParagraph"/>
              <w:spacing w:before="0" w:line="142" w:lineRule="exact"/>
              <w:ind w:right="178"/>
              <w:jc w:val="right"/>
              <w:rPr>
                <w:sz w:val="15"/>
              </w:rPr>
            </w:pPr>
            <w:r>
              <w:rPr>
                <w:sz w:val="15"/>
              </w:rPr>
              <w:t>0.23</w:t>
            </w:r>
          </w:p>
        </w:tc>
        <w:tc>
          <w:tcPr>
            <w:tcW w:w="644" w:type="dxa"/>
          </w:tcPr>
          <w:p w14:paraId="6397353E" w14:textId="77777777" w:rsidR="00054221" w:rsidRDefault="00BD4E74">
            <w:pPr>
              <w:pStyle w:val="TableParagraph"/>
              <w:spacing w:before="0" w:line="142" w:lineRule="exact"/>
              <w:ind w:right="178"/>
              <w:jc w:val="right"/>
              <w:rPr>
                <w:sz w:val="15"/>
              </w:rPr>
            </w:pPr>
            <w:r>
              <w:rPr>
                <w:sz w:val="15"/>
              </w:rPr>
              <w:t>0.05</w:t>
            </w:r>
          </w:p>
        </w:tc>
        <w:tc>
          <w:tcPr>
            <w:tcW w:w="644" w:type="dxa"/>
          </w:tcPr>
          <w:p w14:paraId="3AE26EA7" w14:textId="77777777" w:rsidR="00054221" w:rsidRDefault="00BD4E74">
            <w:pPr>
              <w:pStyle w:val="TableParagraph"/>
              <w:spacing w:before="0" w:line="142" w:lineRule="exact"/>
              <w:ind w:right="179"/>
              <w:jc w:val="right"/>
              <w:rPr>
                <w:sz w:val="15"/>
              </w:rPr>
            </w:pPr>
            <w:r>
              <w:rPr>
                <w:sz w:val="15"/>
              </w:rPr>
              <w:t>0.06</w:t>
            </w:r>
          </w:p>
        </w:tc>
        <w:tc>
          <w:tcPr>
            <w:tcW w:w="644" w:type="dxa"/>
          </w:tcPr>
          <w:p w14:paraId="1BBBE26C" w14:textId="77777777" w:rsidR="00054221" w:rsidRDefault="00BD4E74">
            <w:pPr>
              <w:pStyle w:val="TableParagraph"/>
              <w:spacing w:before="0" w:line="142" w:lineRule="exact"/>
              <w:ind w:left="31" w:right="36"/>
              <w:rPr>
                <w:sz w:val="15"/>
              </w:rPr>
            </w:pPr>
            <w:r>
              <w:rPr>
                <w:sz w:val="15"/>
              </w:rPr>
              <w:t>0.04</w:t>
            </w:r>
          </w:p>
        </w:tc>
        <w:tc>
          <w:tcPr>
            <w:tcW w:w="644" w:type="dxa"/>
          </w:tcPr>
          <w:p w14:paraId="11EA1657" w14:textId="77777777" w:rsidR="00054221" w:rsidRDefault="00BD4E74">
            <w:pPr>
              <w:pStyle w:val="TableParagraph"/>
              <w:spacing w:before="0" w:line="142" w:lineRule="exact"/>
              <w:ind w:right="152"/>
              <w:jc w:val="right"/>
              <w:rPr>
                <w:sz w:val="15"/>
              </w:rPr>
            </w:pPr>
            <w:r>
              <w:rPr>
                <w:sz w:val="15"/>
              </w:rPr>
              <w:t>-0.02</w:t>
            </w:r>
          </w:p>
        </w:tc>
      </w:tr>
      <w:tr w:rsidR="00054221" w14:paraId="256F7588" w14:textId="77777777">
        <w:trPr>
          <w:trHeight w:val="185"/>
        </w:trPr>
        <w:tc>
          <w:tcPr>
            <w:tcW w:w="4212" w:type="dxa"/>
          </w:tcPr>
          <w:p w14:paraId="11F9CC62" w14:textId="77777777" w:rsidR="00054221" w:rsidRDefault="00BD4E74">
            <w:pPr>
              <w:pStyle w:val="TableParagraph"/>
              <w:spacing w:before="0" w:line="146" w:lineRule="exact"/>
              <w:ind w:right="114"/>
              <w:jc w:val="right"/>
              <w:rPr>
                <w:sz w:val="15"/>
              </w:rPr>
            </w:pPr>
            <w:r>
              <w:rPr>
                <w:w w:val="105"/>
                <w:sz w:val="15"/>
              </w:rPr>
              <w:t>(0.15)</w:t>
            </w:r>
          </w:p>
        </w:tc>
        <w:tc>
          <w:tcPr>
            <w:tcW w:w="644" w:type="dxa"/>
          </w:tcPr>
          <w:p w14:paraId="37228080" w14:textId="77777777" w:rsidR="00054221" w:rsidRDefault="00BD4E74">
            <w:pPr>
              <w:pStyle w:val="TableParagraph"/>
              <w:spacing w:before="0" w:line="146" w:lineRule="exact"/>
              <w:ind w:left="114"/>
              <w:jc w:val="left"/>
              <w:rPr>
                <w:sz w:val="15"/>
              </w:rPr>
            </w:pPr>
            <w:r>
              <w:rPr>
                <w:w w:val="105"/>
                <w:sz w:val="15"/>
              </w:rPr>
              <w:t>(0.21)</w:t>
            </w:r>
          </w:p>
        </w:tc>
        <w:tc>
          <w:tcPr>
            <w:tcW w:w="644" w:type="dxa"/>
          </w:tcPr>
          <w:p w14:paraId="41A8917B" w14:textId="77777777" w:rsidR="00054221" w:rsidRDefault="00BD4E74">
            <w:pPr>
              <w:pStyle w:val="TableParagraph"/>
              <w:spacing w:before="0" w:line="146" w:lineRule="exact"/>
              <w:ind w:left="31" w:right="31"/>
              <w:rPr>
                <w:sz w:val="15"/>
              </w:rPr>
            </w:pPr>
            <w:r>
              <w:rPr>
                <w:w w:val="105"/>
                <w:sz w:val="15"/>
              </w:rPr>
              <w:t>(0.12)</w:t>
            </w:r>
          </w:p>
        </w:tc>
        <w:tc>
          <w:tcPr>
            <w:tcW w:w="644" w:type="dxa"/>
          </w:tcPr>
          <w:p w14:paraId="7AE1F37F" w14:textId="77777777" w:rsidR="00054221" w:rsidRDefault="00BD4E74">
            <w:pPr>
              <w:pStyle w:val="TableParagraph"/>
              <w:spacing w:before="0" w:line="146" w:lineRule="exact"/>
              <w:ind w:left="31" w:right="32"/>
              <w:rPr>
                <w:sz w:val="15"/>
              </w:rPr>
            </w:pPr>
            <w:r>
              <w:rPr>
                <w:sz w:val="15"/>
              </w:rPr>
              <w:t>(0.39)</w:t>
            </w:r>
          </w:p>
        </w:tc>
        <w:tc>
          <w:tcPr>
            <w:tcW w:w="644" w:type="dxa"/>
          </w:tcPr>
          <w:p w14:paraId="49474AD8" w14:textId="77777777" w:rsidR="00054221" w:rsidRDefault="00BD4E74">
            <w:pPr>
              <w:pStyle w:val="TableParagraph"/>
              <w:spacing w:before="0" w:line="146" w:lineRule="exact"/>
              <w:ind w:right="114"/>
              <w:jc w:val="right"/>
              <w:rPr>
                <w:sz w:val="15"/>
              </w:rPr>
            </w:pPr>
            <w:r>
              <w:rPr>
                <w:sz w:val="15"/>
              </w:rPr>
              <w:t>(0.42)</w:t>
            </w:r>
          </w:p>
        </w:tc>
        <w:tc>
          <w:tcPr>
            <w:tcW w:w="644" w:type="dxa"/>
          </w:tcPr>
          <w:p w14:paraId="4F0F161C" w14:textId="77777777" w:rsidR="00054221" w:rsidRDefault="00BD4E74">
            <w:pPr>
              <w:pStyle w:val="TableParagraph"/>
              <w:spacing w:before="0" w:line="146" w:lineRule="exact"/>
              <w:ind w:right="115"/>
              <w:jc w:val="right"/>
              <w:rPr>
                <w:sz w:val="15"/>
              </w:rPr>
            </w:pPr>
            <w:r>
              <w:rPr>
                <w:w w:val="110"/>
                <w:sz w:val="15"/>
              </w:rPr>
              <w:t>(0.11)</w:t>
            </w:r>
          </w:p>
        </w:tc>
        <w:tc>
          <w:tcPr>
            <w:tcW w:w="644" w:type="dxa"/>
          </w:tcPr>
          <w:p w14:paraId="10D0219E" w14:textId="77777777" w:rsidR="00054221" w:rsidRDefault="00BD4E74">
            <w:pPr>
              <w:pStyle w:val="TableParagraph"/>
              <w:spacing w:before="0" w:line="146" w:lineRule="exact"/>
              <w:ind w:right="115"/>
              <w:jc w:val="right"/>
              <w:rPr>
                <w:sz w:val="15"/>
              </w:rPr>
            </w:pPr>
            <w:r>
              <w:rPr>
                <w:sz w:val="15"/>
              </w:rPr>
              <w:t>(0.24)</w:t>
            </w:r>
          </w:p>
        </w:tc>
        <w:tc>
          <w:tcPr>
            <w:tcW w:w="644" w:type="dxa"/>
          </w:tcPr>
          <w:p w14:paraId="1BA65E07" w14:textId="77777777" w:rsidR="00054221" w:rsidRDefault="00BD4E74">
            <w:pPr>
              <w:pStyle w:val="TableParagraph"/>
              <w:spacing w:before="0" w:line="146" w:lineRule="exact"/>
              <w:ind w:left="31" w:right="35"/>
              <w:rPr>
                <w:sz w:val="15"/>
              </w:rPr>
            </w:pPr>
            <w:r>
              <w:rPr>
                <w:sz w:val="15"/>
              </w:rPr>
              <w:t>(0.20)</w:t>
            </w:r>
          </w:p>
        </w:tc>
        <w:tc>
          <w:tcPr>
            <w:tcW w:w="644" w:type="dxa"/>
          </w:tcPr>
          <w:p w14:paraId="5871EBC9" w14:textId="77777777" w:rsidR="00054221" w:rsidRDefault="00BD4E74">
            <w:pPr>
              <w:pStyle w:val="TableParagraph"/>
              <w:spacing w:before="0" w:line="146" w:lineRule="exact"/>
              <w:ind w:right="116"/>
              <w:jc w:val="right"/>
              <w:rPr>
                <w:sz w:val="15"/>
              </w:rPr>
            </w:pPr>
            <w:r>
              <w:rPr>
                <w:w w:val="105"/>
                <w:sz w:val="15"/>
              </w:rPr>
              <w:t>(0.41)</w:t>
            </w:r>
          </w:p>
        </w:tc>
      </w:tr>
      <w:tr w:rsidR="00054221" w14:paraId="79C1D680" w14:textId="77777777" w:rsidTr="76614F08">
        <w:trPr>
          <w:trHeight w:val="224"/>
        </w:trPr>
        <w:tc>
          <w:tcPr>
            <w:tcW w:w="4212" w:type="dxa"/>
            <w:tcBorders>
              <w:bottom w:val="double" w:sz="1" w:space="0" w:color="000000" w:themeColor="text1"/>
            </w:tcBorders>
          </w:tcPr>
          <w:p w14:paraId="3FFCB162" w14:textId="77777777" w:rsidR="00054221" w:rsidRDefault="00BD4E74">
            <w:pPr>
              <w:pStyle w:val="TableParagraph"/>
              <w:tabs>
                <w:tab w:val="right" w:pos="4011"/>
              </w:tabs>
              <w:spacing w:before="0" w:line="152" w:lineRule="exact"/>
              <w:ind w:left="114"/>
              <w:jc w:val="left"/>
              <w:rPr>
                <w:sz w:val="15"/>
              </w:rPr>
            </w:pPr>
            <w:r>
              <w:rPr>
                <w:sz w:val="15"/>
              </w:rPr>
              <w:t>Observations</w:t>
            </w:r>
            <w:r>
              <w:rPr>
                <w:rFonts w:ascii="Times New Roman"/>
                <w:sz w:val="15"/>
              </w:rPr>
              <w:tab/>
            </w:r>
            <w:r>
              <w:rPr>
                <w:sz w:val="15"/>
              </w:rPr>
              <w:t>305</w:t>
            </w:r>
          </w:p>
        </w:tc>
        <w:tc>
          <w:tcPr>
            <w:tcW w:w="644" w:type="dxa"/>
            <w:tcBorders>
              <w:bottom w:val="double" w:sz="1" w:space="0" w:color="000000" w:themeColor="text1"/>
            </w:tcBorders>
          </w:tcPr>
          <w:p w14:paraId="5C2DC14F" w14:textId="77777777" w:rsidR="00054221" w:rsidRDefault="00BD4E74">
            <w:pPr>
              <w:pStyle w:val="TableParagraph"/>
              <w:spacing w:before="0" w:line="152" w:lineRule="exact"/>
              <w:ind w:left="199"/>
              <w:jc w:val="left"/>
              <w:rPr>
                <w:sz w:val="15"/>
              </w:rPr>
            </w:pPr>
            <w:r>
              <w:rPr>
                <w:sz w:val="15"/>
              </w:rPr>
              <w:t>305</w:t>
            </w:r>
          </w:p>
        </w:tc>
        <w:tc>
          <w:tcPr>
            <w:tcW w:w="644" w:type="dxa"/>
            <w:tcBorders>
              <w:bottom w:val="double" w:sz="1" w:space="0" w:color="000000" w:themeColor="text1"/>
            </w:tcBorders>
          </w:tcPr>
          <w:p w14:paraId="625DE331" w14:textId="77777777" w:rsidR="00054221" w:rsidRDefault="00BD4E74">
            <w:pPr>
              <w:pStyle w:val="TableParagraph"/>
              <w:spacing w:before="0" w:line="152" w:lineRule="exact"/>
              <w:ind w:left="31" w:right="32"/>
              <w:rPr>
                <w:sz w:val="15"/>
              </w:rPr>
            </w:pPr>
            <w:r>
              <w:rPr>
                <w:sz w:val="15"/>
              </w:rPr>
              <w:t>610</w:t>
            </w:r>
          </w:p>
        </w:tc>
        <w:tc>
          <w:tcPr>
            <w:tcW w:w="644" w:type="dxa"/>
            <w:tcBorders>
              <w:bottom w:val="double" w:sz="1" w:space="0" w:color="000000" w:themeColor="text1"/>
            </w:tcBorders>
          </w:tcPr>
          <w:p w14:paraId="46E1B36E" w14:textId="77777777" w:rsidR="00054221" w:rsidRDefault="00BD4E74">
            <w:pPr>
              <w:pStyle w:val="TableParagraph"/>
              <w:spacing w:before="0" w:line="152" w:lineRule="exact"/>
              <w:ind w:left="31" w:right="31"/>
              <w:rPr>
                <w:sz w:val="15"/>
              </w:rPr>
            </w:pPr>
            <w:r>
              <w:rPr>
                <w:w w:val="105"/>
                <w:sz w:val="15"/>
              </w:rPr>
              <w:t>377</w:t>
            </w:r>
          </w:p>
        </w:tc>
        <w:tc>
          <w:tcPr>
            <w:tcW w:w="644" w:type="dxa"/>
            <w:tcBorders>
              <w:bottom w:val="double" w:sz="1" w:space="0" w:color="000000" w:themeColor="text1"/>
            </w:tcBorders>
          </w:tcPr>
          <w:p w14:paraId="5BAD5AA0" w14:textId="77777777" w:rsidR="00054221" w:rsidRDefault="00BD4E74">
            <w:pPr>
              <w:pStyle w:val="TableParagraph"/>
              <w:spacing w:before="0" w:line="152" w:lineRule="exact"/>
              <w:ind w:left="198"/>
              <w:jc w:val="left"/>
              <w:rPr>
                <w:sz w:val="15"/>
              </w:rPr>
            </w:pPr>
            <w:r>
              <w:rPr>
                <w:sz w:val="15"/>
              </w:rPr>
              <w:t>383</w:t>
            </w:r>
          </w:p>
        </w:tc>
        <w:tc>
          <w:tcPr>
            <w:tcW w:w="644" w:type="dxa"/>
            <w:tcBorders>
              <w:bottom w:val="double" w:sz="1" w:space="0" w:color="000000" w:themeColor="text1"/>
            </w:tcBorders>
          </w:tcPr>
          <w:p w14:paraId="247A99E6" w14:textId="77777777" w:rsidR="00054221" w:rsidRDefault="00BD4E74">
            <w:pPr>
              <w:pStyle w:val="TableParagraph"/>
              <w:spacing w:before="0" w:line="152" w:lineRule="exact"/>
              <w:ind w:left="198"/>
              <w:jc w:val="left"/>
              <w:rPr>
                <w:sz w:val="15"/>
              </w:rPr>
            </w:pPr>
            <w:r>
              <w:rPr>
                <w:sz w:val="15"/>
              </w:rPr>
              <w:t>760</w:t>
            </w:r>
          </w:p>
        </w:tc>
        <w:tc>
          <w:tcPr>
            <w:tcW w:w="644" w:type="dxa"/>
            <w:tcBorders>
              <w:bottom w:val="double" w:sz="1" w:space="0" w:color="000000" w:themeColor="text1"/>
            </w:tcBorders>
          </w:tcPr>
          <w:p w14:paraId="0E6EC401" w14:textId="77777777" w:rsidR="00054221" w:rsidRDefault="00BD4E74">
            <w:pPr>
              <w:pStyle w:val="TableParagraph"/>
              <w:spacing w:before="0" w:line="152" w:lineRule="exact"/>
              <w:ind w:left="197"/>
              <w:jc w:val="left"/>
              <w:rPr>
                <w:sz w:val="15"/>
              </w:rPr>
            </w:pPr>
            <w:r>
              <w:rPr>
                <w:w w:val="105"/>
                <w:sz w:val="15"/>
              </w:rPr>
              <w:t>146</w:t>
            </w:r>
          </w:p>
        </w:tc>
        <w:tc>
          <w:tcPr>
            <w:tcW w:w="644" w:type="dxa"/>
            <w:tcBorders>
              <w:bottom w:val="double" w:sz="1" w:space="0" w:color="000000" w:themeColor="text1"/>
            </w:tcBorders>
          </w:tcPr>
          <w:p w14:paraId="4A621DB9" w14:textId="77777777" w:rsidR="00054221" w:rsidRDefault="00BD4E74">
            <w:pPr>
              <w:pStyle w:val="TableParagraph"/>
              <w:spacing w:before="0" w:line="152" w:lineRule="exact"/>
              <w:ind w:left="31" w:right="34"/>
              <w:rPr>
                <w:sz w:val="15"/>
              </w:rPr>
            </w:pPr>
            <w:r>
              <w:rPr>
                <w:sz w:val="15"/>
              </w:rPr>
              <w:t>148</w:t>
            </w:r>
          </w:p>
        </w:tc>
        <w:tc>
          <w:tcPr>
            <w:tcW w:w="644" w:type="dxa"/>
            <w:tcBorders>
              <w:bottom w:val="double" w:sz="1" w:space="0" w:color="000000" w:themeColor="text1"/>
            </w:tcBorders>
          </w:tcPr>
          <w:p w14:paraId="311B275D" w14:textId="77777777" w:rsidR="00054221" w:rsidRDefault="00BD4E74">
            <w:pPr>
              <w:pStyle w:val="TableParagraph"/>
              <w:spacing w:before="0" w:line="152" w:lineRule="exact"/>
              <w:ind w:right="201"/>
              <w:jc w:val="right"/>
              <w:rPr>
                <w:sz w:val="15"/>
              </w:rPr>
            </w:pPr>
            <w:r>
              <w:rPr>
                <w:sz w:val="15"/>
              </w:rPr>
              <w:t>294</w:t>
            </w:r>
          </w:p>
        </w:tc>
      </w:tr>
    </w:tbl>
    <w:p w14:paraId="1C4EE3CA" w14:textId="575A9503" w:rsidR="00054221" w:rsidRDefault="00BD4E74">
      <w:pPr>
        <w:spacing w:before="10"/>
        <w:ind w:left="156"/>
        <w:rPr>
          <w:sz w:val="15"/>
        </w:rPr>
      </w:pPr>
      <w:r>
        <w:rPr>
          <w:noProof/>
          <w:color w:val="2B579A"/>
          <w:shd w:val="clear" w:color="auto" w:fill="E6E6E6"/>
        </w:rPr>
        <mc:AlternateContent>
          <mc:Choice Requires="wps">
            <w:drawing>
              <wp:anchor distT="0" distB="0" distL="114300" distR="114300" simplePos="0" relativeHeight="251658273" behindDoc="1" locked="0" layoutInCell="1" allowOverlap="1" wp14:anchorId="051BB8F2" wp14:editId="4D3DCFD2">
                <wp:simplePos x="0" y="0"/>
                <wp:positionH relativeFrom="page">
                  <wp:posOffset>914400</wp:posOffset>
                </wp:positionH>
                <wp:positionV relativeFrom="paragraph">
                  <wp:posOffset>-164465</wp:posOffset>
                </wp:positionV>
                <wp:extent cx="5943600"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484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E29EF4E">
              <v:line id="Line 16" style="position:absolute;z-index:-20165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345mm" from="1in,-12.95pt" to="540pt,-12.95pt" w14:anchorId="6B228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">
                <w10:wrap anchorx="page"/>
              </v:line>
            </w:pict>
          </mc:Fallback>
        </mc:AlternateContent>
      </w:r>
      <w:r>
        <w:rPr>
          <w:w w:val="105"/>
          <w:sz w:val="15"/>
        </w:rPr>
        <w:t>Note:</w:t>
      </w:r>
      <w:r>
        <w:rPr>
          <w:spacing w:val="24"/>
          <w:w w:val="105"/>
          <w:sz w:val="15"/>
        </w:rPr>
        <w:t xml:space="preserve"> </w:t>
      </w:r>
      <w:r>
        <w:rPr>
          <w:w w:val="105"/>
          <w:sz w:val="15"/>
        </w:rPr>
        <w:t>Robust</w:t>
      </w:r>
      <w:r>
        <w:rPr>
          <w:spacing w:val="9"/>
          <w:w w:val="105"/>
          <w:sz w:val="15"/>
        </w:rPr>
        <w:t xml:space="preserve"> </w:t>
      </w:r>
      <w:r>
        <w:rPr>
          <w:w w:val="105"/>
          <w:sz w:val="15"/>
        </w:rPr>
        <w:t>standard</w:t>
      </w:r>
      <w:r>
        <w:rPr>
          <w:spacing w:val="9"/>
          <w:w w:val="105"/>
          <w:sz w:val="15"/>
        </w:rPr>
        <w:t xml:space="preserve"> </w:t>
      </w:r>
      <w:r>
        <w:rPr>
          <w:w w:val="105"/>
          <w:sz w:val="15"/>
        </w:rPr>
        <w:t>errors</w:t>
      </w:r>
      <w:r>
        <w:rPr>
          <w:spacing w:val="9"/>
          <w:w w:val="105"/>
          <w:sz w:val="15"/>
        </w:rPr>
        <w:t xml:space="preserve"> </w:t>
      </w:r>
      <w:r>
        <w:rPr>
          <w:w w:val="105"/>
          <w:sz w:val="15"/>
        </w:rPr>
        <w:t>in</w:t>
      </w:r>
      <w:r>
        <w:rPr>
          <w:spacing w:val="9"/>
          <w:w w:val="105"/>
          <w:sz w:val="15"/>
        </w:rPr>
        <w:t xml:space="preserve"> </w:t>
      </w:r>
      <w:r>
        <w:rPr>
          <w:w w:val="105"/>
          <w:sz w:val="15"/>
        </w:rPr>
        <w:t>parentheses;</w:t>
      </w:r>
      <w:r>
        <w:rPr>
          <w:spacing w:val="10"/>
          <w:w w:val="105"/>
          <w:sz w:val="15"/>
        </w:rPr>
        <w:t xml:space="preserve"> </w:t>
      </w:r>
      <w:r>
        <w:rPr>
          <w:w w:val="105"/>
          <w:sz w:val="15"/>
        </w:rPr>
        <w:t>*</w:t>
      </w:r>
      <w:r>
        <w:rPr>
          <w:spacing w:val="8"/>
          <w:w w:val="105"/>
          <w:sz w:val="15"/>
        </w:rPr>
        <w:t xml:space="preserve"> </w:t>
      </w:r>
      <w:r>
        <w:rPr>
          <w:w w:val="105"/>
          <w:sz w:val="15"/>
        </w:rPr>
        <w:t>p</w:t>
      </w:r>
      <w:r>
        <w:rPr>
          <w:rFonts w:ascii="Verdana"/>
          <w:i/>
          <w:w w:val="105"/>
          <w:sz w:val="15"/>
        </w:rPr>
        <w:t>&lt;</w:t>
      </w:r>
      <w:r>
        <w:rPr>
          <w:w w:val="105"/>
          <w:sz w:val="15"/>
        </w:rPr>
        <w:t>0.05,</w:t>
      </w:r>
      <w:r>
        <w:rPr>
          <w:spacing w:val="9"/>
          <w:w w:val="105"/>
          <w:sz w:val="15"/>
        </w:rPr>
        <w:t xml:space="preserve"> </w:t>
      </w:r>
      <w:r>
        <w:rPr>
          <w:w w:val="105"/>
          <w:sz w:val="15"/>
        </w:rPr>
        <w:t>**</w:t>
      </w:r>
      <w:r>
        <w:rPr>
          <w:spacing w:val="9"/>
          <w:w w:val="105"/>
          <w:sz w:val="15"/>
        </w:rPr>
        <w:t xml:space="preserve"> </w:t>
      </w:r>
      <w:r>
        <w:rPr>
          <w:w w:val="105"/>
          <w:sz w:val="15"/>
        </w:rPr>
        <w:t>p</w:t>
      </w:r>
      <w:r>
        <w:rPr>
          <w:rFonts w:ascii="Verdana"/>
          <w:i/>
          <w:w w:val="105"/>
          <w:sz w:val="15"/>
        </w:rPr>
        <w:t>&lt;</w:t>
      </w:r>
      <w:r>
        <w:rPr>
          <w:w w:val="105"/>
          <w:sz w:val="15"/>
        </w:rPr>
        <w:t>0.01,</w:t>
      </w:r>
      <w:r>
        <w:rPr>
          <w:spacing w:val="9"/>
          <w:w w:val="105"/>
          <w:sz w:val="15"/>
        </w:rPr>
        <w:t xml:space="preserve"> </w:t>
      </w:r>
      <w:r>
        <w:rPr>
          <w:w w:val="105"/>
          <w:sz w:val="15"/>
        </w:rPr>
        <w:t>***</w:t>
      </w:r>
      <w:r>
        <w:rPr>
          <w:spacing w:val="8"/>
          <w:w w:val="105"/>
          <w:sz w:val="15"/>
        </w:rPr>
        <w:t xml:space="preserve"> </w:t>
      </w:r>
      <w:r>
        <w:rPr>
          <w:w w:val="105"/>
          <w:sz w:val="15"/>
        </w:rPr>
        <w:t>p</w:t>
      </w:r>
      <w:r>
        <w:rPr>
          <w:rFonts w:ascii="Verdana"/>
          <w:i/>
          <w:w w:val="105"/>
          <w:sz w:val="15"/>
        </w:rPr>
        <w:t>&lt;</w:t>
      </w:r>
      <w:r>
        <w:rPr>
          <w:w w:val="105"/>
          <w:sz w:val="15"/>
        </w:rPr>
        <w:t>0.001.</w:t>
      </w:r>
    </w:p>
    <w:p w14:paraId="19857674" w14:textId="77777777" w:rsidR="00054221" w:rsidRDefault="00054221">
      <w:pPr>
        <w:rPr>
          <w:sz w:val="15"/>
        </w:rPr>
        <w:sectPr w:rsidR="00054221">
          <w:pgSz w:w="12240" w:h="15840"/>
          <w:pgMar w:top="1260" w:right="860" w:bottom="1080" w:left="1320" w:header="0" w:footer="888" w:gutter="0"/>
          <w:cols w:space="720"/>
        </w:sectPr>
      </w:pPr>
    </w:p>
    <w:p w14:paraId="301E1137" w14:textId="32E70B3A" w:rsidR="00054221" w:rsidRDefault="00BD4E74">
      <w:pPr>
        <w:pStyle w:val="Heading2"/>
        <w:numPr>
          <w:ilvl w:val="1"/>
          <w:numId w:val="4"/>
        </w:numPr>
        <w:tabs>
          <w:tab w:val="left" w:pos="732"/>
          <w:tab w:val="left" w:pos="733"/>
        </w:tabs>
        <w:spacing w:before="139"/>
      </w:pPr>
      <w:bookmarkStart w:id="101" w:name="Specific_LCS-FS/EN_Adoption_by_Country"/>
      <w:bookmarkStart w:id="102" w:name="_bookmark21"/>
      <w:bookmarkEnd w:id="101"/>
      <w:bookmarkEnd w:id="102"/>
      <w:proofErr w:type="gramStart"/>
      <w:r>
        <w:rPr>
          <w:spacing w:val="-1"/>
        </w:rPr>
        <w:lastRenderedPageBreak/>
        <w:t>Specific</w:t>
      </w:r>
      <w:r>
        <w:rPr>
          <w:spacing w:val="-3"/>
        </w:rPr>
        <w:t xml:space="preserve"> </w:t>
      </w:r>
      <w:r>
        <w:rPr>
          <w:spacing w:val="-1"/>
        </w:rPr>
        <w:t xml:space="preserve"> </w:t>
      </w:r>
      <w:r w:rsidR="78043AD8">
        <w:rPr>
          <w:spacing w:val="-1"/>
        </w:rPr>
        <w:t>coping</w:t>
      </w:r>
      <w:proofErr w:type="gramEnd"/>
      <w:r w:rsidR="78043AD8">
        <w:rPr>
          <w:spacing w:val="-1"/>
        </w:rPr>
        <w:t xml:space="preserve"> strategies</w:t>
      </w:r>
      <w:r>
        <w:rPr>
          <w:spacing w:val="-2"/>
        </w:rPr>
        <w:t xml:space="preserve"> </w:t>
      </w:r>
      <w:r>
        <w:t>Adoption</w:t>
      </w:r>
      <w:r>
        <w:rPr>
          <w:spacing w:val="-3"/>
        </w:rPr>
        <w:t xml:space="preserve"> </w:t>
      </w:r>
      <w:r>
        <w:t>by</w:t>
      </w:r>
      <w:r>
        <w:rPr>
          <w:spacing w:val="-2"/>
        </w:rPr>
        <w:t xml:space="preserve"> </w:t>
      </w:r>
      <w:r>
        <w:t>Country</w:t>
      </w:r>
    </w:p>
    <w:p w14:paraId="0C8732FD" w14:textId="03324BDA" w:rsidR="00054221" w:rsidRDefault="00BD4E74">
      <w:pPr>
        <w:pStyle w:val="BodyText"/>
        <w:spacing w:before="215" w:line="314" w:lineRule="auto"/>
        <w:ind w:left="120" w:right="576"/>
        <w:jc w:val="both"/>
      </w:pPr>
      <w:r>
        <w:t xml:space="preserve">Here, the individual </w:t>
      </w:r>
      <w:r w:rsidR="050A0344">
        <w:t xml:space="preserve">livelihood coping </w:t>
      </w:r>
      <w:proofErr w:type="gramStart"/>
      <w:r w:rsidR="050A0344">
        <w:t xml:space="preserve">strategies </w:t>
      </w:r>
      <w:r>
        <w:t xml:space="preserve"> by</w:t>
      </w:r>
      <w:proofErr w:type="gramEnd"/>
      <w:r>
        <w:t xml:space="preserve"> country are compared (the LCS indicator is usually context specific</w:t>
      </w:r>
      <w:r>
        <w:rPr>
          <w:spacing w:val="1"/>
        </w:rPr>
        <w:t xml:space="preserve"> </w:t>
      </w:r>
      <w:r>
        <w:rPr>
          <w:spacing w:val="-1"/>
        </w:rPr>
        <w:t>and</w:t>
      </w:r>
      <w:r>
        <w:rPr>
          <w:spacing w:val="-7"/>
        </w:rPr>
        <w:t xml:space="preserve"> </w:t>
      </w:r>
      <w:r>
        <w:rPr>
          <w:spacing w:val="-1"/>
        </w:rPr>
        <w:t>thus</w:t>
      </w:r>
      <w:r>
        <w:rPr>
          <w:spacing w:val="-7"/>
        </w:rPr>
        <w:t xml:space="preserve"> </w:t>
      </w:r>
      <w:r>
        <w:rPr>
          <w:spacing w:val="-1"/>
        </w:rPr>
        <w:t>may</w:t>
      </w:r>
      <w:r>
        <w:rPr>
          <w:spacing w:val="-7"/>
        </w:rPr>
        <w:t xml:space="preserve"> </w:t>
      </w:r>
      <w:r>
        <w:rPr>
          <w:spacing w:val="-1"/>
        </w:rPr>
        <w:t>be</w:t>
      </w:r>
      <w:r>
        <w:rPr>
          <w:spacing w:val="-6"/>
        </w:rPr>
        <w:t xml:space="preserve"> </w:t>
      </w:r>
      <w:r>
        <w:rPr>
          <w:spacing w:val="-1"/>
        </w:rPr>
        <w:t>different</w:t>
      </w:r>
      <w:r>
        <w:rPr>
          <w:spacing w:val="-7"/>
        </w:rPr>
        <w:t xml:space="preserve"> </w:t>
      </w:r>
      <w:r>
        <w:rPr>
          <w:spacing w:val="-1"/>
        </w:rPr>
        <w:t>strategies</w:t>
      </w:r>
      <w:r>
        <w:rPr>
          <w:spacing w:val="-7"/>
        </w:rPr>
        <w:t xml:space="preserve"> </w:t>
      </w:r>
      <w:r>
        <w:rPr>
          <w:spacing w:val="-1"/>
        </w:rPr>
        <w:t>across</w:t>
      </w:r>
      <w:r>
        <w:rPr>
          <w:spacing w:val="-6"/>
        </w:rPr>
        <w:t xml:space="preserve"> </w:t>
      </w:r>
      <w:r>
        <w:rPr>
          <w:spacing w:val="-1"/>
        </w:rPr>
        <w:t>countries)</w:t>
      </w:r>
      <w:r>
        <w:rPr>
          <w:spacing w:val="-7"/>
        </w:rPr>
        <w:t xml:space="preserve"> </w:t>
      </w:r>
      <w:r>
        <w:t>between</w:t>
      </w:r>
      <w:r>
        <w:rPr>
          <w:spacing w:val="-7"/>
        </w:rPr>
        <w:t xml:space="preserve"> </w:t>
      </w:r>
      <w:r>
        <w:t>the</w:t>
      </w:r>
      <w:r>
        <w:rPr>
          <w:spacing w:val="-6"/>
        </w:rPr>
        <w:t xml:space="preserve"> </w:t>
      </w:r>
      <w:r>
        <w:t>two</w:t>
      </w:r>
      <w:r>
        <w:rPr>
          <w:spacing w:val="-7"/>
        </w:rPr>
        <w:t xml:space="preserve"> </w:t>
      </w:r>
      <w:r w:rsidR="7CE331F1">
        <w:t>modules (LCS-FS vs. LCS-EN)</w:t>
      </w:r>
      <w:r>
        <w:t>.</w:t>
      </w:r>
      <w:r>
        <w:rPr>
          <w:spacing w:val="9"/>
        </w:rPr>
        <w:t xml:space="preserve"> </w:t>
      </w:r>
      <w:commentRangeStart w:id="103"/>
      <w:r>
        <w:t>Table</w:t>
      </w:r>
      <w:r>
        <w:rPr>
          <w:spacing w:val="-6"/>
        </w:rPr>
        <w:t xml:space="preserve"> </w:t>
      </w:r>
      <w:r w:rsidR="2EC62392">
        <w:rPr>
          <w:spacing w:val="-6"/>
        </w:rPr>
        <w:t>2</w:t>
      </w:r>
      <w:r>
        <w:t>2</w:t>
      </w:r>
      <w:r>
        <w:rPr>
          <w:spacing w:val="-7"/>
        </w:rPr>
        <w:t xml:space="preserve"> </w:t>
      </w:r>
      <w:r>
        <w:t>shows</w:t>
      </w:r>
      <w:r>
        <w:rPr>
          <w:spacing w:val="-51"/>
        </w:rPr>
        <w:t xml:space="preserve"> </w:t>
      </w:r>
      <w:r>
        <w:t>the</w:t>
      </w:r>
      <w:r>
        <w:rPr>
          <w:spacing w:val="11"/>
        </w:rPr>
        <w:t xml:space="preserve"> </w:t>
      </w:r>
      <w:r>
        <w:t>results</w:t>
      </w:r>
      <w:r>
        <w:rPr>
          <w:spacing w:val="12"/>
        </w:rPr>
        <w:t xml:space="preserve"> </w:t>
      </w:r>
      <w:r>
        <w:t>for</w:t>
      </w:r>
      <w:r>
        <w:rPr>
          <w:spacing w:val="12"/>
        </w:rPr>
        <w:t xml:space="preserve"> </w:t>
      </w:r>
      <w:r>
        <w:t>Myanmar,</w:t>
      </w:r>
      <w:r>
        <w:rPr>
          <w:spacing w:val="12"/>
        </w:rPr>
        <w:t xml:space="preserve"> </w:t>
      </w:r>
      <w:r>
        <w:t>Table</w:t>
      </w:r>
      <w:r>
        <w:rPr>
          <w:spacing w:val="12"/>
        </w:rPr>
        <w:t xml:space="preserve"> </w:t>
      </w:r>
      <w:r>
        <w:t>23</w:t>
      </w:r>
      <w:r>
        <w:rPr>
          <w:spacing w:val="12"/>
        </w:rPr>
        <w:t xml:space="preserve"> </w:t>
      </w:r>
      <w:proofErr w:type="gramStart"/>
      <w:r>
        <w:t>Ecuador</w:t>
      </w:r>
      <w:proofErr w:type="gramEnd"/>
      <w:r>
        <w:rPr>
          <w:spacing w:val="12"/>
        </w:rPr>
        <w:t xml:space="preserve"> </w:t>
      </w:r>
      <w:r>
        <w:t>and</w:t>
      </w:r>
      <w:r>
        <w:rPr>
          <w:spacing w:val="12"/>
        </w:rPr>
        <w:t xml:space="preserve"> </w:t>
      </w:r>
      <w:r>
        <w:t>Table</w:t>
      </w:r>
      <w:r>
        <w:rPr>
          <w:spacing w:val="12"/>
        </w:rPr>
        <w:t xml:space="preserve"> </w:t>
      </w:r>
      <w:r>
        <w:t>24</w:t>
      </w:r>
      <w:r>
        <w:rPr>
          <w:spacing w:val="12"/>
        </w:rPr>
        <w:t xml:space="preserve"> </w:t>
      </w:r>
      <w:r>
        <w:t>for</w:t>
      </w:r>
      <w:r>
        <w:rPr>
          <w:spacing w:val="12"/>
        </w:rPr>
        <w:t xml:space="preserve"> </w:t>
      </w:r>
      <w:r>
        <w:t>CAR</w:t>
      </w:r>
      <w:r w:rsidR="199F4A53">
        <w:t>,</w:t>
      </w:r>
      <w:r>
        <w:rPr>
          <w:spacing w:val="12"/>
        </w:rPr>
        <w:t xml:space="preserve"> </w:t>
      </w:r>
      <w:r>
        <w:t>respectively.</w:t>
      </w:r>
      <w:commentRangeEnd w:id="103"/>
      <w:r>
        <w:rPr>
          <w:rStyle w:val="CommentReference"/>
        </w:rPr>
        <w:commentReference w:id="103"/>
      </w:r>
    </w:p>
    <w:p w14:paraId="39BBDCBE" w14:textId="60329863" w:rsidR="00054221" w:rsidRDefault="00BD4E74">
      <w:pPr>
        <w:pStyle w:val="BodyText"/>
        <w:spacing w:before="146"/>
        <w:ind w:left="1743"/>
        <w:jc w:val="both"/>
      </w:pPr>
      <w:r>
        <w:rPr>
          <w:noProof/>
          <w:color w:val="2B579A"/>
          <w:shd w:val="clear" w:color="auto" w:fill="E6E6E6"/>
        </w:rPr>
        <mc:AlternateContent>
          <mc:Choice Requires="wpg">
            <w:drawing>
              <wp:anchor distT="0" distB="0" distL="0" distR="0" simplePos="0" relativeHeight="251658285" behindDoc="1" locked="0" layoutInCell="1" allowOverlap="1" wp14:anchorId="1392C08F" wp14:editId="601D5429">
                <wp:simplePos x="0" y="0"/>
                <wp:positionH relativeFrom="page">
                  <wp:posOffset>1427480</wp:posOffset>
                </wp:positionH>
                <wp:positionV relativeFrom="paragraph">
                  <wp:posOffset>393065</wp:posOffset>
                </wp:positionV>
                <wp:extent cx="4918075" cy="3556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18075" cy="35560"/>
                          <a:chOff x="2248" y="619"/>
                          <a:chExt cx="7745" cy="56"/>
                        </a:xfrm>
                      </wpg:grpSpPr>
                      <wps:wsp>
                        <wps:cNvPr id="18" name="Line 15"/>
                        <wps:cNvCnPr>
                          <a:cxnSpLocks noChangeShapeType="1"/>
                        </wps:cNvCnPr>
                        <wps:spPr bwMode="auto">
                          <a:xfrm>
                            <a:off x="2248" y="623"/>
                            <a:ext cx="7744"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 name="Line 14"/>
                        <wps:cNvCnPr>
                          <a:cxnSpLocks noChangeShapeType="1"/>
                        </wps:cNvCnPr>
                        <wps:spPr bwMode="auto">
                          <a:xfrm>
                            <a:off x="2248" y="671"/>
                            <a:ext cx="7744"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C2A8C51">
              <v:group id="Group 13" style="position:absolute;margin-left:112.4pt;margin-top:30.95pt;width:387.25pt;height:2.8pt;z-index:-15708672;mso-wrap-distance-left:0;mso-wrap-distance-right:0;mso-position-horizontal-relative:page" coordsize="7745,56" coordorigin="2248,619" o:spid="_x0000_s1026" w14:anchorId="2D243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">
                <v:line id="Line 15" style="position:absolute;visibility:visible;mso-wrap-style:square" o:spid="_x0000_s1027" strokeweight=".14042mm" o:connectortype="straight" from="2248,623" to="999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"/>
                <v:line id="Line 14" style="position:absolute;visibility:visible;mso-wrap-style:square" o:spid="_x0000_s1028" strokeweight=".14042mm" o:connectortype="straight" from="2248,671" to="9992,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"/>
                <w10:wrap type="topAndBottom" anchorx="page"/>
              </v:group>
            </w:pict>
          </mc:Fallback>
        </mc:AlternateContent>
      </w:r>
      <w:r>
        <w:t>Table</w:t>
      </w:r>
      <w:r>
        <w:rPr>
          <w:spacing w:val="-2"/>
        </w:rPr>
        <w:t xml:space="preserve"> </w:t>
      </w:r>
      <w:r>
        <w:t>22:</w:t>
      </w:r>
      <w:r>
        <w:rPr>
          <w:spacing w:val="16"/>
        </w:rPr>
        <w:t xml:space="preserve"> </w:t>
      </w:r>
      <w:r>
        <w:t>Myanmar:</w:t>
      </w:r>
      <w:r>
        <w:rPr>
          <w:spacing w:val="15"/>
        </w:rPr>
        <w:t xml:space="preserve"> </w:t>
      </w:r>
      <w:r>
        <w:t>LCS</w:t>
      </w:r>
      <w:r>
        <w:rPr>
          <w:spacing w:val="-1"/>
        </w:rPr>
        <w:t xml:space="preserve"> </w:t>
      </w:r>
      <w:r>
        <w:t>for</w:t>
      </w:r>
      <w:r>
        <w:rPr>
          <w:spacing w:val="-2"/>
        </w:rPr>
        <w:t xml:space="preserve"> </w:t>
      </w:r>
      <w:r>
        <w:t>Essential</w:t>
      </w:r>
      <w:r>
        <w:rPr>
          <w:spacing w:val="-1"/>
        </w:rPr>
        <w:t xml:space="preserve"> </w:t>
      </w:r>
      <w:r>
        <w:t>Needs</w:t>
      </w:r>
      <w:r>
        <w:rPr>
          <w:spacing w:val="-2"/>
        </w:rPr>
        <w:t xml:space="preserve"> </w:t>
      </w:r>
      <w:r>
        <w:t>vs.</w:t>
      </w:r>
      <w:r>
        <w:rPr>
          <w:spacing w:val="16"/>
        </w:rPr>
        <w:t xml:space="preserve"> </w:t>
      </w:r>
      <w:r>
        <w:t>Food</w:t>
      </w:r>
      <w:r>
        <w:rPr>
          <w:spacing w:val="-1"/>
        </w:rPr>
        <w:t xml:space="preserve"> </w:t>
      </w:r>
      <w:r>
        <w:t>Security</w:t>
      </w:r>
    </w:p>
    <w:p w14:paraId="77102DC7" w14:textId="77777777" w:rsidR="00054221" w:rsidRDefault="00054221">
      <w:pPr>
        <w:pStyle w:val="BodyText"/>
        <w:spacing w:before="5"/>
        <w:rPr>
          <w:sz w:val="12"/>
        </w:rPr>
      </w:pPr>
    </w:p>
    <w:p w14:paraId="42B91372" w14:textId="77777777" w:rsidR="00054221" w:rsidRPr="00FF0076" w:rsidRDefault="00BD4E74">
      <w:pPr>
        <w:ind w:right="2031"/>
        <w:jc w:val="right"/>
        <w:rPr>
          <w:sz w:val="16"/>
          <w:lang w:val="fr-FR"/>
        </w:rPr>
      </w:pPr>
      <w:r w:rsidRPr="00FF0076">
        <w:rPr>
          <w:w w:val="105"/>
          <w:sz w:val="16"/>
          <w:lang w:val="fr-FR"/>
        </w:rPr>
        <w:t>Myanmar</w:t>
      </w:r>
      <w:r w:rsidRPr="00FF0076">
        <w:rPr>
          <w:spacing w:val="12"/>
          <w:w w:val="105"/>
          <w:sz w:val="16"/>
          <w:lang w:val="fr-FR"/>
        </w:rPr>
        <w:t xml:space="preserve"> </w:t>
      </w:r>
      <w:r w:rsidRPr="00FF0076">
        <w:rPr>
          <w:w w:val="105"/>
          <w:sz w:val="16"/>
          <w:lang w:val="fr-FR"/>
        </w:rPr>
        <w:t>F2F</w:t>
      </w:r>
    </w:p>
    <w:p w14:paraId="512BC279" w14:textId="77777777" w:rsidR="00054221" w:rsidRPr="00FF0076" w:rsidRDefault="00BD4E74">
      <w:pPr>
        <w:tabs>
          <w:tab w:val="left" w:pos="6428"/>
          <w:tab w:val="left" w:pos="7287"/>
          <w:tab w:val="left" w:pos="8193"/>
        </w:tabs>
        <w:ind w:left="1047"/>
        <w:rPr>
          <w:sz w:val="16"/>
          <w:lang w:val="fr-FR"/>
        </w:rPr>
      </w:pPr>
      <w:r w:rsidRPr="00FF0076">
        <w:rPr>
          <w:w w:val="105"/>
          <w:sz w:val="16"/>
          <w:lang w:val="fr-FR"/>
        </w:rPr>
        <w:t>Variable</w:t>
      </w:r>
      <w:r w:rsidRPr="00FF0076">
        <w:rPr>
          <w:w w:val="105"/>
          <w:sz w:val="16"/>
          <w:lang w:val="fr-FR"/>
        </w:rPr>
        <w:tab/>
        <w:t>LCS</w:t>
      </w:r>
      <w:r w:rsidRPr="00FF0076">
        <w:rPr>
          <w:spacing w:val="22"/>
          <w:w w:val="105"/>
          <w:sz w:val="16"/>
          <w:lang w:val="fr-FR"/>
        </w:rPr>
        <w:t xml:space="preserve"> </w:t>
      </w:r>
      <w:r w:rsidRPr="00FF0076">
        <w:rPr>
          <w:w w:val="105"/>
          <w:sz w:val="16"/>
          <w:lang w:val="fr-FR"/>
        </w:rPr>
        <w:t>EN</w:t>
      </w:r>
      <w:r w:rsidRPr="00FF0076">
        <w:rPr>
          <w:w w:val="105"/>
          <w:sz w:val="16"/>
          <w:lang w:val="fr-FR"/>
        </w:rPr>
        <w:tab/>
        <w:t>LCS</w:t>
      </w:r>
      <w:r w:rsidRPr="00FF0076">
        <w:rPr>
          <w:spacing w:val="25"/>
          <w:w w:val="105"/>
          <w:sz w:val="16"/>
          <w:lang w:val="fr-FR"/>
        </w:rPr>
        <w:t xml:space="preserve"> </w:t>
      </w:r>
      <w:r w:rsidRPr="00FF0076">
        <w:rPr>
          <w:w w:val="105"/>
          <w:sz w:val="16"/>
          <w:lang w:val="fr-FR"/>
        </w:rPr>
        <w:t>FS</w:t>
      </w:r>
      <w:r w:rsidRPr="00FF0076">
        <w:rPr>
          <w:w w:val="105"/>
          <w:sz w:val="16"/>
          <w:lang w:val="fr-FR"/>
        </w:rPr>
        <w:tab/>
        <w:t>Diff</w:t>
      </w:r>
    </w:p>
    <w:p w14:paraId="16D06F6E" w14:textId="4EB6C990" w:rsidR="00054221" w:rsidRDefault="00BD4E74">
      <w:pPr>
        <w:tabs>
          <w:tab w:val="left" w:pos="6588"/>
          <w:tab w:val="left" w:pos="7429"/>
          <w:tab w:val="right" w:pos="8482"/>
        </w:tabs>
        <w:ind w:left="1047"/>
        <w:rPr>
          <w:sz w:val="16"/>
          <w:szCs w:val="16"/>
        </w:rPr>
      </w:pPr>
      <w:r>
        <w:rPr>
          <w:noProof/>
          <w:color w:val="2B579A"/>
          <w:shd w:val="clear" w:color="auto" w:fill="E6E6E6"/>
        </w:rPr>
        <mc:AlternateContent>
          <mc:Choice Requires="wps">
            <w:drawing>
              <wp:anchor distT="0" distB="0" distL="114300" distR="114300" simplePos="0" relativeHeight="251658243" behindDoc="0" locked="0" layoutInCell="1" allowOverlap="1" wp14:anchorId="7FF1DA9A" wp14:editId="2FB963B3">
                <wp:simplePos x="0" y="0"/>
                <wp:positionH relativeFrom="page">
                  <wp:posOffset>1427480</wp:posOffset>
                </wp:positionH>
                <wp:positionV relativeFrom="paragraph">
                  <wp:posOffset>6350</wp:posOffset>
                </wp:positionV>
                <wp:extent cx="4917440"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744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C7C8E59">
              <v:line id="Line 12" style="position:absolute;z-index:15750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112.4pt,.5pt" to="499.6pt,.5pt" w14:anchorId="5BBAFF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">
                <w10:wrap anchorx="page"/>
              </v:line>
            </w:pict>
          </mc:Fallback>
        </mc:AlternateContent>
      </w:r>
      <w:r w:rsidRPr="76614F08">
        <w:rPr>
          <w:sz w:val="16"/>
          <w:szCs w:val="16"/>
        </w:rPr>
        <w:t>Stress</w:t>
      </w:r>
      <w:r w:rsidRPr="76614F08">
        <w:rPr>
          <w:spacing w:val="23"/>
          <w:sz w:val="16"/>
          <w:szCs w:val="16"/>
        </w:rPr>
        <w:t xml:space="preserve"> </w:t>
      </w:r>
      <w:r w:rsidRPr="76614F08">
        <w:rPr>
          <w:sz w:val="16"/>
          <w:szCs w:val="16"/>
        </w:rPr>
        <w:t>coping:</w:t>
      </w:r>
      <w:r w:rsidRPr="76614F08">
        <w:rPr>
          <w:spacing w:val="45"/>
          <w:sz w:val="16"/>
          <w:szCs w:val="16"/>
        </w:rPr>
        <w:t xml:space="preserve"> </w:t>
      </w:r>
      <w:r w:rsidRPr="76614F08">
        <w:rPr>
          <w:sz w:val="16"/>
          <w:szCs w:val="16"/>
        </w:rPr>
        <w:t>Sold</w:t>
      </w:r>
      <w:r w:rsidRPr="76614F08">
        <w:rPr>
          <w:spacing w:val="23"/>
          <w:sz w:val="16"/>
          <w:szCs w:val="16"/>
        </w:rPr>
        <w:t xml:space="preserve"> </w:t>
      </w:r>
      <w:r w:rsidRPr="76614F08">
        <w:rPr>
          <w:sz w:val="16"/>
          <w:szCs w:val="16"/>
        </w:rPr>
        <w:t>household</w:t>
      </w:r>
      <w:r w:rsidRPr="76614F08">
        <w:rPr>
          <w:spacing w:val="22"/>
          <w:sz w:val="16"/>
          <w:szCs w:val="16"/>
        </w:rPr>
        <w:t xml:space="preserve"> </w:t>
      </w:r>
      <w:r w:rsidRPr="76614F08">
        <w:rPr>
          <w:sz w:val="16"/>
          <w:szCs w:val="16"/>
        </w:rPr>
        <w:t>assets/goods</w:t>
      </w:r>
      <w:r>
        <w:rPr>
          <w:sz w:val="16"/>
        </w:rPr>
        <w:tab/>
      </w:r>
      <w:r w:rsidRPr="76614F08">
        <w:rPr>
          <w:sz w:val="16"/>
          <w:szCs w:val="16"/>
        </w:rPr>
        <w:t>0.07</w:t>
      </w:r>
      <w:r>
        <w:rPr>
          <w:sz w:val="16"/>
        </w:rPr>
        <w:tab/>
      </w:r>
      <w:r w:rsidRPr="76614F08">
        <w:rPr>
          <w:sz w:val="16"/>
          <w:szCs w:val="16"/>
        </w:rPr>
        <w:t>0.08</w:t>
      </w:r>
      <w:r>
        <w:rPr>
          <w:rFonts w:ascii="Times New Roman"/>
          <w:sz w:val="16"/>
        </w:rPr>
        <w:tab/>
      </w:r>
      <w:r w:rsidRPr="76614F08">
        <w:rPr>
          <w:sz w:val="16"/>
          <w:szCs w:val="16"/>
        </w:rPr>
        <w:t>0.01</w:t>
      </w:r>
    </w:p>
    <w:p w14:paraId="554F8FC6" w14:textId="77777777" w:rsidR="00054221" w:rsidRDefault="00BD4E74">
      <w:pPr>
        <w:tabs>
          <w:tab w:val="left" w:pos="840"/>
          <w:tab w:val="left" w:pos="1592"/>
        </w:tabs>
        <w:ind w:right="1510"/>
        <w:jc w:val="right"/>
        <w:rPr>
          <w:sz w:val="16"/>
        </w:rPr>
      </w:pPr>
      <w:r>
        <w:rPr>
          <w:sz w:val="16"/>
        </w:rPr>
        <w:t>(0.25)</w:t>
      </w:r>
      <w:r>
        <w:rPr>
          <w:sz w:val="16"/>
        </w:rPr>
        <w:tab/>
        <w:t>(0.27)</w:t>
      </w:r>
      <w:r>
        <w:rPr>
          <w:sz w:val="16"/>
        </w:rPr>
        <w:tab/>
        <w:t>(0.62)</w:t>
      </w:r>
    </w:p>
    <w:p w14:paraId="684B7D56" w14:textId="4D18CB14" w:rsidR="00054221" w:rsidRDefault="00BD4E74">
      <w:pPr>
        <w:tabs>
          <w:tab w:val="left" w:pos="5540"/>
          <w:tab w:val="left" w:pos="6381"/>
          <w:tab w:val="left" w:pos="7105"/>
        </w:tabs>
        <w:spacing w:before="4"/>
        <w:ind w:right="1547"/>
        <w:jc w:val="right"/>
        <w:rPr>
          <w:sz w:val="16"/>
          <w:szCs w:val="16"/>
        </w:rPr>
      </w:pPr>
      <w:r w:rsidRPr="76614F08">
        <w:rPr>
          <w:sz w:val="16"/>
          <w:szCs w:val="16"/>
        </w:rPr>
        <w:t>Stress</w:t>
      </w:r>
      <w:r w:rsidRPr="76614F08">
        <w:rPr>
          <w:spacing w:val="26"/>
          <w:sz w:val="16"/>
          <w:szCs w:val="16"/>
        </w:rPr>
        <w:t xml:space="preserve"> </w:t>
      </w:r>
      <w:r w:rsidRPr="76614F08">
        <w:rPr>
          <w:sz w:val="16"/>
          <w:szCs w:val="16"/>
        </w:rPr>
        <w:t>coping:</w:t>
      </w:r>
      <w:r w:rsidRPr="76614F08">
        <w:rPr>
          <w:spacing w:val="48"/>
          <w:sz w:val="16"/>
          <w:szCs w:val="16"/>
        </w:rPr>
        <w:t xml:space="preserve"> </w:t>
      </w:r>
      <w:r w:rsidRPr="76614F08">
        <w:rPr>
          <w:sz w:val="16"/>
          <w:szCs w:val="16"/>
        </w:rPr>
        <w:t>Purchased</w:t>
      </w:r>
      <w:r w:rsidRPr="76614F08">
        <w:rPr>
          <w:spacing w:val="26"/>
          <w:sz w:val="16"/>
          <w:szCs w:val="16"/>
        </w:rPr>
        <w:t xml:space="preserve"> </w:t>
      </w:r>
      <w:r w:rsidRPr="76614F08">
        <w:rPr>
          <w:sz w:val="16"/>
          <w:szCs w:val="16"/>
        </w:rPr>
        <w:t>food/non-food</w:t>
      </w:r>
      <w:r w:rsidRPr="76614F08">
        <w:rPr>
          <w:spacing w:val="26"/>
          <w:sz w:val="16"/>
          <w:szCs w:val="16"/>
        </w:rPr>
        <w:t xml:space="preserve"> </w:t>
      </w:r>
      <w:r w:rsidRPr="76614F08">
        <w:rPr>
          <w:sz w:val="16"/>
          <w:szCs w:val="16"/>
        </w:rPr>
        <w:t>on</w:t>
      </w:r>
      <w:r w:rsidRPr="76614F08">
        <w:rPr>
          <w:spacing w:val="25"/>
          <w:sz w:val="16"/>
          <w:szCs w:val="16"/>
        </w:rPr>
        <w:t xml:space="preserve"> </w:t>
      </w:r>
      <w:r w:rsidRPr="76614F08">
        <w:rPr>
          <w:sz w:val="16"/>
          <w:szCs w:val="16"/>
        </w:rPr>
        <w:t>credit</w:t>
      </w:r>
      <w:r w:rsidRPr="76614F08">
        <w:rPr>
          <w:spacing w:val="26"/>
          <w:sz w:val="16"/>
          <w:szCs w:val="16"/>
        </w:rPr>
        <w:t xml:space="preserve"> </w:t>
      </w:r>
      <w:r w:rsidRPr="76614F08">
        <w:rPr>
          <w:sz w:val="16"/>
          <w:szCs w:val="16"/>
        </w:rPr>
        <w:t>(incur</w:t>
      </w:r>
      <w:r w:rsidRPr="76614F08">
        <w:rPr>
          <w:spacing w:val="26"/>
          <w:sz w:val="16"/>
          <w:szCs w:val="16"/>
        </w:rPr>
        <w:t xml:space="preserve"> </w:t>
      </w:r>
      <w:r w:rsidRPr="76614F08">
        <w:rPr>
          <w:sz w:val="16"/>
          <w:szCs w:val="16"/>
        </w:rPr>
        <w:t>debts)</w:t>
      </w:r>
      <w:r>
        <w:rPr>
          <w:sz w:val="16"/>
        </w:rPr>
        <w:tab/>
      </w:r>
      <w:r w:rsidRPr="76614F08">
        <w:rPr>
          <w:sz w:val="16"/>
          <w:szCs w:val="16"/>
        </w:rPr>
        <w:t>0.54</w:t>
      </w:r>
      <w:r>
        <w:rPr>
          <w:sz w:val="16"/>
        </w:rPr>
        <w:tab/>
      </w:r>
      <w:r w:rsidRPr="76614F08">
        <w:rPr>
          <w:sz w:val="16"/>
          <w:szCs w:val="16"/>
        </w:rPr>
        <w:t>0.53</w:t>
      </w:r>
      <w:r>
        <w:rPr>
          <w:sz w:val="16"/>
        </w:rPr>
        <w:tab/>
      </w:r>
      <w:r w:rsidRPr="76614F08">
        <w:rPr>
          <w:sz w:val="16"/>
          <w:szCs w:val="16"/>
        </w:rPr>
        <w:t>-0.01</w:t>
      </w:r>
    </w:p>
    <w:p w14:paraId="3314475A" w14:textId="77777777" w:rsidR="00054221" w:rsidRDefault="00BD4E74">
      <w:pPr>
        <w:tabs>
          <w:tab w:val="left" w:pos="840"/>
          <w:tab w:val="left" w:pos="1592"/>
        </w:tabs>
        <w:spacing w:before="7"/>
        <w:ind w:right="1510"/>
        <w:jc w:val="right"/>
        <w:rPr>
          <w:sz w:val="16"/>
        </w:rPr>
      </w:pPr>
      <w:r>
        <w:rPr>
          <w:sz w:val="16"/>
        </w:rPr>
        <w:t>(0.50)</w:t>
      </w:r>
      <w:r>
        <w:rPr>
          <w:sz w:val="16"/>
        </w:rPr>
        <w:tab/>
        <w:t>(0.50)</w:t>
      </w:r>
      <w:r>
        <w:rPr>
          <w:sz w:val="16"/>
        </w:rPr>
        <w:tab/>
        <w:t>(0.81)</w:t>
      </w:r>
    </w:p>
    <w:p w14:paraId="2C020BE2" w14:textId="13316E93" w:rsidR="00054221" w:rsidRDefault="00BD4E74">
      <w:pPr>
        <w:tabs>
          <w:tab w:val="left" w:pos="6587"/>
          <w:tab w:val="left" w:pos="7428"/>
          <w:tab w:val="left" w:pos="8180"/>
        </w:tabs>
        <w:spacing w:before="8"/>
        <w:ind w:left="1047"/>
        <w:rPr>
          <w:sz w:val="16"/>
          <w:szCs w:val="16"/>
        </w:rPr>
      </w:pPr>
      <w:r w:rsidRPr="76614F08">
        <w:rPr>
          <w:sz w:val="16"/>
          <w:szCs w:val="16"/>
        </w:rPr>
        <w:t>Stress</w:t>
      </w:r>
      <w:r w:rsidRPr="76614F08">
        <w:rPr>
          <w:spacing w:val="22"/>
          <w:sz w:val="16"/>
          <w:szCs w:val="16"/>
        </w:rPr>
        <w:t xml:space="preserve"> </w:t>
      </w:r>
      <w:r w:rsidRPr="76614F08">
        <w:rPr>
          <w:sz w:val="16"/>
          <w:szCs w:val="16"/>
        </w:rPr>
        <w:t>coping:</w:t>
      </w:r>
      <w:r w:rsidRPr="76614F08">
        <w:rPr>
          <w:spacing w:val="44"/>
          <w:sz w:val="16"/>
          <w:szCs w:val="16"/>
        </w:rPr>
        <w:t xml:space="preserve"> </w:t>
      </w:r>
      <w:r w:rsidRPr="76614F08">
        <w:rPr>
          <w:sz w:val="16"/>
          <w:szCs w:val="16"/>
        </w:rPr>
        <w:t>Spent</w:t>
      </w:r>
      <w:r w:rsidRPr="76614F08">
        <w:rPr>
          <w:spacing w:val="21"/>
          <w:sz w:val="16"/>
          <w:szCs w:val="16"/>
        </w:rPr>
        <w:t xml:space="preserve"> </w:t>
      </w:r>
      <w:r w:rsidRPr="76614F08">
        <w:rPr>
          <w:sz w:val="16"/>
          <w:szCs w:val="16"/>
        </w:rPr>
        <w:t>savings</w:t>
      </w:r>
      <w:r>
        <w:rPr>
          <w:sz w:val="16"/>
        </w:rPr>
        <w:tab/>
      </w:r>
      <w:r w:rsidRPr="76614F08">
        <w:rPr>
          <w:sz w:val="16"/>
          <w:szCs w:val="16"/>
        </w:rPr>
        <w:t>0.22</w:t>
      </w:r>
      <w:r>
        <w:rPr>
          <w:sz w:val="16"/>
        </w:rPr>
        <w:tab/>
      </w:r>
      <w:r w:rsidRPr="76614F08">
        <w:rPr>
          <w:sz w:val="16"/>
          <w:szCs w:val="16"/>
        </w:rPr>
        <w:t>0.25</w:t>
      </w:r>
      <w:r>
        <w:rPr>
          <w:rFonts w:ascii="Times New Roman"/>
          <w:sz w:val="16"/>
        </w:rPr>
        <w:tab/>
      </w:r>
      <w:r w:rsidRPr="76614F08">
        <w:rPr>
          <w:sz w:val="16"/>
          <w:szCs w:val="16"/>
        </w:rPr>
        <w:t>0.02</w:t>
      </w:r>
    </w:p>
    <w:p w14:paraId="658E9BD1" w14:textId="77777777" w:rsidR="00054221" w:rsidRDefault="00BD4E74">
      <w:pPr>
        <w:tabs>
          <w:tab w:val="left" w:pos="840"/>
          <w:tab w:val="left" w:pos="1592"/>
        </w:tabs>
        <w:spacing w:before="7"/>
        <w:ind w:right="1510"/>
        <w:jc w:val="right"/>
        <w:rPr>
          <w:sz w:val="16"/>
        </w:rPr>
      </w:pPr>
      <w:r>
        <w:rPr>
          <w:sz w:val="16"/>
        </w:rPr>
        <w:t>(0.42)</w:t>
      </w:r>
      <w:r>
        <w:rPr>
          <w:sz w:val="16"/>
        </w:rPr>
        <w:tab/>
        <w:t>(0.43)</w:t>
      </w:r>
      <w:r>
        <w:rPr>
          <w:sz w:val="16"/>
        </w:rPr>
        <w:tab/>
        <w:t>(0.48)</w:t>
      </w:r>
    </w:p>
    <w:p w14:paraId="2AFC7C0A" w14:textId="3F7084CB" w:rsidR="00054221" w:rsidRDefault="00BD4E74">
      <w:pPr>
        <w:tabs>
          <w:tab w:val="left" w:pos="6588"/>
          <w:tab w:val="left" w:pos="7363"/>
          <w:tab w:val="left" w:pos="7429"/>
          <w:tab w:val="left" w:pos="8110"/>
        </w:tabs>
        <w:spacing w:before="8" w:line="249" w:lineRule="auto"/>
        <w:ind w:left="6522" w:right="1505" w:hanging="5476"/>
        <w:jc w:val="right"/>
        <w:rPr>
          <w:sz w:val="16"/>
          <w:szCs w:val="16"/>
        </w:rPr>
      </w:pPr>
      <w:r w:rsidRPr="76614F08">
        <w:rPr>
          <w:sz w:val="16"/>
          <w:szCs w:val="16"/>
        </w:rPr>
        <w:t>Stress</w:t>
      </w:r>
      <w:r w:rsidRPr="76614F08">
        <w:rPr>
          <w:spacing w:val="21"/>
          <w:sz w:val="16"/>
          <w:szCs w:val="16"/>
        </w:rPr>
        <w:t xml:space="preserve"> </w:t>
      </w:r>
      <w:r w:rsidRPr="76614F08">
        <w:rPr>
          <w:sz w:val="16"/>
          <w:szCs w:val="16"/>
        </w:rPr>
        <w:t>coping:</w:t>
      </w:r>
      <w:r w:rsidRPr="76614F08">
        <w:rPr>
          <w:spacing w:val="43"/>
          <w:sz w:val="16"/>
          <w:szCs w:val="16"/>
        </w:rPr>
        <w:t xml:space="preserve"> </w:t>
      </w:r>
      <w:r w:rsidRPr="76614F08">
        <w:rPr>
          <w:sz w:val="16"/>
          <w:szCs w:val="16"/>
        </w:rPr>
        <w:t>Borrowed</w:t>
      </w:r>
      <w:r w:rsidRPr="76614F08">
        <w:rPr>
          <w:spacing w:val="21"/>
          <w:sz w:val="16"/>
          <w:szCs w:val="16"/>
        </w:rPr>
        <w:t xml:space="preserve"> </w:t>
      </w:r>
      <w:r w:rsidRPr="76614F08">
        <w:rPr>
          <w:sz w:val="16"/>
          <w:szCs w:val="16"/>
        </w:rPr>
        <w:t>money</w:t>
      </w:r>
      <w:r>
        <w:rPr>
          <w:sz w:val="16"/>
        </w:rPr>
        <w:tab/>
      </w:r>
      <w:r>
        <w:rPr>
          <w:sz w:val="16"/>
        </w:rPr>
        <w:tab/>
      </w:r>
      <w:r w:rsidRPr="76614F08">
        <w:rPr>
          <w:sz w:val="16"/>
          <w:szCs w:val="16"/>
        </w:rPr>
        <w:t>0.46</w:t>
      </w:r>
      <w:r>
        <w:rPr>
          <w:sz w:val="16"/>
        </w:rPr>
        <w:tab/>
      </w:r>
      <w:r>
        <w:rPr>
          <w:sz w:val="16"/>
        </w:rPr>
        <w:tab/>
      </w:r>
      <w:r w:rsidRPr="76614F08">
        <w:rPr>
          <w:sz w:val="16"/>
          <w:szCs w:val="16"/>
        </w:rPr>
        <w:t>0.38</w:t>
      </w:r>
      <w:r>
        <w:rPr>
          <w:sz w:val="16"/>
        </w:rPr>
        <w:tab/>
      </w:r>
      <w:r w:rsidRPr="76614F08">
        <w:rPr>
          <w:spacing w:val="-2"/>
          <w:w w:val="95"/>
          <w:sz w:val="16"/>
          <w:szCs w:val="16"/>
        </w:rPr>
        <w:t>-0.08*</w:t>
      </w:r>
      <w:r w:rsidRPr="76614F08">
        <w:rPr>
          <w:spacing w:val="-33"/>
          <w:w w:val="95"/>
          <w:sz w:val="16"/>
          <w:szCs w:val="16"/>
        </w:rPr>
        <w:t xml:space="preserve"> </w:t>
      </w:r>
      <w:r w:rsidRPr="76614F08">
        <w:rPr>
          <w:sz w:val="16"/>
          <w:szCs w:val="16"/>
        </w:rPr>
        <w:t>(0.50)</w:t>
      </w:r>
      <w:r>
        <w:rPr>
          <w:sz w:val="16"/>
        </w:rPr>
        <w:tab/>
      </w:r>
      <w:r w:rsidRPr="76614F08">
        <w:rPr>
          <w:sz w:val="16"/>
          <w:szCs w:val="16"/>
        </w:rPr>
        <w:t>(0.49)</w:t>
      </w:r>
      <w:r>
        <w:rPr>
          <w:sz w:val="16"/>
        </w:rPr>
        <w:tab/>
      </w:r>
      <w:r w:rsidRPr="76614F08">
        <w:rPr>
          <w:w w:val="95"/>
          <w:sz w:val="16"/>
          <w:szCs w:val="16"/>
        </w:rPr>
        <w:t>(0.04)</w:t>
      </w:r>
    </w:p>
    <w:p w14:paraId="332F60AD" w14:textId="3FAEE627" w:rsidR="00054221" w:rsidRDefault="00BD4E74">
      <w:pPr>
        <w:tabs>
          <w:tab w:val="left" w:pos="5541"/>
          <w:tab w:val="left" w:pos="6382"/>
          <w:tab w:val="left" w:pos="7106"/>
        </w:tabs>
        <w:ind w:right="1546"/>
        <w:jc w:val="right"/>
        <w:rPr>
          <w:sz w:val="16"/>
          <w:szCs w:val="16"/>
        </w:rPr>
      </w:pPr>
      <w:r w:rsidRPr="76614F08">
        <w:rPr>
          <w:sz w:val="16"/>
          <w:szCs w:val="16"/>
        </w:rPr>
        <w:t>Crisis</w:t>
      </w:r>
      <w:r w:rsidRPr="76614F08">
        <w:rPr>
          <w:spacing w:val="24"/>
          <w:sz w:val="16"/>
          <w:szCs w:val="16"/>
        </w:rPr>
        <w:t xml:space="preserve"> </w:t>
      </w:r>
      <w:r w:rsidRPr="76614F08">
        <w:rPr>
          <w:sz w:val="16"/>
          <w:szCs w:val="16"/>
        </w:rPr>
        <w:t>coping:</w:t>
      </w:r>
      <w:r w:rsidRPr="76614F08">
        <w:rPr>
          <w:spacing w:val="47"/>
          <w:sz w:val="16"/>
          <w:szCs w:val="16"/>
        </w:rPr>
        <w:t xml:space="preserve"> </w:t>
      </w:r>
      <w:r w:rsidRPr="76614F08">
        <w:rPr>
          <w:sz w:val="16"/>
          <w:szCs w:val="16"/>
        </w:rPr>
        <w:t>Sold</w:t>
      </w:r>
      <w:r w:rsidRPr="76614F08">
        <w:rPr>
          <w:spacing w:val="24"/>
          <w:sz w:val="16"/>
          <w:szCs w:val="16"/>
        </w:rPr>
        <w:t xml:space="preserve"> </w:t>
      </w:r>
      <w:r w:rsidRPr="76614F08">
        <w:rPr>
          <w:sz w:val="16"/>
          <w:szCs w:val="16"/>
        </w:rPr>
        <w:t>productive</w:t>
      </w:r>
      <w:r w:rsidRPr="76614F08">
        <w:rPr>
          <w:spacing w:val="24"/>
          <w:sz w:val="16"/>
          <w:szCs w:val="16"/>
        </w:rPr>
        <w:t xml:space="preserve"> </w:t>
      </w:r>
      <w:r w:rsidRPr="76614F08">
        <w:rPr>
          <w:sz w:val="16"/>
          <w:szCs w:val="16"/>
        </w:rPr>
        <w:t>assets</w:t>
      </w:r>
      <w:r w:rsidRPr="76614F08">
        <w:rPr>
          <w:spacing w:val="25"/>
          <w:sz w:val="16"/>
          <w:szCs w:val="16"/>
        </w:rPr>
        <w:t xml:space="preserve"> </w:t>
      </w:r>
      <w:r w:rsidRPr="76614F08">
        <w:rPr>
          <w:sz w:val="16"/>
          <w:szCs w:val="16"/>
        </w:rPr>
        <w:t>or</w:t>
      </w:r>
      <w:r w:rsidRPr="76614F08">
        <w:rPr>
          <w:spacing w:val="24"/>
          <w:sz w:val="16"/>
          <w:szCs w:val="16"/>
        </w:rPr>
        <w:t xml:space="preserve"> </w:t>
      </w:r>
      <w:r w:rsidRPr="76614F08">
        <w:rPr>
          <w:sz w:val="16"/>
          <w:szCs w:val="16"/>
        </w:rPr>
        <w:t>means</w:t>
      </w:r>
      <w:r w:rsidRPr="76614F08">
        <w:rPr>
          <w:spacing w:val="25"/>
          <w:sz w:val="16"/>
          <w:szCs w:val="16"/>
        </w:rPr>
        <w:t xml:space="preserve"> </w:t>
      </w:r>
      <w:r w:rsidRPr="76614F08">
        <w:rPr>
          <w:sz w:val="16"/>
          <w:szCs w:val="16"/>
        </w:rPr>
        <w:t>of</w:t>
      </w:r>
      <w:r w:rsidRPr="76614F08">
        <w:rPr>
          <w:spacing w:val="25"/>
          <w:sz w:val="16"/>
          <w:szCs w:val="16"/>
        </w:rPr>
        <w:t xml:space="preserve"> </w:t>
      </w:r>
      <w:r w:rsidRPr="76614F08">
        <w:rPr>
          <w:sz w:val="16"/>
          <w:szCs w:val="16"/>
        </w:rPr>
        <w:t>transport</w:t>
      </w:r>
      <w:r>
        <w:rPr>
          <w:sz w:val="16"/>
        </w:rPr>
        <w:tab/>
      </w:r>
      <w:r w:rsidRPr="76614F08">
        <w:rPr>
          <w:sz w:val="16"/>
          <w:szCs w:val="16"/>
        </w:rPr>
        <w:t>0.02</w:t>
      </w:r>
      <w:r>
        <w:rPr>
          <w:sz w:val="16"/>
        </w:rPr>
        <w:tab/>
      </w:r>
      <w:r w:rsidRPr="76614F08">
        <w:rPr>
          <w:sz w:val="16"/>
          <w:szCs w:val="16"/>
        </w:rPr>
        <w:t>0.02</w:t>
      </w:r>
      <w:r>
        <w:rPr>
          <w:sz w:val="16"/>
        </w:rPr>
        <w:tab/>
      </w:r>
      <w:r w:rsidRPr="76614F08">
        <w:rPr>
          <w:sz w:val="16"/>
          <w:szCs w:val="16"/>
        </w:rPr>
        <w:t>-0.00</w:t>
      </w:r>
    </w:p>
    <w:p w14:paraId="3B9CACE8" w14:textId="77777777" w:rsidR="00054221" w:rsidRDefault="00BD4E74">
      <w:pPr>
        <w:tabs>
          <w:tab w:val="left" w:pos="840"/>
          <w:tab w:val="left" w:pos="1592"/>
        </w:tabs>
        <w:spacing w:before="8"/>
        <w:ind w:right="1510"/>
        <w:jc w:val="right"/>
        <w:rPr>
          <w:sz w:val="16"/>
        </w:rPr>
      </w:pPr>
      <w:r>
        <w:rPr>
          <w:sz w:val="16"/>
        </w:rPr>
        <w:t>(0.15)</w:t>
      </w:r>
      <w:r>
        <w:rPr>
          <w:sz w:val="16"/>
        </w:rPr>
        <w:tab/>
        <w:t>(0.14)</w:t>
      </w:r>
      <w:r>
        <w:rPr>
          <w:sz w:val="16"/>
        </w:rPr>
        <w:tab/>
        <w:t>(0.79)</w:t>
      </w:r>
    </w:p>
    <w:p w14:paraId="04A214E1" w14:textId="6FBAF189" w:rsidR="00054221" w:rsidRDefault="00BD4E74">
      <w:pPr>
        <w:tabs>
          <w:tab w:val="left" w:pos="6587"/>
          <w:tab w:val="left" w:pos="7363"/>
          <w:tab w:val="left" w:pos="7428"/>
          <w:tab w:val="left" w:pos="8115"/>
          <w:tab w:val="left" w:pos="8152"/>
        </w:tabs>
        <w:spacing w:before="7" w:line="249" w:lineRule="auto"/>
        <w:ind w:left="6522" w:right="1510" w:hanging="5476"/>
        <w:jc w:val="right"/>
        <w:rPr>
          <w:sz w:val="16"/>
          <w:szCs w:val="16"/>
        </w:rPr>
      </w:pPr>
      <w:r w:rsidRPr="76614F08">
        <w:rPr>
          <w:sz w:val="16"/>
          <w:szCs w:val="16"/>
        </w:rPr>
        <w:t>Crisis</w:t>
      </w:r>
      <w:r w:rsidRPr="76614F08">
        <w:rPr>
          <w:spacing w:val="23"/>
          <w:sz w:val="16"/>
          <w:szCs w:val="16"/>
        </w:rPr>
        <w:t xml:space="preserve"> </w:t>
      </w:r>
      <w:r w:rsidRPr="76614F08">
        <w:rPr>
          <w:sz w:val="16"/>
          <w:szCs w:val="16"/>
        </w:rPr>
        <w:t>coping:</w:t>
      </w:r>
      <w:r w:rsidRPr="76614F08">
        <w:rPr>
          <w:spacing w:val="44"/>
          <w:sz w:val="16"/>
          <w:szCs w:val="16"/>
        </w:rPr>
        <w:t xml:space="preserve"> </w:t>
      </w:r>
      <w:r w:rsidRPr="76614F08">
        <w:rPr>
          <w:sz w:val="16"/>
          <w:szCs w:val="16"/>
        </w:rPr>
        <w:t>Reduced</w:t>
      </w:r>
      <w:r w:rsidRPr="76614F08">
        <w:rPr>
          <w:spacing w:val="23"/>
          <w:sz w:val="16"/>
          <w:szCs w:val="16"/>
        </w:rPr>
        <w:t xml:space="preserve"> </w:t>
      </w:r>
      <w:r w:rsidRPr="76614F08">
        <w:rPr>
          <w:sz w:val="16"/>
          <w:szCs w:val="16"/>
        </w:rPr>
        <w:t>expenses</w:t>
      </w:r>
      <w:r w:rsidRPr="76614F08">
        <w:rPr>
          <w:spacing w:val="23"/>
          <w:sz w:val="16"/>
          <w:szCs w:val="16"/>
        </w:rPr>
        <w:t xml:space="preserve"> </w:t>
      </w:r>
      <w:r w:rsidRPr="76614F08">
        <w:rPr>
          <w:sz w:val="16"/>
          <w:szCs w:val="16"/>
        </w:rPr>
        <w:t>on</w:t>
      </w:r>
      <w:r w:rsidRPr="76614F08">
        <w:rPr>
          <w:spacing w:val="23"/>
          <w:sz w:val="16"/>
          <w:szCs w:val="16"/>
        </w:rPr>
        <w:t xml:space="preserve"> </w:t>
      </w:r>
      <w:r w:rsidRPr="76614F08">
        <w:rPr>
          <w:sz w:val="16"/>
          <w:szCs w:val="16"/>
        </w:rPr>
        <w:t>health</w:t>
      </w:r>
      <w:r>
        <w:rPr>
          <w:sz w:val="16"/>
        </w:rPr>
        <w:tab/>
      </w:r>
      <w:r>
        <w:rPr>
          <w:sz w:val="16"/>
        </w:rPr>
        <w:tab/>
      </w:r>
      <w:r w:rsidRPr="76614F08">
        <w:rPr>
          <w:sz w:val="16"/>
          <w:szCs w:val="16"/>
        </w:rPr>
        <w:t>0.26</w:t>
      </w:r>
      <w:r>
        <w:rPr>
          <w:sz w:val="16"/>
        </w:rPr>
        <w:tab/>
      </w:r>
      <w:r>
        <w:rPr>
          <w:sz w:val="16"/>
        </w:rPr>
        <w:tab/>
      </w:r>
      <w:r w:rsidRPr="76614F08">
        <w:rPr>
          <w:sz w:val="16"/>
          <w:szCs w:val="16"/>
        </w:rPr>
        <w:t>0.25</w:t>
      </w:r>
      <w:r>
        <w:rPr>
          <w:sz w:val="16"/>
        </w:rPr>
        <w:tab/>
      </w:r>
      <w:r>
        <w:rPr>
          <w:sz w:val="16"/>
        </w:rPr>
        <w:tab/>
      </w:r>
      <w:r w:rsidRPr="76614F08">
        <w:rPr>
          <w:sz w:val="16"/>
          <w:szCs w:val="16"/>
        </w:rPr>
        <w:t>-0.01</w:t>
      </w:r>
      <w:r w:rsidRPr="76614F08">
        <w:rPr>
          <w:spacing w:val="-35"/>
          <w:sz w:val="16"/>
          <w:szCs w:val="16"/>
        </w:rPr>
        <w:t xml:space="preserve"> </w:t>
      </w:r>
      <w:r w:rsidRPr="76614F08">
        <w:rPr>
          <w:sz w:val="16"/>
          <w:szCs w:val="16"/>
        </w:rPr>
        <w:t>(0.44)</w:t>
      </w:r>
      <w:r>
        <w:rPr>
          <w:sz w:val="16"/>
        </w:rPr>
        <w:tab/>
      </w:r>
      <w:r w:rsidRPr="76614F08">
        <w:rPr>
          <w:sz w:val="16"/>
          <w:szCs w:val="16"/>
        </w:rPr>
        <w:t>(0.43)</w:t>
      </w:r>
      <w:r>
        <w:rPr>
          <w:sz w:val="16"/>
        </w:rPr>
        <w:tab/>
      </w:r>
      <w:r w:rsidRPr="76614F08">
        <w:rPr>
          <w:spacing w:val="-3"/>
          <w:sz w:val="16"/>
          <w:szCs w:val="16"/>
        </w:rPr>
        <w:t>(0.82)</w:t>
      </w:r>
    </w:p>
    <w:p w14:paraId="5907B1FC" w14:textId="7C77ADB4" w:rsidR="00054221" w:rsidRDefault="00BD4E74">
      <w:pPr>
        <w:tabs>
          <w:tab w:val="left" w:pos="6587"/>
          <w:tab w:val="left" w:pos="7428"/>
          <w:tab w:val="left" w:pos="8180"/>
        </w:tabs>
        <w:ind w:left="1047"/>
        <w:rPr>
          <w:sz w:val="16"/>
          <w:szCs w:val="16"/>
        </w:rPr>
      </w:pPr>
      <w:r w:rsidRPr="76614F08">
        <w:rPr>
          <w:sz w:val="16"/>
          <w:szCs w:val="16"/>
        </w:rPr>
        <w:t>Crisis</w:t>
      </w:r>
      <w:r w:rsidRPr="76614F08">
        <w:rPr>
          <w:spacing w:val="23"/>
          <w:sz w:val="16"/>
          <w:szCs w:val="16"/>
        </w:rPr>
        <w:t xml:space="preserve"> </w:t>
      </w:r>
      <w:r w:rsidRPr="76614F08">
        <w:rPr>
          <w:sz w:val="16"/>
          <w:szCs w:val="16"/>
        </w:rPr>
        <w:t>coping:</w:t>
      </w:r>
      <w:r w:rsidRPr="76614F08">
        <w:rPr>
          <w:spacing w:val="45"/>
          <w:sz w:val="16"/>
          <w:szCs w:val="16"/>
        </w:rPr>
        <w:t xml:space="preserve"> </w:t>
      </w:r>
      <w:r w:rsidRPr="76614F08">
        <w:rPr>
          <w:sz w:val="16"/>
          <w:szCs w:val="16"/>
        </w:rPr>
        <w:t>Withdrew</w:t>
      </w:r>
      <w:r w:rsidRPr="76614F08">
        <w:rPr>
          <w:spacing w:val="23"/>
          <w:sz w:val="16"/>
          <w:szCs w:val="16"/>
        </w:rPr>
        <w:t xml:space="preserve"> </w:t>
      </w:r>
      <w:r w:rsidRPr="76614F08">
        <w:rPr>
          <w:sz w:val="16"/>
          <w:szCs w:val="16"/>
        </w:rPr>
        <w:t>children</w:t>
      </w:r>
      <w:r w:rsidRPr="76614F08">
        <w:rPr>
          <w:spacing w:val="24"/>
          <w:sz w:val="16"/>
          <w:szCs w:val="16"/>
        </w:rPr>
        <w:t xml:space="preserve"> </w:t>
      </w:r>
      <w:r w:rsidRPr="76614F08">
        <w:rPr>
          <w:sz w:val="16"/>
          <w:szCs w:val="16"/>
        </w:rPr>
        <w:t>from</w:t>
      </w:r>
      <w:r w:rsidRPr="76614F08">
        <w:rPr>
          <w:spacing w:val="23"/>
          <w:sz w:val="16"/>
          <w:szCs w:val="16"/>
        </w:rPr>
        <w:t xml:space="preserve"> </w:t>
      </w:r>
      <w:r w:rsidRPr="76614F08">
        <w:rPr>
          <w:sz w:val="16"/>
          <w:szCs w:val="16"/>
        </w:rPr>
        <w:t>school</w:t>
      </w:r>
      <w:r>
        <w:rPr>
          <w:sz w:val="16"/>
        </w:rPr>
        <w:tab/>
      </w:r>
      <w:r w:rsidRPr="76614F08">
        <w:rPr>
          <w:sz w:val="16"/>
          <w:szCs w:val="16"/>
        </w:rPr>
        <w:t>0.01</w:t>
      </w:r>
      <w:r>
        <w:rPr>
          <w:sz w:val="16"/>
        </w:rPr>
        <w:tab/>
      </w:r>
      <w:r w:rsidRPr="76614F08">
        <w:rPr>
          <w:sz w:val="16"/>
          <w:szCs w:val="16"/>
        </w:rPr>
        <w:t>0.01</w:t>
      </w:r>
      <w:r>
        <w:rPr>
          <w:rFonts w:ascii="Times New Roman"/>
          <w:sz w:val="16"/>
        </w:rPr>
        <w:tab/>
      </w:r>
      <w:r w:rsidRPr="76614F08">
        <w:rPr>
          <w:sz w:val="16"/>
          <w:szCs w:val="16"/>
        </w:rPr>
        <w:t>0.00</w:t>
      </w:r>
    </w:p>
    <w:p w14:paraId="1743FDDF" w14:textId="77777777" w:rsidR="00054221" w:rsidRDefault="00BD4E74">
      <w:pPr>
        <w:tabs>
          <w:tab w:val="left" w:pos="7363"/>
          <w:tab w:val="left" w:pos="8115"/>
        </w:tabs>
        <w:spacing w:before="8"/>
        <w:ind w:left="6522"/>
        <w:rPr>
          <w:sz w:val="16"/>
        </w:rPr>
      </w:pPr>
      <w:r>
        <w:rPr>
          <w:sz w:val="16"/>
        </w:rPr>
        <w:t>(0.10)</w:t>
      </w:r>
      <w:r>
        <w:rPr>
          <w:sz w:val="16"/>
        </w:rPr>
        <w:tab/>
        <w:t>(0.10)</w:t>
      </w:r>
      <w:r>
        <w:rPr>
          <w:sz w:val="16"/>
        </w:rPr>
        <w:tab/>
        <w:t>(0.99)</w:t>
      </w:r>
    </w:p>
    <w:p w14:paraId="266F0804" w14:textId="0BDF4A8B" w:rsidR="00054221" w:rsidRDefault="00BD4E74">
      <w:pPr>
        <w:tabs>
          <w:tab w:val="left" w:pos="6587"/>
          <w:tab w:val="left" w:pos="7428"/>
          <w:tab w:val="left" w:pos="8180"/>
        </w:tabs>
        <w:spacing w:before="7"/>
        <w:ind w:left="1047"/>
        <w:rPr>
          <w:sz w:val="16"/>
          <w:szCs w:val="16"/>
        </w:rPr>
      </w:pPr>
      <w:r w:rsidRPr="76614F08">
        <w:rPr>
          <w:sz w:val="16"/>
          <w:szCs w:val="16"/>
        </w:rPr>
        <w:t>Emergency</w:t>
      </w:r>
      <w:r w:rsidRPr="76614F08">
        <w:rPr>
          <w:spacing w:val="20"/>
          <w:sz w:val="16"/>
          <w:szCs w:val="16"/>
        </w:rPr>
        <w:t xml:space="preserve"> </w:t>
      </w:r>
      <w:r w:rsidRPr="76614F08">
        <w:rPr>
          <w:sz w:val="16"/>
          <w:szCs w:val="16"/>
        </w:rPr>
        <w:t>coping:</w:t>
      </w:r>
      <w:r w:rsidRPr="76614F08">
        <w:rPr>
          <w:spacing w:val="39"/>
          <w:sz w:val="16"/>
          <w:szCs w:val="16"/>
        </w:rPr>
        <w:t xml:space="preserve"> </w:t>
      </w:r>
      <w:r w:rsidRPr="76614F08">
        <w:rPr>
          <w:sz w:val="16"/>
          <w:szCs w:val="16"/>
        </w:rPr>
        <w:t>Send</w:t>
      </w:r>
      <w:r w:rsidRPr="76614F08">
        <w:rPr>
          <w:spacing w:val="20"/>
          <w:sz w:val="16"/>
          <w:szCs w:val="16"/>
        </w:rPr>
        <w:t xml:space="preserve"> </w:t>
      </w:r>
      <w:r w:rsidRPr="76614F08">
        <w:rPr>
          <w:sz w:val="16"/>
          <w:szCs w:val="16"/>
        </w:rPr>
        <w:t>children</w:t>
      </w:r>
      <w:r w:rsidRPr="76614F08">
        <w:rPr>
          <w:spacing w:val="19"/>
          <w:sz w:val="16"/>
          <w:szCs w:val="16"/>
        </w:rPr>
        <w:t xml:space="preserve"> </w:t>
      </w:r>
      <w:r w:rsidRPr="76614F08">
        <w:rPr>
          <w:sz w:val="16"/>
          <w:szCs w:val="16"/>
        </w:rPr>
        <w:t>to</w:t>
      </w:r>
      <w:r w:rsidRPr="76614F08">
        <w:rPr>
          <w:spacing w:val="20"/>
          <w:sz w:val="16"/>
          <w:szCs w:val="16"/>
        </w:rPr>
        <w:t xml:space="preserve"> </w:t>
      </w:r>
      <w:r w:rsidRPr="76614F08">
        <w:rPr>
          <w:sz w:val="16"/>
          <w:szCs w:val="16"/>
        </w:rPr>
        <w:t>work</w:t>
      </w:r>
      <w:r w:rsidRPr="76614F08">
        <w:rPr>
          <w:spacing w:val="19"/>
          <w:sz w:val="16"/>
          <w:szCs w:val="16"/>
        </w:rPr>
        <w:t xml:space="preserve"> </w:t>
      </w:r>
      <w:r w:rsidRPr="76614F08">
        <w:rPr>
          <w:sz w:val="16"/>
          <w:szCs w:val="16"/>
        </w:rPr>
        <w:t>for</w:t>
      </w:r>
      <w:r w:rsidRPr="76614F08">
        <w:rPr>
          <w:spacing w:val="20"/>
          <w:sz w:val="16"/>
          <w:szCs w:val="16"/>
        </w:rPr>
        <w:t xml:space="preserve"> </w:t>
      </w:r>
      <w:r w:rsidRPr="76614F08">
        <w:rPr>
          <w:sz w:val="16"/>
          <w:szCs w:val="16"/>
        </w:rPr>
        <w:t>household</w:t>
      </w:r>
      <w:r w:rsidRPr="76614F08">
        <w:rPr>
          <w:spacing w:val="21"/>
          <w:sz w:val="16"/>
          <w:szCs w:val="16"/>
        </w:rPr>
        <w:t xml:space="preserve"> </w:t>
      </w:r>
      <w:r w:rsidRPr="76614F08">
        <w:rPr>
          <w:sz w:val="16"/>
          <w:szCs w:val="16"/>
        </w:rPr>
        <w:t>income</w:t>
      </w:r>
      <w:r>
        <w:rPr>
          <w:sz w:val="16"/>
        </w:rPr>
        <w:tab/>
      </w:r>
      <w:r w:rsidRPr="76614F08">
        <w:rPr>
          <w:sz w:val="16"/>
          <w:szCs w:val="16"/>
        </w:rPr>
        <w:t>0.00</w:t>
      </w:r>
      <w:r>
        <w:rPr>
          <w:sz w:val="16"/>
        </w:rPr>
        <w:tab/>
      </w:r>
      <w:r w:rsidRPr="76614F08">
        <w:rPr>
          <w:sz w:val="16"/>
          <w:szCs w:val="16"/>
        </w:rPr>
        <w:t>0.02</w:t>
      </w:r>
      <w:r>
        <w:rPr>
          <w:rFonts w:ascii="Times New Roman"/>
          <w:sz w:val="16"/>
        </w:rPr>
        <w:tab/>
      </w:r>
      <w:r w:rsidRPr="76614F08">
        <w:rPr>
          <w:sz w:val="16"/>
          <w:szCs w:val="16"/>
        </w:rPr>
        <w:t>0.02</w:t>
      </w:r>
    </w:p>
    <w:p w14:paraId="0C93372E" w14:textId="77777777" w:rsidR="00054221" w:rsidRDefault="00BD4E74">
      <w:pPr>
        <w:tabs>
          <w:tab w:val="left" w:pos="840"/>
          <w:tab w:val="left" w:pos="1592"/>
        </w:tabs>
        <w:spacing w:before="8"/>
        <w:ind w:right="1510"/>
        <w:jc w:val="right"/>
        <w:rPr>
          <w:sz w:val="16"/>
        </w:rPr>
      </w:pPr>
      <w:r>
        <w:rPr>
          <w:sz w:val="16"/>
        </w:rPr>
        <w:t>(0.06)</w:t>
      </w:r>
      <w:r>
        <w:rPr>
          <w:sz w:val="16"/>
        </w:rPr>
        <w:tab/>
        <w:t>(0.14)</w:t>
      </w:r>
      <w:r>
        <w:rPr>
          <w:sz w:val="16"/>
        </w:rPr>
        <w:tab/>
        <w:t>(0.06)</w:t>
      </w:r>
    </w:p>
    <w:p w14:paraId="06B89C42" w14:textId="5299A46A" w:rsidR="00054221" w:rsidRDefault="00BD4E74">
      <w:pPr>
        <w:tabs>
          <w:tab w:val="left" w:pos="5539"/>
          <w:tab w:val="left" w:pos="6380"/>
          <w:tab w:val="left" w:pos="7104"/>
        </w:tabs>
        <w:spacing w:before="7"/>
        <w:ind w:right="1548"/>
        <w:jc w:val="right"/>
        <w:rPr>
          <w:sz w:val="16"/>
          <w:szCs w:val="16"/>
        </w:rPr>
      </w:pPr>
      <w:r w:rsidRPr="76614F08">
        <w:rPr>
          <w:sz w:val="16"/>
          <w:szCs w:val="16"/>
        </w:rPr>
        <w:t>Emergency</w:t>
      </w:r>
      <w:r w:rsidRPr="76614F08">
        <w:rPr>
          <w:spacing w:val="25"/>
          <w:sz w:val="16"/>
          <w:szCs w:val="16"/>
        </w:rPr>
        <w:t xml:space="preserve"> </w:t>
      </w:r>
      <w:r w:rsidRPr="76614F08">
        <w:rPr>
          <w:sz w:val="16"/>
          <w:szCs w:val="16"/>
        </w:rPr>
        <w:t>coping:</w:t>
      </w:r>
      <w:r w:rsidRPr="76614F08">
        <w:rPr>
          <w:spacing w:val="48"/>
          <w:sz w:val="16"/>
          <w:szCs w:val="16"/>
        </w:rPr>
        <w:t xml:space="preserve"> </w:t>
      </w:r>
      <w:r w:rsidRPr="76614F08">
        <w:rPr>
          <w:sz w:val="16"/>
          <w:szCs w:val="16"/>
        </w:rPr>
        <w:t>Begged</w:t>
      </w:r>
      <w:r w:rsidRPr="76614F08">
        <w:rPr>
          <w:spacing w:val="25"/>
          <w:sz w:val="16"/>
          <w:szCs w:val="16"/>
        </w:rPr>
        <w:t xml:space="preserve"> </w:t>
      </w:r>
      <w:r w:rsidRPr="76614F08">
        <w:rPr>
          <w:sz w:val="16"/>
          <w:szCs w:val="16"/>
        </w:rPr>
        <w:t>and/or</w:t>
      </w:r>
      <w:r w:rsidRPr="76614F08">
        <w:rPr>
          <w:spacing w:val="25"/>
          <w:sz w:val="16"/>
          <w:szCs w:val="16"/>
        </w:rPr>
        <w:t xml:space="preserve"> </w:t>
      </w:r>
      <w:r w:rsidRPr="76614F08">
        <w:rPr>
          <w:sz w:val="16"/>
          <w:szCs w:val="16"/>
        </w:rPr>
        <w:t>scavenged</w:t>
      </w:r>
      <w:r>
        <w:rPr>
          <w:sz w:val="16"/>
        </w:rPr>
        <w:tab/>
      </w:r>
      <w:r w:rsidRPr="76614F08">
        <w:rPr>
          <w:sz w:val="16"/>
          <w:szCs w:val="16"/>
        </w:rPr>
        <w:t>0.01</w:t>
      </w:r>
      <w:r>
        <w:rPr>
          <w:sz w:val="16"/>
        </w:rPr>
        <w:tab/>
      </w:r>
      <w:r w:rsidRPr="76614F08">
        <w:rPr>
          <w:sz w:val="16"/>
          <w:szCs w:val="16"/>
        </w:rPr>
        <w:t>0.01</w:t>
      </w:r>
      <w:r>
        <w:rPr>
          <w:sz w:val="16"/>
        </w:rPr>
        <w:tab/>
      </w:r>
      <w:r w:rsidRPr="76614F08">
        <w:rPr>
          <w:sz w:val="16"/>
          <w:szCs w:val="16"/>
        </w:rPr>
        <w:t>-0.00</w:t>
      </w:r>
    </w:p>
    <w:p w14:paraId="734F3A75" w14:textId="77777777" w:rsidR="00054221" w:rsidRDefault="00BD4E74">
      <w:pPr>
        <w:tabs>
          <w:tab w:val="left" w:pos="840"/>
          <w:tab w:val="left" w:pos="1592"/>
        </w:tabs>
        <w:spacing w:before="8"/>
        <w:ind w:right="1510"/>
        <w:jc w:val="right"/>
        <w:rPr>
          <w:sz w:val="16"/>
        </w:rPr>
      </w:pPr>
      <w:r>
        <w:rPr>
          <w:w w:val="105"/>
          <w:sz w:val="16"/>
        </w:rPr>
        <w:t>(0.11)</w:t>
      </w:r>
      <w:r>
        <w:rPr>
          <w:w w:val="105"/>
          <w:sz w:val="16"/>
        </w:rPr>
        <w:tab/>
        <w:t>(0.10)</w:t>
      </w:r>
      <w:r>
        <w:rPr>
          <w:w w:val="105"/>
          <w:sz w:val="16"/>
        </w:rPr>
        <w:tab/>
        <w:t>(0.71)</w:t>
      </w:r>
    </w:p>
    <w:p w14:paraId="41829A55" w14:textId="5B9E69B8" w:rsidR="00054221" w:rsidRDefault="00BD4E74">
      <w:pPr>
        <w:tabs>
          <w:tab w:val="left" w:pos="6586"/>
          <w:tab w:val="left" w:pos="7427"/>
          <w:tab w:val="left" w:pos="8179"/>
        </w:tabs>
        <w:spacing w:before="7"/>
        <w:ind w:left="1047"/>
        <w:rPr>
          <w:sz w:val="16"/>
          <w:szCs w:val="16"/>
        </w:rPr>
      </w:pPr>
      <w:r w:rsidRPr="76614F08">
        <w:rPr>
          <w:w w:val="105"/>
          <w:sz w:val="16"/>
          <w:szCs w:val="16"/>
        </w:rPr>
        <w:t>Emergency</w:t>
      </w:r>
      <w:r w:rsidRPr="76614F08">
        <w:rPr>
          <w:spacing w:val="1"/>
          <w:w w:val="105"/>
          <w:sz w:val="16"/>
          <w:szCs w:val="16"/>
        </w:rPr>
        <w:t xml:space="preserve"> </w:t>
      </w:r>
      <w:r w:rsidRPr="76614F08">
        <w:rPr>
          <w:w w:val="105"/>
          <w:sz w:val="16"/>
          <w:szCs w:val="16"/>
        </w:rPr>
        <w:t>coping:</w:t>
      </w:r>
      <w:r w:rsidRPr="76614F08">
        <w:rPr>
          <w:spacing w:val="15"/>
          <w:w w:val="105"/>
          <w:sz w:val="16"/>
          <w:szCs w:val="16"/>
        </w:rPr>
        <w:t xml:space="preserve"> </w:t>
      </w:r>
      <w:r w:rsidRPr="76614F08">
        <w:rPr>
          <w:w w:val="105"/>
          <w:sz w:val="16"/>
          <w:szCs w:val="16"/>
        </w:rPr>
        <w:t>Engaged</w:t>
      </w:r>
      <w:r w:rsidRPr="76614F08">
        <w:rPr>
          <w:spacing w:val="2"/>
          <w:w w:val="105"/>
          <w:sz w:val="16"/>
          <w:szCs w:val="16"/>
        </w:rPr>
        <w:t xml:space="preserve"> </w:t>
      </w:r>
      <w:r w:rsidRPr="76614F08">
        <w:rPr>
          <w:w w:val="105"/>
          <w:sz w:val="16"/>
          <w:szCs w:val="16"/>
        </w:rPr>
        <w:t>in</w:t>
      </w:r>
      <w:r w:rsidRPr="76614F08">
        <w:rPr>
          <w:spacing w:val="1"/>
          <w:w w:val="105"/>
          <w:sz w:val="16"/>
          <w:szCs w:val="16"/>
        </w:rPr>
        <w:t xml:space="preserve"> </w:t>
      </w:r>
      <w:r w:rsidRPr="76614F08">
        <w:rPr>
          <w:w w:val="105"/>
          <w:sz w:val="16"/>
          <w:szCs w:val="16"/>
        </w:rPr>
        <w:t>illegal</w:t>
      </w:r>
      <w:r w:rsidRPr="76614F08">
        <w:rPr>
          <w:spacing w:val="1"/>
          <w:w w:val="105"/>
          <w:sz w:val="16"/>
          <w:szCs w:val="16"/>
        </w:rPr>
        <w:t xml:space="preserve"> </w:t>
      </w:r>
      <w:r w:rsidRPr="76614F08">
        <w:rPr>
          <w:w w:val="105"/>
          <w:sz w:val="16"/>
          <w:szCs w:val="16"/>
        </w:rPr>
        <w:t>income</w:t>
      </w:r>
      <w:r w:rsidRPr="76614F08">
        <w:rPr>
          <w:spacing w:val="2"/>
          <w:w w:val="105"/>
          <w:sz w:val="16"/>
          <w:szCs w:val="16"/>
        </w:rPr>
        <w:t xml:space="preserve"> </w:t>
      </w:r>
      <w:r w:rsidRPr="76614F08">
        <w:rPr>
          <w:w w:val="105"/>
          <w:sz w:val="16"/>
          <w:szCs w:val="16"/>
        </w:rPr>
        <w:t>activities</w:t>
      </w:r>
      <w:r>
        <w:rPr>
          <w:w w:val="105"/>
          <w:sz w:val="16"/>
        </w:rPr>
        <w:tab/>
      </w:r>
      <w:r w:rsidRPr="76614F08">
        <w:rPr>
          <w:w w:val="105"/>
          <w:sz w:val="16"/>
          <w:szCs w:val="16"/>
        </w:rPr>
        <w:t>0.01</w:t>
      </w:r>
      <w:r>
        <w:rPr>
          <w:w w:val="105"/>
          <w:sz w:val="16"/>
        </w:rPr>
        <w:tab/>
      </w:r>
      <w:r w:rsidRPr="76614F08">
        <w:rPr>
          <w:w w:val="105"/>
          <w:sz w:val="16"/>
          <w:szCs w:val="16"/>
        </w:rPr>
        <w:t>0.02</w:t>
      </w:r>
      <w:r>
        <w:rPr>
          <w:rFonts w:ascii="Times New Roman"/>
          <w:w w:val="105"/>
          <w:sz w:val="16"/>
        </w:rPr>
        <w:tab/>
      </w:r>
      <w:r w:rsidRPr="76614F08">
        <w:rPr>
          <w:w w:val="105"/>
          <w:sz w:val="16"/>
          <w:szCs w:val="16"/>
        </w:rPr>
        <w:t>0.01</w:t>
      </w:r>
    </w:p>
    <w:p w14:paraId="4A678439" w14:textId="77777777" w:rsidR="00054221" w:rsidRDefault="00BD4E74">
      <w:pPr>
        <w:tabs>
          <w:tab w:val="left" w:pos="7363"/>
          <w:tab w:val="left" w:pos="8115"/>
        </w:tabs>
        <w:spacing w:before="8" w:after="22"/>
        <w:ind w:left="6522"/>
        <w:rPr>
          <w:sz w:val="16"/>
        </w:rPr>
      </w:pPr>
      <w:r>
        <w:rPr>
          <w:sz w:val="16"/>
        </w:rPr>
        <w:t>(0.10)</w:t>
      </w:r>
      <w:r>
        <w:rPr>
          <w:sz w:val="16"/>
        </w:rPr>
        <w:tab/>
        <w:t>(0.15)</w:t>
      </w:r>
      <w:r>
        <w:rPr>
          <w:sz w:val="16"/>
        </w:rPr>
        <w:tab/>
        <w:t>(0.20)</w:t>
      </w:r>
    </w:p>
    <w:p w14:paraId="00485448" w14:textId="44FE9C51" w:rsidR="00054221" w:rsidRDefault="00BD4E74">
      <w:pPr>
        <w:pStyle w:val="BodyText"/>
        <w:spacing w:line="20" w:lineRule="exact"/>
        <w:ind w:left="923"/>
        <w:rPr>
          <w:sz w:val="2"/>
        </w:rPr>
      </w:pPr>
      <w:r>
        <w:rPr>
          <w:noProof/>
          <w:color w:val="2B579A"/>
          <w:sz w:val="2"/>
          <w:shd w:val="clear" w:color="auto" w:fill="E6E6E6"/>
        </w:rPr>
        <mc:AlternateContent>
          <mc:Choice Requires="wpg">
            <w:drawing>
              <wp:inline distT="0" distB="0" distL="0" distR="0" wp14:anchorId="7C5C5009" wp14:editId="547C70C2">
                <wp:extent cx="4918075" cy="5080"/>
                <wp:effectExtent l="9525" t="9525" r="6350" b="444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18075" cy="5080"/>
                          <a:chOff x="0" y="0"/>
                          <a:chExt cx="7745" cy="8"/>
                        </a:xfrm>
                      </wpg:grpSpPr>
                      <wps:wsp>
                        <wps:cNvPr id="15" name="Line 11"/>
                        <wps:cNvCnPr>
                          <a:cxnSpLocks noChangeShapeType="1"/>
                        </wps:cNvCnPr>
                        <wps:spPr bwMode="auto">
                          <a:xfrm>
                            <a:off x="0" y="4"/>
                            <a:ext cx="7745"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xmlns:a="http://schemas.openxmlformats.org/drawingml/2006/main" xmlns:pic="http://schemas.openxmlformats.org/drawingml/2006/picture" xmlns:a14="http://schemas.microsoft.com/office/drawing/2010/main" xmlns:arto="http://schemas.microsoft.com/office/word/2006/arto">
            <w:pict w14:anchorId="3ACF0478">
              <v:group id="Group 10" style="width:387.25pt;height:.4pt;mso-position-horizontal-relative:char;mso-position-vertical-relative:line" coordsize="7745,8" o:spid="_x0000_s1026" w14:anchorId="3D145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">
                <v:line id="Line 11" style="position:absolute;visibility:visible;mso-wrap-style:square" o:spid="_x0000_s1027" strokeweight=".14042mm" o:connectortype="straight" from="0,4" to="77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"/>
                <w10:anchorlock/>
              </v:group>
            </w:pict>
          </mc:Fallback>
        </mc:AlternateContent>
      </w:r>
    </w:p>
    <w:p w14:paraId="71D5EBE6" w14:textId="77777777" w:rsidR="00054221" w:rsidRDefault="00BD4E74">
      <w:pPr>
        <w:tabs>
          <w:tab w:val="left" w:pos="6611"/>
          <w:tab w:val="left" w:pos="7453"/>
          <w:tab w:val="left" w:pos="8204"/>
        </w:tabs>
        <w:ind w:left="1047"/>
        <w:rPr>
          <w:sz w:val="16"/>
        </w:rPr>
      </w:pPr>
      <w:r>
        <w:rPr>
          <w:sz w:val="16"/>
        </w:rPr>
        <w:t>Observations</w:t>
      </w:r>
      <w:r>
        <w:rPr>
          <w:sz w:val="16"/>
        </w:rPr>
        <w:tab/>
        <w:t>305</w:t>
      </w:r>
      <w:r>
        <w:rPr>
          <w:sz w:val="16"/>
        </w:rPr>
        <w:tab/>
        <w:t>305</w:t>
      </w:r>
      <w:r>
        <w:rPr>
          <w:rFonts w:ascii="Times New Roman"/>
          <w:sz w:val="16"/>
        </w:rPr>
        <w:tab/>
      </w:r>
      <w:r>
        <w:rPr>
          <w:sz w:val="16"/>
        </w:rPr>
        <w:t>610</w:t>
      </w:r>
    </w:p>
    <w:p w14:paraId="36C7DB08" w14:textId="0C7FF6B6" w:rsidR="00054221" w:rsidRDefault="00BD4E74">
      <w:pPr>
        <w:pStyle w:val="BodyText"/>
        <w:spacing w:line="55" w:lineRule="exact"/>
        <w:ind w:left="923"/>
        <w:rPr>
          <w:sz w:val="5"/>
        </w:rPr>
      </w:pPr>
      <w:r>
        <w:rPr>
          <w:noProof/>
          <w:color w:val="2B579A"/>
          <w:sz w:val="5"/>
          <w:shd w:val="clear" w:color="auto" w:fill="E6E6E6"/>
        </w:rPr>
        <mc:AlternateContent>
          <mc:Choice Requires="wpg">
            <w:drawing>
              <wp:inline distT="0" distB="0" distL="0" distR="0" wp14:anchorId="0ABD283A" wp14:editId="7214369C">
                <wp:extent cx="4918075" cy="35560"/>
                <wp:effectExtent l="9525" t="9525" r="6350" b="254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18075" cy="35560"/>
                          <a:chOff x="0" y="0"/>
                          <a:chExt cx="7745" cy="56"/>
                        </a:xfrm>
                      </wpg:grpSpPr>
                      <wps:wsp>
                        <wps:cNvPr id="12" name="Line 9"/>
                        <wps:cNvCnPr>
                          <a:cxnSpLocks noChangeShapeType="1"/>
                        </wps:cNvCnPr>
                        <wps:spPr bwMode="auto">
                          <a:xfrm>
                            <a:off x="0" y="4"/>
                            <a:ext cx="7745"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 name="Line 8"/>
                        <wps:cNvCnPr>
                          <a:cxnSpLocks noChangeShapeType="1"/>
                        </wps:cNvCnPr>
                        <wps:spPr bwMode="auto">
                          <a:xfrm>
                            <a:off x="0" y="52"/>
                            <a:ext cx="7745"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xmlns:a="http://schemas.openxmlformats.org/drawingml/2006/main" xmlns:pic="http://schemas.openxmlformats.org/drawingml/2006/picture" xmlns:a14="http://schemas.microsoft.com/office/drawing/2010/main" xmlns:arto="http://schemas.microsoft.com/office/word/2006/arto">
            <w:pict w14:anchorId="55C0EBFB">
              <v:group id="Group 7" style="width:387.25pt;height:2.8pt;mso-position-horizontal-relative:char;mso-position-vertical-relative:line" coordsize="7745,56" o:spid="_x0000_s1026" w14:anchorId="709027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">
                <v:line id="Line 9" style="position:absolute;visibility:visible;mso-wrap-style:square" o:spid="_x0000_s1027" strokeweight=".14042mm" o:connectortype="straight" from="0,4" to="77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"/>
                <v:line id="Line 8" style="position:absolute;visibility:visible;mso-wrap-style:square" o:spid="_x0000_s1028" strokeweight=".14042mm" o:connectortype="straight" from="0,52" to="774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"/>
                <w10:anchorlock/>
              </v:group>
            </w:pict>
          </mc:Fallback>
        </mc:AlternateContent>
      </w:r>
    </w:p>
    <w:p w14:paraId="2C2A892A" w14:textId="77777777" w:rsidR="00054221" w:rsidRDefault="00BD4E74">
      <w:pPr>
        <w:spacing w:before="24"/>
        <w:ind w:left="965"/>
        <w:rPr>
          <w:sz w:val="16"/>
        </w:rPr>
      </w:pPr>
      <w:r>
        <w:rPr>
          <w:sz w:val="16"/>
        </w:rPr>
        <w:t>Note:</w:t>
      </w:r>
      <w:r>
        <w:rPr>
          <w:spacing w:val="6"/>
          <w:sz w:val="16"/>
        </w:rPr>
        <w:t xml:space="preserve"> </w:t>
      </w:r>
      <w:r>
        <w:rPr>
          <w:sz w:val="16"/>
        </w:rPr>
        <w:t>Robust</w:t>
      </w:r>
      <w:r>
        <w:rPr>
          <w:spacing w:val="22"/>
          <w:sz w:val="16"/>
        </w:rPr>
        <w:t xml:space="preserve"> </w:t>
      </w:r>
      <w:r>
        <w:rPr>
          <w:sz w:val="16"/>
        </w:rPr>
        <w:t>standard</w:t>
      </w:r>
      <w:r>
        <w:rPr>
          <w:spacing w:val="22"/>
          <w:sz w:val="16"/>
        </w:rPr>
        <w:t xml:space="preserve"> </w:t>
      </w:r>
      <w:r>
        <w:rPr>
          <w:sz w:val="16"/>
        </w:rPr>
        <w:t>errors</w:t>
      </w:r>
      <w:r>
        <w:rPr>
          <w:spacing w:val="23"/>
          <w:sz w:val="16"/>
        </w:rPr>
        <w:t xml:space="preserve"> </w:t>
      </w:r>
      <w:r>
        <w:rPr>
          <w:sz w:val="16"/>
        </w:rPr>
        <w:t>in</w:t>
      </w:r>
      <w:r>
        <w:rPr>
          <w:spacing w:val="22"/>
          <w:sz w:val="16"/>
        </w:rPr>
        <w:t xml:space="preserve"> </w:t>
      </w:r>
      <w:r>
        <w:rPr>
          <w:sz w:val="16"/>
        </w:rPr>
        <w:t>parentheses;</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0.05,</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0.01,</w:t>
      </w:r>
      <w:r>
        <w:rPr>
          <w:spacing w:val="22"/>
          <w:sz w:val="16"/>
        </w:rPr>
        <w:t xml:space="preserve"> </w:t>
      </w:r>
      <w:r>
        <w:rPr>
          <w:sz w:val="16"/>
        </w:rPr>
        <w:t>***</w:t>
      </w:r>
      <w:r>
        <w:rPr>
          <w:spacing w:val="22"/>
          <w:sz w:val="16"/>
        </w:rPr>
        <w:t xml:space="preserve"> </w:t>
      </w:r>
      <w:r>
        <w:rPr>
          <w:sz w:val="16"/>
        </w:rPr>
        <w:t>p</w:t>
      </w:r>
      <w:r>
        <w:rPr>
          <w:rFonts w:ascii="Verdana"/>
          <w:i/>
          <w:sz w:val="16"/>
        </w:rPr>
        <w:t>&lt;</w:t>
      </w:r>
      <w:r>
        <w:rPr>
          <w:sz w:val="16"/>
        </w:rPr>
        <w:t>0.001.</w:t>
      </w:r>
    </w:p>
    <w:p w14:paraId="76DCE021" w14:textId="77777777" w:rsidR="00054221" w:rsidRDefault="00054221">
      <w:pPr>
        <w:pStyle w:val="BodyText"/>
        <w:spacing w:before="2"/>
        <w:rPr>
          <w:sz w:val="28"/>
        </w:rPr>
      </w:pPr>
    </w:p>
    <w:p w14:paraId="128F43F5" w14:textId="44DA51FC" w:rsidR="00054221" w:rsidRDefault="00BD4E74">
      <w:pPr>
        <w:pStyle w:val="BodyText"/>
        <w:spacing w:line="314" w:lineRule="auto"/>
        <w:ind w:left="120"/>
      </w:pPr>
      <w:commentRangeStart w:id="104"/>
      <w:r>
        <w:rPr>
          <w:w w:val="95"/>
        </w:rPr>
        <w:t>To</w:t>
      </w:r>
      <w:r>
        <w:rPr>
          <w:spacing w:val="8"/>
          <w:w w:val="95"/>
        </w:rPr>
        <w:t xml:space="preserve"> </w:t>
      </w:r>
      <w:r>
        <w:rPr>
          <w:w w:val="95"/>
        </w:rPr>
        <w:t>conclude,</w:t>
      </w:r>
      <w:r>
        <w:rPr>
          <w:spacing w:val="13"/>
          <w:w w:val="95"/>
        </w:rPr>
        <w:t xml:space="preserve"> </w:t>
      </w:r>
      <w:r>
        <w:rPr>
          <w:w w:val="95"/>
        </w:rPr>
        <w:t>as</w:t>
      </w:r>
      <w:r>
        <w:rPr>
          <w:spacing w:val="8"/>
          <w:w w:val="95"/>
        </w:rPr>
        <w:t xml:space="preserve"> </w:t>
      </w:r>
      <w:r>
        <w:rPr>
          <w:w w:val="95"/>
        </w:rPr>
        <w:t>far</w:t>
      </w:r>
      <w:r>
        <w:rPr>
          <w:spacing w:val="9"/>
          <w:w w:val="95"/>
        </w:rPr>
        <w:t xml:space="preserve"> </w:t>
      </w:r>
      <w:r>
        <w:rPr>
          <w:w w:val="95"/>
        </w:rPr>
        <w:t>as</w:t>
      </w:r>
      <w:r>
        <w:rPr>
          <w:spacing w:val="9"/>
          <w:w w:val="95"/>
        </w:rPr>
        <w:t xml:space="preserve"> </w:t>
      </w:r>
      <w:r>
        <w:rPr>
          <w:w w:val="95"/>
        </w:rPr>
        <w:t>the</w:t>
      </w:r>
      <w:r>
        <w:rPr>
          <w:spacing w:val="9"/>
          <w:w w:val="95"/>
        </w:rPr>
        <w:t xml:space="preserve"> </w:t>
      </w:r>
      <w:r>
        <w:rPr>
          <w:w w:val="95"/>
        </w:rPr>
        <w:t>LCS</w:t>
      </w:r>
      <w:r>
        <w:rPr>
          <w:spacing w:val="9"/>
          <w:w w:val="95"/>
        </w:rPr>
        <w:t xml:space="preserve"> </w:t>
      </w:r>
      <w:r>
        <w:rPr>
          <w:w w:val="95"/>
        </w:rPr>
        <w:t>analysis</w:t>
      </w:r>
      <w:r>
        <w:rPr>
          <w:spacing w:val="9"/>
          <w:w w:val="95"/>
        </w:rPr>
        <w:t xml:space="preserve"> </w:t>
      </w:r>
      <w:r>
        <w:rPr>
          <w:w w:val="95"/>
        </w:rPr>
        <w:t>from</w:t>
      </w:r>
      <w:r>
        <w:rPr>
          <w:spacing w:val="9"/>
          <w:w w:val="95"/>
        </w:rPr>
        <w:t xml:space="preserve"> </w:t>
      </w:r>
      <w:r>
        <w:rPr>
          <w:w w:val="95"/>
        </w:rPr>
        <w:t>the</w:t>
      </w:r>
      <w:r>
        <w:rPr>
          <w:spacing w:val="9"/>
          <w:w w:val="95"/>
        </w:rPr>
        <w:t xml:space="preserve"> </w:t>
      </w:r>
      <w:r>
        <w:rPr>
          <w:w w:val="95"/>
        </w:rPr>
        <w:t>3</w:t>
      </w:r>
      <w:r>
        <w:rPr>
          <w:spacing w:val="9"/>
          <w:w w:val="95"/>
        </w:rPr>
        <w:t xml:space="preserve"> </w:t>
      </w:r>
      <w:r>
        <w:rPr>
          <w:w w:val="95"/>
        </w:rPr>
        <w:t>pilot</w:t>
      </w:r>
      <w:r>
        <w:rPr>
          <w:spacing w:val="9"/>
          <w:w w:val="95"/>
        </w:rPr>
        <w:t xml:space="preserve"> </w:t>
      </w:r>
      <w:r>
        <w:rPr>
          <w:w w:val="95"/>
        </w:rPr>
        <w:t>countries</w:t>
      </w:r>
      <w:r>
        <w:rPr>
          <w:spacing w:val="8"/>
          <w:w w:val="95"/>
        </w:rPr>
        <w:t xml:space="preserve"> </w:t>
      </w:r>
      <w:r>
        <w:rPr>
          <w:w w:val="95"/>
        </w:rPr>
        <w:t>is</w:t>
      </w:r>
      <w:r>
        <w:rPr>
          <w:spacing w:val="9"/>
          <w:w w:val="95"/>
        </w:rPr>
        <w:t xml:space="preserve"> </w:t>
      </w:r>
      <w:r>
        <w:rPr>
          <w:w w:val="95"/>
        </w:rPr>
        <w:t>concerned,</w:t>
      </w:r>
      <w:r>
        <w:rPr>
          <w:spacing w:val="12"/>
          <w:w w:val="95"/>
        </w:rPr>
        <w:t xml:space="preserve"> </w:t>
      </w:r>
      <w:r>
        <w:rPr>
          <w:w w:val="95"/>
        </w:rPr>
        <w:t>there</w:t>
      </w:r>
      <w:r>
        <w:rPr>
          <w:spacing w:val="9"/>
          <w:w w:val="95"/>
        </w:rPr>
        <w:t xml:space="preserve"> </w:t>
      </w:r>
      <w:r>
        <w:rPr>
          <w:w w:val="95"/>
        </w:rPr>
        <w:t>is</w:t>
      </w:r>
      <w:r>
        <w:rPr>
          <w:spacing w:val="9"/>
          <w:w w:val="95"/>
        </w:rPr>
        <w:t xml:space="preserve"> </w:t>
      </w:r>
      <w:r>
        <w:rPr>
          <w:w w:val="95"/>
        </w:rPr>
        <w:t>no</w:t>
      </w:r>
      <w:r>
        <w:rPr>
          <w:spacing w:val="9"/>
          <w:w w:val="95"/>
        </w:rPr>
        <w:t xml:space="preserve"> </w:t>
      </w:r>
      <w:r>
        <w:rPr>
          <w:w w:val="95"/>
        </w:rPr>
        <w:t>statistical</w:t>
      </w:r>
      <w:r>
        <w:rPr>
          <w:spacing w:val="-47"/>
          <w:w w:val="95"/>
        </w:rPr>
        <w:t xml:space="preserve"> </w:t>
      </w:r>
      <w:r>
        <w:t>difference</w:t>
      </w:r>
      <w:r>
        <w:rPr>
          <w:spacing w:val="17"/>
        </w:rPr>
        <w:t xml:space="preserve"> </w:t>
      </w:r>
      <w:r>
        <w:t>between</w:t>
      </w:r>
      <w:r>
        <w:rPr>
          <w:spacing w:val="18"/>
        </w:rPr>
        <w:t xml:space="preserve"> </w:t>
      </w:r>
      <w:r>
        <w:t>LCS-FS</w:t>
      </w:r>
      <w:r>
        <w:rPr>
          <w:spacing w:val="17"/>
        </w:rPr>
        <w:t xml:space="preserve"> </w:t>
      </w:r>
      <w:r>
        <w:t>and</w:t>
      </w:r>
      <w:r>
        <w:rPr>
          <w:spacing w:val="18"/>
        </w:rPr>
        <w:t xml:space="preserve"> </w:t>
      </w:r>
      <w:r>
        <w:t>LCS-EN.</w:t>
      </w:r>
      <w:commentRangeEnd w:id="104"/>
      <w:r>
        <w:rPr>
          <w:rStyle w:val="CommentReference"/>
        </w:rPr>
        <w:commentReference w:id="104"/>
      </w:r>
    </w:p>
    <w:p w14:paraId="1D2ECC1F" w14:textId="77777777" w:rsidR="00054221" w:rsidRDefault="00054221">
      <w:pPr>
        <w:spacing w:line="314" w:lineRule="auto"/>
        <w:sectPr w:rsidR="00054221">
          <w:pgSz w:w="12240" w:h="15840"/>
          <w:pgMar w:top="1300" w:right="860" w:bottom="1080" w:left="1320" w:header="0" w:footer="888" w:gutter="0"/>
          <w:cols w:space="720"/>
        </w:sectPr>
      </w:pPr>
    </w:p>
    <w:p w14:paraId="27598AFE" w14:textId="77777777" w:rsidR="00054221" w:rsidRDefault="00054221">
      <w:pPr>
        <w:pStyle w:val="BodyText"/>
        <w:rPr>
          <w:sz w:val="20"/>
        </w:rPr>
      </w:pPr>
    </w:p>
    <w:p w14:paraId="313601EC" w14:textId="77777777" w:rsidR="00054221" w:rsidRDefault="00054221">
      <w:pPr>
        <w:pStyle w:val="BodyText"/>
        <w:spacing w:before="8"/>
        <w:rPr>
          <w:sz w:val="27"/>
        </w:rPr>
      </w:pPr>
    </w:p>
    <w:p w14:paraId="7FF497CB" w14:textId="77777777" w:rsidR="00054221" w:rsidRDefault="00BD4E74">
      <w:pPr>
        <w:pStyle w:val="BodyText"/>
        <w:ind w:left="256" w:right="716"/>
        <w:jc w:val="center"/>
      </w:pPr>
      <w:r>
        <w:t>Table</w:t>
      </w:r>
      <w:r>
        <w:rPr>
          <w:spacing w:val="-2"/>
        </w:rPr>
        <w:t xml:space="preserve"> </w:t>
      </w:r>
      <w:r>
        <w:t>23:</w:t>
      </w:r>
      <w:r>
        <w:rPr>
          <w:spacing w:val="16"/>
        </w:rPr>
        <w:t xml:space="preserve"> </w:t>
      </w:r>
      <w:r>
        <w:t>Ecuador:</w:t>
      </w:r>
      <w:r>
        <w:rPr>
          <w:spacing w:val="16"/>
        </w:rPr>
        <w:t xml:space="preserve"> </w:t>
      </w:r>
      <w:r>
        <w:t>LCS</w:t>
      </w:r>
      <w:r>
        <w:rPr>
          <w:spacing w:val="-1"/>
        </w:rPr>
        <w:t xml:space="preserve"> </w:t>
      </w:r>
      <w:r>
        <w:t>for</w:t>
      </w:r>
      <w:r>
        <w:rPr>
          <w:spacing w:val="-1"/>
        </w:rPr>
        <w:t xml:space="preserve"> </w:t>
      </w:r>
      <w:r>
        <w:t>Essential</w:t>
      </w:r>
      <w:r>
        <w:rPr>
          <w:spacing w:val="-1"/>
        </w:rPr>
        <w:t xml:space="preserve"> </w:t>
      </w:r>
      <w:r>
        <w:t>Needs</w:t>
      </w:r>
      <w:r>
        <w:rPr>
          <w:spacing w:val="-1"/>
        </w:rPr>
        <w:t xml:space="preserve"> </w:t>
      </w:r>
      <w:r>
        <w:t>vs.</w:t>
      </w:r>
      <w:r>
        <w:rPr>
          <w:spacing w:val="16"/>
        </w:rPr>
        <w:t xml:space="preserve"> </w:t>
      </w:r>
      <w:r>
        <w:t>Food</w:t>
      </w:r>
      <w:r>
        <w:rPr>
          <w:spacing w:val="-2"/>
        </w:rPr>
        <w:t xml:space="preserve"> </w:t>
      </w:r>
      <w:r>
        <w:t>Security</w:t>
      </w:r>
    </w:p>
    <w:p w14:paraId="65703783" w14:textId="77777777" w:rsidR="00054221" w:rsidRDefault="00054221">
      <w:pPr>
        <w:pStyle w:val="BodyText"/>
        <w:spacing w:before="10"/>
      </w:pPr>
    </w:p>
    <w:tbl>
      <w:tblPr>
        <w:tblW w:w="0" w:type="auto"/>
        <w:tblInd w:w="939" w:type="dxa"/>
        <w:tblLayout w:type="fixed"/>
        <w:tblCellMar>
          <w:left w:w="0" w:type="dxa"/>
          <w:right w:w="0" w:type="dxa"/>
        </w:tblCellMar>
        <w:tblLook w:val="01E0" w:firstRow="1" w:lastRow="1" w:firstColumn="1" w:lastColumn="1" w:noHBand="0" w:noVBand="0"/>
      </w:tblPr>
      <w:tblGrid>
        <w:gridCol w:w="5381"/>
        <w:gridCol w:w="851"/>
        <w:gridCol w:w="832"/>
        <w:gridCol w:w="673"/>
      </w:tblGrid>
      <w:tr w:rsidR="00054221" w14:paraId="6AE9189C" w14:textId="77777777" w:rsidTr="76614F08">
        <w:trPr>
          <w:trHeight w:val="390"/>
        </w:trPr>
        <w:tc>
          <w:tcPr>
            <w:tcW w:w="5381" w:type="dxa"/>
            <w:tcBorders>
              <w:top w:val="double" w:sz="1" w:space="0" w:color="000000" w:themeColor="text1"/>
            </w:tcBorders>
          </w:tcPr>
          <w:p w14:paraId="1D0E84AB" w14:textId="77777777" w:rsidR="00054221" w:rsidRDefault="00BD4E74">
            <w:pPr>
              <w:pStyle w:val="TableParagraph"/>
              <w:spacing w:before="188" w:line="240" w:lineRule="auto"/>
              <w:ind w:left="119"/>
              <w:jc w:val="left"/>
              <w:rPr>
                <w:sz w:val="16"/>
              </w:rPr>
            </w:pPr>
            <w:r>
              <w:rPr>
                <w:w w:val="105"/>
                <w:sz w:val="16"/>
              </w:rPr>
              <w:t>Variable</w:t>
            </w:r>
          </w:p>
        </w:tc>
        <w:tc>
          <w:tcPr>
            <w:tcW w:w="1683" w:type="dxa"/>
            <w:gridSpan w:val="2"/>
            <w:tcBorders>
              <w:top w:val="double" w:sz="1" w:space="0" w:color="000000" w:themeColor="text1"/>
            </w:tcBorders>
          </w:tcPr>
          <w:p w14:paraId="5104530F" w14:textId="77777777" w:rsidR="00054221" w:rsidRPr="00FF0076" w:rsidRDefault="00BD4E74">
            <w:pPr>
              <w:pStyle w:val="TableParagraph"/>
              <w:spacing w:before="0" w:line="180" w:lineRule="exact"/>
              <w:ind w:left="689"/>
              <w:jc w:val="left"/>
              <w:rPr>
                <w:sz w:val="16"/>
                <w:lang w:val="fr-FR"/>
              </w:rPr>
            </w:pPr>
            <w:proofErr w:type="spellStart"/>
            <w:r w:rsidRPr="00FF0076">
              <w:rPr>
                <w:w w:val="105"/>
                <w:sz w:val="16"/>
                <w:lang w:val="fr-FR"/>
              </w:rPr>
              <w:t>Ecuador</w:t>
            </w:r>
            <w:proofErr w:type="spellEnd"/>
            <w:r w:rsidRPr="00FF0076">
              <w:rPr>
                <w:spacing w:val="11"/>
                <w:w w:val="105"/>
                <w:sz w:val="16"/>
                <w:lang w:val="fr-FR"/>
              </w:rPr>
              <w:t xml:space="preserve"> </w:t>
            </w:r>
            <w:r w:rsidRPr="00FF0076">
              <w:rPr>
                <w:w w:val="105"/>
                <w:sz w:val="16"/>
                <w:lang w:val="fr-FR"/>
              </w:rPr>
              <w:t>F2F</w:t>
            </w:r>
          </w:p>
          <w:p w14:paraId="2DF35678" w14:textId="77777777" w:rsidR="00054221" w:rsidRPr="00FF0076" w:rsidRDefault="00BD4E74">
            <w:pPr>
              <w:pStyle w:val="TableParagraph"/>
              <w:tabs>
                <w:tab w:val="left" w:pos="979"/>
              </w:tabs>
              <w:spacing w:before="7" w:line="240" w:lineRule="auto"/>
              <w:ind w:left="119"/>
              <w:jc w:val="left"/>
              <w:rPr>
                <w:sz w:val="16"/>
                <w:lang w:val="fr-FR"/>
              </w:rPr>
            </w:pPr>
            <w:r w:rsidRPr="00FF0076">
              <w:rPr>
                <w:w w:val="110"/>
                <w:sz w:val="16"/>
                <w:lang w:val="fr-FR"/>
              </w:rPr>
              <w:t>LCS</w:t>
            </w:r>
            <w:r w:rsidRPr="00FF0076">
              <w:rPr>
                <w:spacing w:val="10"/>
                <w:w w:val="110"/>
                <w:sz w:val="16"/>
                <w:lang w:val="fr-FR"/>
              </w:rPr>
              <w:t xml:space="preserve"> </w:t>
            </w:r>
            <w:r w:rsidRPr="00FF0076">
              <w:rPr>
                <w:w w:val="110"/>
                <w:sz w:val="16"/>
                <w:lang w:val="fr-FR"/>
              </w:rPr>
              <w:t>EN</w:t>
            </w:r>
            <w:r w:rsidRPr="00FF0076">
              <w:rPr>
                <w:w w:val="110"/>
                <w:sz w:val="16"/>
                <w:lang w:val="fr-FR"/>
              </w:rPr>
              <w:tab/>
              <w:t>LCS</w:t>
            </w:r>
            <w:r w:rsidRPr="00FF0076">
              <w:rPr>
                <w:spacing w:val="15"/>
                <w:w w:val="110"/>
                <w:sz w:val="16"/>
                <w:lang w:val="fr-FR"/>
              </w:rPr>
              <w:t xml:space="preserve"> </w:t>
            </w:r>
            <w:r w:rsidRPr="00FF0076">
              <w:rPr>
                <w:w w:val="110"/>
                <w:sz w:val="16"/>
                <w:lang w:val="fr-FR"/>
              </w:rPr>
              <w:t>FS</w:t>
            </w:r>
          </w:p>
        </w:tc>
        <w:tc>
          <w:tcPr>
            <w:tcW w:w="673" w:type="dxa"/>
            <w:tcBorders>
              <w:top w:val="double" w:sz="1" w:space="0" w:color="000000" w:themeColor="text1"/>
            </w:tcBorders>
          </w:tcPr>
          <w:p w14:paraId="6B490246" w14:textId="77777777" w:rsidR="00054221" w:rsidRDefault="00BD4E74">
            <w:pPr>
              <w:pStyle w:val="TableParagraph"/>
              <w:spacing w:before="188" w:line="240" w:lineRule="auto"/>
              <w:ind w:left="90" w:right="91"/>
              <w:rPr>
                <w:sz w:val="16"/>
              </w:rPr>
            </w:pPr>
            <w:r>
              <w:rPr>
                <w:sz w:val="16"/>
              </w:rPr>
              <w:t>Diff</w:t>
            </w:r>
          </w:p>
        </w:tc>
      </w:tr>
      <w:tr w:rsidR="00054221" w14:paraId="236F28DF" w14:textId="77777777" w:rsidTr="76614F08">
        <w:trPr>
          <w:trHeight w:val="349"/>
        </w:trPr>
        <w:tc>
          <w:tcPr>
            <w:tcW w:w="5381" w:type="dxa"/>
            <w:tcBorders>
              <w:top w:val="single" w:sz="4" w:space="0" w:color="000000" w:themeColor="text1"/>
            </w:tcBorders>
          </w:tcPr>
          <w:p w14:paraId="0B620925" w14:textId="36D4496E" w:rsidR="00054221" w:rsidRDefault="00BD4E74">
            <w:pPr>
              <w:pStyle w:val="TableParagraph"/>
              <w:spacing w:before="0" w:line="167" w:lineRule="exact"/>
              <w:ind w:left="119"/>
              <w:jc w:val="left"/>
              <w:rPr>
                <w:sz w:val="16"/>
                <w:szCs w:val="16"/>
              </w:rPr>
            </w:pPr>
            <w:r w:rsidRPr="76614F08">
              <w:rPr>
                <w:sz w:val="16"/>
                <w:szCs w:val="16"/>
              </w:rPr>
              <w:t>Stress</w:t>
            </w:r>
            <w:r w:rsidRPr="76614F08">
              <w:rPr>
                <w:spacing w:val="24"/>
                <w:sz w:val="16"/>
                <w:szCs w:val="16"/>
              </w:rPr>
              <w:t xml:space="preserve"> </w:t>
            </w:r>
            <w:r w:rsidRPr="76614F08">
              <w:rPr>
                <w:sz w:val="16"/>
                <w:szCs w:val="16"/>
              </w:rPr>
              <w:t>coping:</w:t>
            </w:r>
            <w:r w:rsidRPr="76614F08">
              <w:rPr>
                <w:spacing w:val="7"/>
                <w:sz w:val="16"/>
                <w:szCs w:val="16"/>
              </w:rPr>
              <w:t xml:space="preserve"> </w:t>
            </w:r>
            <w:r w:rsidRPr="76614F08">
              <w:rPr>
                <w:sz w:val="16"/>
                <w:szCs w:val="16"/>
              </w:rPr>
              <w:t>Sold</w:t>
            </w:r>
            <w:r w:rsidRPr="76614F08">
              <w:rPr>
                <w:spacing w:val="23"/>
                <w:sz w:val="16"/>
                <w:szCs w:val="16"/>
              </w:rPr>
              <w:t xml:space="preserve"> </w:t>
            </w:r>
            <w:r w:rsidRPr="76614F08">
              <w:rPr>
                <w:sz w:val="16"/>
                <w:szCs w:val="16"/>
              </w:rPr>
              <w:t>household</w:t>
            </w:r>
            <w:r w:rsidRPr="76614F08">
              <w:rPr>
                <w:spacing w:val="24"/>
                <w:sz w:val="16"/>
                <w:szCs w:val="16"/>
              </w:rPr>
              <w:t xml:space="preserve"> </w:t>
            </w:r>
            <w:r w:rsidRPr="76614F08">
              <w:rPr>
                <w:sz w:val="16"/>
                <w:szCs w:val="16"/>
              </w:rPr>
              <w:t>assets/goods</w:t>
            </w:r>
          </w:p>
        </w:tc>
        <w:tc>
          <w:tcPr>
            <w:tcW w:w="851" w:type="dxa"/>
            <w:tcBorders>
              <w:top w:val="single" w:sz="4" w:space="0" w:color="000000" w:themeColor="text1"/>
            </w:tcBorders>
          </w:tcPr>
          <w:p w14:paraId="4B057648" w14:textId="77777777" w:rsidR="00054221" w:rsidRDefault="00BD4E74">
            <w:pPr>
              <w:pStyle w:val="TableParagraph"/>
              <w:spacing w:before="0" w:line="167" w:lineRule="exact"/>
              <w:ind w:left="279"/>
              <w:jc w:val="left"/>
              <w:rPr>
                <w:sz w:val="16"/>
              </w:rPr>
            </w:pPr>
            <w:r>
              <w:rPr>
                <w:sz w:val="16"/>
              </w:rPr>
              <w:t>0.10</w:t>
            </w:r>
          </w:p>
          <w:p w14:paraId="2B977795" w14:textId="77777777" w:rsidR="00054221" w:rsidRDefault="00BD4E74">
            <w:pPr>
              <w:pStyle w:val="TableParagraph"/>
              <w:spacing w:before="7"/>
              <w:ind w:left="213"/>
              <w:jc w:val="left"/>
              <w:rPr>
                <w:sz w:val="16"/>
              </w:rPr>
            </w:pPr>
            <w:r>
              <w:rPr>
                <w:sz w:val="16"/>
              </w:rPr>
              <w:t>(0.30)</w:t>
            </w:r>
          </w:p>
        </w:tc>
        <w:tc>
          <w:tcPr>
            <w:tcW w:w="832" w:type="dxa"/>
            <w:tcBorders>
              <w:top w:val="single" w:sz="4" w:space="0" w:color="000000" w:themeColor="text1"/>
            </w:tcBorders>
          </w:tcPr>
          <w:p w14:paraId="6CD35748" w14:textId="77777777" w:rsidR="00054221" w:rsidRDefault="00BD4E74">
            <w:pPr>
              <w:pStyle w:val="TableParagraph"/>
              <w:spacing w:before="0" w:line="167" w:lineRule="exact"/>
              <w:ind w:left="269"/>
              <w:jc w:val="left"/>
              <w:rPr>
                <w:sz w:val="16"/>
              </w:rPr>
            </w:pPr>
            <w:r>
              <w:rPr>
                <w:w w:val="110"/>
                <w:sz w:val="16"/>
              </w:rPr>
              <w:t>0.11</w:t>
            </w:r>
          </w:p>
          <w:p w14:paraId="02C8624A" w14:textId="77777777" w:rsidR="00054221" w:rsidRDefault="00BD4E74">
            <w:pPr>
              <w:pStyle w:val="TableParagraph"/>
              <w:spacing w:before="7"/>
              <w:ind w:left="203"/>
              <w:jc w:val="left"/>
              <w:rPr>
                <w:sz w:val="16"/>
              </w:rPr>
            </w:pPr>
            <w:r>
              <w:rPr>
                <w:w w:val="105"/>
                <w:sz w:val="16"/>
              </w:rPr>
              <w:t>(0.31)</w:t>
            </w:r>
          </w:p>
        </w:tc>
        <w:tc>
          <w:tcPr>
            <w:tcW w:w="673" w:type="dxa"/>
            <w:tcBorders>
              <w:top w:val="single" w:sz="4" w:space="0" w:color="000000" w:themeColor="text1"/>
            </w:tcBorders>
          </w:tcPr>
          <w:p w14:paraId="5C6F718B" w14:textId="77777777" w:rsidR="00054221" w:rsidRDefault="00BD4E74">
            <w:pPr>
              <w:pStyle w:val="TableParagraph"/>
              <w:spacing w:before="0" w:line="167" w:lineRule="exact"/>
              <w:ind w:left="184"/>
              <w:jc w:val="left"/>
              <w:rPr>
                <w:sz w:val="16"/>
              </w:rPr>
            </w:pPr>
            <w:r>
              <w:rPr>
                <w:sz w:val="16"/>
              </w:rPr>
              <w:t>0.01</w:t>
            </w:r>
          </w:p>
          <w:p w14:paraId="3A63D856" w14:textId="77777777" w:rsidR="00054221" w:rsidRDefault="00BD4E74">
            <w:pPr>
              <w:pStyle w:val="TableParagraph"/>
              <w:spacing w:before="7"/>
              <w:ind w:left="118"/>
              <w:jc w:val="left"/>
              <w:rPr>
                <w:sz w:val="16"/>
              </w:rPr>
            </w:pPr>
            <w:r>
              <w:rPr>
                <w:sz w:val="16"/>
              </w:rPr>
              <w:t>(0.60)</w:t>
            </w:r>
          </w:p>
        </w:tc>
      </w:tr>
      <w:tr w:rsidR="00054221" w14:paraId="0301BF7B" w14:textId="77777777">
        <w:trPr>
          <w:trHeight w:val="189"/>
        </w:trPr>
        <w:tc>
          <w:tcPr>
            <w:tcW w:w="5381" w:type="dxa"/>
          </w:tcPr>
          <w:p w14:paraId="7A7FAD61" w14:textId="0D99356C" w:rsidR="00054221" w:rsidRDefault="00BD4E74">
            <w:pPr>
              <w:pStyle w:val="TableParagraph"/>
              <w:ind w:left="119"/>
              <w:jc w:val="left"/>
              <w:rPr>
                <w:sz w:val="16"/>
                <w:szCs w:val="16"/>
              </w:rPr>
            </w:pPr>
            <w:r w:rsidRPr="76614F08">
              <w:rPr>
                <w:sz w:val="16"/>
                <w:szCs w:val="16"/>
              </w:rPr>
              <w:t>Stress</w:t>
            </w:r>
            <w:r w:rsidRPr="76614F08">
              <w:rPr>
                <w:spacing w:val="26"/>
                <w:sz w:val="16"/>
                <w:szCs w:val="16"/>
              </w:rPr>
              <w:t xml:space="preserve"> </w:t>
            </w:r>
            <w:r w:rsidRPr="76614F08">
              <w:rPr>
                <w:sz w:val="16"/>
                <w:szCs w:val="16"/>
              </w:rPr>
              <w:t>coping:</w:t>
            </w:r>
            <w:r w:rsidRPr="76614F08">
              <w:rPr>
                <w:spacing w:val="11"/>
                <w:sz w:val="16"/>
                <w:szCs w:val="16"/>
              </w:rPr>
              <w:t xml:space="preserve"> </w:t>
            </w:r>
            <w:r w:rsidRPr="76614F08">
              <w:rPr>
                <w:sz w:val="16"/>
                <w:szCs w:val="16"/>
              </w:rPr>
              <w:t>Purchased</w:t>
            </w:r>
            <w:r w:rsidRPr="76614F08">
              <w:rPr>
                <w:spacing w:val="27"/>
                <w:sz w:val="16"/>
                <w:szCs w:val="16"/>
              </w:rPr>
              <w:t xml:space="preserve"> </w:t>
            </w:r>
            <w:r w:rsidRPr="76614F08">
              <w:rPr>
                <w:sz w:val="16"/>
                <w:szCs w:val="16"/>
              </w:rPr>
              <w:t>food/non-food</w:t>
            </w:r>
            <w:r w:rsidRPr="76614F08">
              <w:rPr>
                <w:spacing w:val="26"/>
                <w:sz w:val="16"/>
                <w:szCs w:val="16"/>
              </w:rPr>
              <w:t xml:space="preserve"> </w:t>
            </w:r>
            <w:r w:rsidRPr="76614F08">
              <w:rPr>
                <w:sz w:val="16"/>
                <w:szCs w:val="16"/>
              </w:rPr>
              <w:t>on</w:t>
            </w:r>
            <w:r w:rsidRPr="76614F08">
              <w:rPr>
                <w:spacing w:val="26"/>
                <w:sz w:val="16"/>
                <w:szCs w:val="16"/>
              </w:rPr>
              <w:t xml:space="preserve"> </w:t>
            </w:r>
            <w:r w:rsidRPr="76614F08">
              <w:rPr>
                <w:sz w:val="16"/>
                <w:szCs w:val="16"/>
              </w:rPr>
              <w:t>credit</w:t>
            </w:r>
            <w:r w:rsidRPr="76614F08">
              <w:rPr>
                <w:spacing w:val="27"/>
                <w:sz w:val="16"/>
                <w:szCs w:val="16"/>
              </w:rPr>
              <w:t xml:space="preserve"> </w:t>
            </w:r>
            <w:r w:rsidRPr="76614F08">
              <w:rPr>
                <w:sz w:val="16"/>
                <w:szCs w:val="16"/>
              </w:rPr>
              <w:t>(incur</w:t>
            </w:r>
            <w:r w:rsidRPr="76614F08">
              <w:rPr>
                <w:spacing w:val="26"/>
                <w:sz w:val="16"/>
                <w:szCs w:val="16"/>
              </w:rPr>
              <w:t xml:space="preserve"> </w:t>
            </w:r>
            <w:r w:rsidRPr="76614F08">
              <w:rPr>
                <w:sz w:val="16"/>
                <w:szCs w:val="16"/>
              </w:rPr>
              <w:t>debts)</w:t>
            </w:r>
          </w:p>
        </w:tc>
        <w:tc>
          <w:tcPr>
            <w:tcW w:w="851" w:type="dxa"/>
          </w:tcPr>
          <w:p w14:paraId="0F2B4F30" w14:textId="77777777" w:rsidR="00054221" w:rsidRDefault="00BD4E74">
            <w:pPr>
              <w:pStyle w:val="TableParagraph"/>
              <w:ind w:left="93" w:right="85"/>
              <w:rPr>
                <w:sz w:val="16"/>
              </w:rPr>
            </w:pPr>
            <w:r>
              <w:rPr>
                <w:sz w:val="16"/>
              </w:rPr>
              <w:t>0.37</w:t>
            </w:r>
          </w:p>
        </w:tc>
        <w:tc>
          <w:tcPr>
            <w:tcW w:w="832" w:type="dxa"/>
          </w:tcPr>
          <w:p w14:paraId="0B899C1D" w14:textId="77777777" w:rsidR="00054221" w:rsidRDefault="00BD4E74">
            <w:pPr>
              <w:pStyle w:val="TableParagraph"/>
              <w:ind w:left="269"/>
              <w:jc w:val="left"/>
              <w:rPr>
                <w:sz w:val="16"/>
              </w:rPr>
            </w:pPr>
            <w:r>
              <w:rPr>
                <w:sz w:val="16"/>
              </w:rPr>
              <w:t>0.41</w:t>
            </w:r>
          </w:p>
        </w:tc>
        <w:tc>
          <w:tcPr>
            <w:tcW w:w="673" w:type="dxa"/>
          </w:tcPr>
          <w:p w14:paraId="3936B670" w14:textId="77777777" w:rsidR="00054221" w:rsidRDefault="00BD4E74">
            <w:pPr>
              <w:pStyle w:val="TableParagraph"/>
              <w:ind w:left="91" w:right="91"/>
              <w:rPr>
                <w:sz w:val="16"/>
              </w:rPr>
            </w:pPr>
            <w:r>
              <w:rPr>
                <w:sz w:val="16"/>
              </w:rPr>
              <w:t>0.04</w:t>
            </w:r>
          </w:p>
        </w:tc>
      </w:tr>
      <w:tr w:rsidR="00054221" w14:paraId="5AF9A9BA" w14:textId="77777777">
        <w:trPr>
          <w:trHeight w:val="189"/>
        </w:trPr>
        <w:tc>
          <w:tcPr>
            <w:tcW w:w="5381" w:type="dxa"/>
          </w:tcPr>
          <w:p w14:paraId="751B8E86" w14:textId="77777777" w:rsidR="00054221" w:rsidRDefault="00054221">
            <w:pPr>
              <w:pStyle w:val="TableParagraph"/>
              <w:spacing w:before="0" w:line="240" w:lineRule="auto"/>
              <w:jc w:val="left"/>
              <w:rPr>
                <w:rFonts w:ascii="Times New Roman"/>
                <w:sz w:val="12"/>
              </w:rPr>
            </w:pPr>
          </w:p>
        </w:tc>
        <w:tc>
          <w:tcPr>
            <w:tcW w:w="851" w:type="dxa"/>
          </w:tcPr>
          <w:p w14:paraId="3D379767" w14:textId="77777777" w:rsidR="00054221" w:rsidRDefault="00BD4E74">
            <w:pPr>
              <w:pStyle w:val="TableParagraph"/>
              <w:ind w:left="93" w:right="84"/>
              <w:rPr>
                <w:sz w:val="16"/>
              </w:rPr>
            </w:pPr>
            <w:r>
              <w:rPr>
                <w:sz w:val="16"/>
              </w:rPr>
              <w:t>(0.48)</w:t>
            </w:r>
          </w:p>
        </w:tc>
        <w:tc>
          <w:tcPr>
            <w:tcW w:w="832" w:type="dxa"/>
          </w:tcPr>
          <w:p w14:paraId="18B82A67" w14:textId="77777777" w:rsidR="00054221" w:rsidRDefault="00BD4E74">
            <w:pPr>
              <w:pStyle w:val="TableParagraph"/>
              <w:ind w:left="203"/>
              <w:jc w:val="left"/>
              <w:rPr>
                <w:sz w:val="16"/>
              </w:rPr>
            </w:pPr>
            <w:r>
              <w:rPr>
                <w:sz w:val="16"/>
              </w:rPr>
              <w:t>(0.49)</w:t>
            </w:r>
          </w:p>
        </w:tc>
        <w:tc>
          <w:tcPr>
            <w:tcW w:w="673" w:type="dxa"/>
          </w:tcPr>
          <w:p w14:paraId="6C3F7F0B" w14:textId="77777777" w:rsidR="00054221" w:rsidRDefault="00BD4E74">
            <w:pPr>
              <w:pStyle w:val="TableParagraph"/>
              <w:ind w:left="91" w:right="91"/>
              <w:rPr>
                <w:sz w:val="16"/>
              </w:rPr>
            </w:pPr>
            <w:r>
              <w:rPr>
                <w:sz w:val="16"/>
              </w:rPr>
              <w:t>(0.22)</w:t>
            </w:r>
          </w:p>
        </w:tc>
      </w:tr>
      <w:tr w:rsidR="00054221" w14:paraId="78E1BFE2" w14:textId="77777777">
        <w:trPr>
          <w:trHeight w:val="189"/>
        </w:trPr>
        <w:tc>
          <w:tcPr>
            <w:tcW w:w="5381" w:type="dxa"/>
          </w:tcPr>
          <w:p w14:paraId="36F13198" w14:textId="14EDF427" w:rsidR="00054221" w:rsidRDefault="00BD4E74">
            <w:pPr>
              <w:pStyle w:val="TableParagraph"/>
              <w:ind w:left="119"/>
              <w:jc w:val="left"/>
              <w:rPr>
                <w:sz w:val="16"/>
                <w:szCs w:val="16"/>
              </w:rPr>
            </w:pPr>
            <w:r w:rsidRPr="76614F08">
              <w:rPr>
                <w:sz w:val="16"/>
                <w:szCs w:val="16"/>
              </w:rPr>
              <w:t>Stress</w:t>
            </w:r>
            <w:r w:rsidRPr="76614F08">
              <w:rPr>
                <w:spacing w:val="22"/>
                <w:sz w:val="16"/>
                <w:szCs w:val="16"/>
              </w:rPr>
              <w:t xml:space="preserve"> </w:t>
            </w:r>
            <w:r w:rsidRPr="76614F08">
              <w:rPr>
                <w:sz w:val="16"/>
                <w:szCs w:val="16"/>
              </w:rPr>
              <w:t>coping:</w:t>
            </w:r>
            <w:r w:rsidRPr="76614F08">
              <w:rPr>
                <w:spacing w:val="6"/>
                <w:sz w:val="16"/>
                <w:szCs w:val="16"/>
              </w:rPr>
              <w:t xml:space="preserve"> </w:t>
            </w:r>
            <w:r w:rsidRPr="76614F08">
              <w:rPr>
                <w:sz w:val="16"/>
                <w:szCs w:val="16"/>
              </w:rPr>
              <w:t>Spent</w:t>
            </w:r>
            <w:r w:rsidRPr="76614F08">
              <w:rPr>
                <w:spacing w:val="23"/>
                <w:sz w:val="16"/>
                <w:szCs w:val="16"/>
              </w:rPr>
              <w:t xml:space="preserve"> </w:t>
            </w:r>
            <w:r w:rsidRPr="76614F08">
              <w:rPr>
                <w:sz w:val="16"/>
                <w:szCs w:val="16"/>
              </w:rPr>
              <w:t>savings</w:t>
            </w:r>
          </w:p>
        </w:tc>
        <w:tc>
          <w:tcPr>
            <w:tcW w:w="851" w:type="dxa"/>
          </w:tcPr>
          <w:p w14:paraId="5E0852B5" w14:textId="77777777" w:rsidR="00054221" w:rsidRDefault="00BD4E74">
            <w:pPr>
              <w:pStyle w:val="TableParagraph"/>
              <w:ind w:left="93" w:right="85"/>
              <w:rPr>
                <w:sz w:val="16"/>
              </w:rPr>
            </w:pPr>
            <w:r>
              <w:rPr>
                <w:sz w:val="16"/>
              </w:rPr>
              <w:t>0.61</w:t>
            </w:r>
          </w:p>
        </w:tc>
        <w:tc>
          <w:tcPr>
            <w:tcW w:w="832" w:type="dxa"/>
          </w:tcPr>
          <w:p w14:paraId="0059D654" w14:textId="77777777" w:rsidR="00054221" w:rsidRDefault="00BD4E74">
            <w:pPr>
              <w:pStyle w:val="TableParagraph"/>
              <w:ind w:left="269"/>
              <w:jc w:val="left"/>
              <w:rPr>
                <w:sz w:val="16"/>
              </w:rPr>
            </w:pPr>
            <w:r>
              <w:rPr>
                <w:sz w:val="16"/>
              </w:rPr>
              <w:t>0.63</w:t>
            </w:r>
          </w:p>
        </w:tc>
        <w:tc>
          <w:tcPr>
            <w:tcW w:w="673" w:type="dxa"/>
          </w:tcPr>
          <w:p w14:paraId="11800F90" w14:textId="77777777" w:rsidR="00054221" w:rsidRDefault="00BD4E74">
            <w:pPr>
              <w:pStyle w:val="TableParagraph"/>
              <w:ind w:left="90" w:right="91"/>
              <w:rPr>
                <w:sz w:val="16"/>
              </w:rPr>
            </w:pPr>
            <w:r>
              <w:rPr>
                <w:sz w:val="16"/>
              </w:rPr>
              <w:t>0.01</w:t>
            </w:r>
          </w:p>
        </w:tc>
      </w:tr>
      <w:tr w:rsidR="00054221" w14:paraId="6110C085" w14:textId="77777777">
        <w:trPr>
          <w:trHeight w:val="189"/>
        </w:trPr>
        <w:tc>
          <w:tcPr>
            <w:tcW w:w="5381" w:type="dxa"/>
          </w:tcPr>
          <w:p w14:paraId="078B2EA2" w14:textId="77777777" w:rsidR="00054221" w:rsidRDefault="00054221">
            <w:pPr>
              <w:pStyle w:val="TableParagraph"/>
              <w:spacing w:before="0" w:line="240" w:lineRule="auto"/>
              <w:jc w:val="left"/>
              <w:rPr>
                <w:rFonts w:ascii="Times New Roman"/>
                <w:sz w:val="12"/>
              </w:rPr>
            </w:pPr>
          </w:p>
        </w:tc>
        <w:tc>
          <w:tcPr>
            <w:tcW w:w="851" w:type="dxa"/>
          </w:tcPr>
          <w:p w14:paraId="0188A757" w14:textId="77777777" w:rsidR="00054221" w:rsidRDefault="00BD4E74">
            <w:pPr>
              <w:pStyle w:val="TableParagraph"/>
              <w:ind w:left="93" w:right="84"/>
              <w:rPr>
                <w:sz w:val="16"/>
              </w:rPr>
            </w:pPr>
            <w:r>
              <w:rPr>
                <w:sz w:val="16"/>
              </w:rPr>
              <w:t>(0.49)</w:t>
            </w:r>
          </w:p>
        </w:tc>
        <w:tc>
          <w:tcPr>
            <w:tcW w:w="832" w:type="dxa"/>
          </w:tcPr>
          <w:p w14:paraId="728867B4" w14:textId="77777777" w:rsidR="00054221" w:rsidRDefault="00BD4E74">
            <w:pPr>
              <w:pStyle w:val="TableParagraph"/>
              <w:ind w:left="203"/>
              <w:jc w:val="left"/>
              <w:rPr>
                <w:sz w:val="16"/>
              </w:rPr>
            </w:pPr>
            <w:r>
              <w:rPr>
                <w:sz w:val="16"/>
              </w:rPr>
              <w:t>(0.48)</w:t>
            </w:r>
          </w:p>
        </w:tc>
        <w:tc>
          <w:tcPr>
            <w:tcW w:w="673" w:type="dxa"/>
          </w:tcPr>
          <w:p w14:paraId="75FF5FF2" w14:textId="77777777" w:rsidR="00054221" w:rsidRDefault="00BD4E74">
            <w:pPr>
              <w:pStyle w:val="TableParagraph"/>
              <w:ind w:left="91" w:right="91"/>
              <w:rPr>
                <w:sz w:val="16"/>
              </w:rPr>
            </w:pPr>
            <w:r>
              <w:rPr>
                <w:sz w:val="16"/>
              </w:rPr>
              <w:t>(0.69)</w:t>
            </w:r>
          </w:p>
        </w:tc>
      </w:tr>
      <w:tr w:rsidR="00054221" w14:paraId="23FC2B62" w14:textId="77777777">
        <w:trPr>
          <w:trHeight w:val="189"/>
        </w:trPr>
        <w:tc>
          <w:tcPr>
            <w:tcW w:w="5381" w:type="dxa"/>
          </w:tcPr>
          <w:p w14:paraId="5AB6A706" w14:textId="58ADA7EC" w:rsidR="00054221" w:rsidRDefault="00BD4E74">
            <w:pPr>
              <w:pStyle w:val="TableParagraph"/>
              <w:ind w:left="119"/>
              <w:jc w:val="left"/>
              <w:rPr>
                <w:sz w:val="16"/>
                <w:szCs w:val="16"/>
              </w:rPr>
            </w:pPr>
            <w:r w:rsidRPr="76614F08">
              <w:rPr>
                <w:sz w:val="16"/>
                <w:szCs w:val="16"/>
              </w:rPr>
              <w:t>Stress</w:t>
            </w:r>
            <w:r w:rsidRPr="76614F08">
              <w:rPr>
                <w:spacing w:val="22"/>
                <w:sz w:val="16"/>
                <w:szCs w:val="16"/>
              </w:rPr>
              <w:t xml:space="preserve"> </w:t>
            </w:r>
            <w:r w:rsidRPr="76614F08">
              <w:rPr>
                <w:sz w:val="16"/>
                <w:szCs w:val="16"/>
              </w:rPr>
              <w:t>coping:</w:t>
            </w:r>
            <w:r w:rsidRPr="76614F08">
              <w:rPr>
                <w:spacing w:val="6"/>
                <w:sz w:val="16"/>
                <w:szCs w:val="16"/>
              </w:rPr>
              <w:t xml:space="preserve"> </w:t>
            </w:r>
            <w:r w:rsidRPr="76614F08">
              <w:rPr>
                <w:sz w:val="16"/>
                <w:szCs w:val="16"/>
              </w:rPr>
              <w:t>Borrowed</w:t>
            </w:r>
            <w:r w:rsidRPr="76614F08">
              <w:rPr>
                <w:spacing w:val="22"/>
                <w:sz w:val="16"/>
                <w:szCs w:val="16"/>
              </w:rPr>
              <w:t xml:space="preserve"> </w:t>
            </w:r>
            <w:r w:rsidRPr="76614F08">
              <w:rPr>
                <w:sz w:val="16"/>
                <w:szCs w:val="16"/>
              </w:rPr>
              <w:t>money</w:t>
            </w:r>
          </w:p>
        </w:tc>
        <w:tc>
          <w:tcPr>
            <w:tcW w:w="851" w:type="dxa"/>
          </w:tcPr>
          <w:p w14:paraId="2C3282EC" w14:textId="77777777" w:rsidR="00054221" w:rsidRDefault="00BD4E74">
            <w:pPr>
              <w:pStyle w:val="TableParagraph"/>
              <w:ind w:left="93" w:right="84"/>
              <w:rPr>
                <w:sz w:val="16"/>
              </w:rPr>
            </w:pPr>
            <w:r>
              <w:rPr>
                <w:sz w:val="16"/>
              </w:rPr>
              <w:t>0.62</w:t>
            </w:r>
          </w:p>
        </w:tc>
        <w:tc>
          <w:tcPr>
            <w:tcW w:w="832" w:type="dxa"/>
          </w:tcPr>
          <w:p w14:paraId="28D5673C" w14:textId="77777777" w:rsidR="00054221" w:rsidRDefault="00BD4E74">
            <w:pPr>
              <w:pStyle w:val="TableParagraph"/>
              <w:ind w:left="269"/>
              <w:jc w:val="left"/>
              <w:rPr>
                <w:sz w:val="16"/>
              </w:rPr>
            </w:pPr>
            <w:r>
              <w:rPr>
                <w:sz w:val="16"/>
              </w:rPr>
              <w:t>0.66</w:t>
            </w:r>
          </w:p>
        </w:tc>
        <w:tc>
          <w:tcPr>
            <w:tcW w:w="673" w:type="dxa"/>
          </w:tcPr>
          <w:p w14:paraId="1DE637EC" w14:textId="77777777" w:rsidR="00054221" w:rsidRDefault="00BD4E74">
            <w:pPr>
              <w:pStyle w:val="TableParagraph"/>
              <w:ind w:left="91" w:right="91"/>
              <w:rPr>
                <w:sz w:val="16"/>
              </w:rPr>
            </w:pPr>
            <w:r>
              <w:rPr>
                <w:sz w:val="16"/>
              </w:rPr>
              <w:t>0.04</w:t>
            </w:r>
          </w:p>
        </w:tc>
      </w:tr>
      <w:tr w:rsidR="00054221" w14:paraId="6F8BA413" w14:textId="77777777">
        <w:trPr>
          <w:trHeight w:val="189"/>
        </w:trPr>
        <w:tc>
          <w:tcPr>
            <w:tcW w:w="5381" w:type="dxa"/>
          </w:tcPr>
          <w:p w14:paraId="1C190F7E" w14:textId="77777777" w:rsidR="00054221" w:rsidRDefault="00054221">
            <w:pPr>
              <w:pStyle w:val="TableParagraph"/>
              <w:spacing w:before="0" w:line="240" w:lineRule="auto"/>
              <w:jc w:val="left"/>
              <w:rPr>
                <w:rFonts w:ascii="Times New Roman"/>
                <w:sz w:val="12"/>
              </w:rPr>
            </w:pPr>
          </w:p>
        </w:tc>
        <w:tc>
          <w:tcPr>
            <w:tcW w:w="851" w:type="dxa"/>
          </w:tcPr>
          <w:p w14:paraId="087413CB" w14:textId="77777777" w:rsidR="00054221" w:rsidRDefault="00BD4E74">
            <w:pPr>
              <w:pStyle w:val="TableParagraph"/>
              <w:ind w:left="93" w:right="84"/>
              <w:rPr>
                <w:sz w:val="16"/>
              </w:rPr>
            </w:pPr>
            <w:r>
              <w:rPr>
                <w:sz w:val="16"/>
              </w:rPr>
              <w:t>(0.49)</w:t>
            </w:r>
          </w:p>
        </w:tc>
        <w:tc>
          <w:tcPr>
            <w:tcW w:w="832" w:type="dxa"/>
          </w:tcPr>
          <w:p w14:paraId="6827FD01" w14:textId="77777777" w:rsidR="00054221" w:rsidRDefault="00BD4E74">
            <w:pPr>
              <w:pStyle w:val="TableParagraph"/>
              <w:ind w:left="203"/>
              <w:jc w:val="left"/>
              <w:rPr>
                <w:sz w:val="16"/>
              </w:rPr>
            </w:pPr>
            <w:r>
              <w:rPr>
                <w:sz w:val="16"/>
              </w:rPr>
              <w:t>(0.48)</w:t>
            </w:r>
          </w:p>
        </w:tc>
        <w:tc>
          <w:tcPr>
            <w:tcW w:w="673" w:type="dxa"/>
          </w:tcPr>
          <w:p w14:paraId="6121FA49" w14:textId="77777777" w:rsidR="00054221" w:rsidRDefault="00BD4E74">
            <w:pPr>
              <w:pStyle w:val="TableParagraph"/>
              <w:ind w:left="91" w:right="91"/>
              <w:rPr>
                <w:sz w:val="16"/>
              </w:rPr>
            </w:pPr>
            <w:r>
              <w:rPr>
                <w:sz w:val="16"/>
              </w:rPr>
              <w:t>(0.22)</w:t>
            </w:r>
          </w:p>
        </w:tc>
      </w:tr>
      <w:tr w:rsidR="00054221" w14:paraId="6F6881BD" w14:textId="77777777">
        <w:trPr>
          <w:trHeight w:val="189"/>
        </w:trPr>
        <w:tc>
          <w:tcPr>
            <w:tcW w:w="5381" w:type="dxa"/>
          </w:tcPr>
          <w:p w14:paraId="5B2259C6" w14:textId="159B833A" w:rsidR="00054221" w:rsidRDefault="00BD4E74">
            <w:pPr>
              <w:pStyle w:val="TableParagraph"/>
              <w:ind w:left="119"/>
              <w:jc w:val="left"/>
              <w:rPr>
                <w:sz w:val="16"/>
                <w:szCs w:val="16"/>
              </w:rPr>
            </w:pPr>
            <w:r w:rsidRPr="76614F08">
              <w:rPr>
                <w:sz w:val="16"/>
                <w:szCs w:val="16"/>
              </w:rPr>
              <w:t>Crisis</w:t>
            </w:r>
            <w:r w:rsidRPr="76614F08">
              <w:rPr>
                <w:spacing w:val="25"/>
                <w:sz w:val="16"/>
                <w:szCs w:val="16"/>
              </w:rPr>
              <w:t xml:space="preserve"> </w:t>
            </w:r>
            <w:r w:rsidRPr="76614F08">
              <w:rPr>
                <w:sz w:val="16"/>
                <w:szCs w:val="16"/>
              </w:rPr>
              <w:t>coping:</w:t>
            </w:r>
            <w:r w:rsidRPr="76614F08">
              <w:rPr>
                <w:spacing w:val="10"/>
                <w:sz w:val="16"/>
                <w:szCs w:val="16"/>
              </w:rPr>
              <w:t xml:space="preserve"> </w:t>
            </w:r>
            <w:r w:rsidRPr="76614F08">
              <w:rPr>
                <w:sz w:val="16"/>
                <w:szCs w:val="16"/>
              </w:rPr>
              <w:t>Sold</w:t>
            </w:r>
            <w:r w:rsidRPr="76614F08">
              <w:rPr>
                <w:spacing w:val="25"/>
                <w:sz w:val="16"/>
                <w:szCs w:val="16"/>
              </w:rPr>
              <w:t xml:space="preserve"> </w:t>
            </w:r>
            <w:r w:rsidRPr="76614F08">
              <w:rPr>
                <w:sz w:val="16"/>
                <w:szCs w:val="16"/>
              </w:rPr>
              <w:t>productive</w:t>
            </w:r>
            <w:r w:rsidRPr="76614F08">
              <w:rPr>
                <w:spacing w:val="25"/>
                <w:sz w:val="16"/>
                <w:szCs w:val="16"/>
              </w:rPr>
              <w:t xml:space="preserve"> </w:t>
            </w:r>
            <w:r w:rsidRPr="76614F08">
              <w:rPr>
                <w:sz w:val="16"/>
                <w:szCs w:val="16"/>
              </w:rPr>
              <w:t>assets</w:t>
            </w:r>
            <w:r w:rsidRPr="76614F08">
              <w:rPr>
                <w:spacing w:val="24"/>
                <w:sz w:val="16"/>
                <w:szCs w:val="16"/>
              </w:rPr>
              <w:t xml:space="preserve"> </w:t>
            </w:r>
            <w:r w:rsidRPr="76614F08">
              <w:rPr>
                <w:sz w:val="16"/>
                <w:szCs w:val="16"/>
              </w:rPr>
              <w:t>or</w:t>
            </w:r>
            <w:r w:rsidRPr="76614F08">
              <w:rPr>
                <w:spacing w:val="25"/>
                <w:sz w:val="16"/>
                <w:szCs w:val="16"/>
              </w:rPr>
              <w:t xml:space="preserve"> </w:t>
            </w:r>
            <w:r w:rsidRPr="76614F08">
              <w:rPr>
                <w:sz w:val="16"/>
                <w:szCs w:val="16"/>
              </w:rPr>
              <w:t>means</w:t>
            </w:r>
            <w:r w:rsidRPr="76614F08">
              <w:rPr>
                <w:spacing w:val="26"/>
                <w:sz w:val="16"/>
                <w:szCs w:val="16"/>
              </w:rPr>
              <w:t xml:space="preserve"> </w:t>
            </w:r>
            <w:r w:rsidRPr="76614F08">
              <w:rPr>
                <w:sz w:val="16"/>
                <w:szCs w:val="16"/>
              </w:rPr>
              <w:t>of</w:t>
            </w:r>
            <w:r w:rsidRPr="76614F08">
              <w:rPr>
                <w:spacing w:val="25"/>
                <w:sz w:val="16"/>
                <w:szCs w:val="16"/>
              </w:rPr>
              <w:t xml:space="preserve"> </w:t>
            </w:r>
            <w:r w:rsidRPr="76614F08">
              <w:rPr>
                <w:sz w:val="16"/>
                <w:szCs w:val="16"/>
              </w:rPr>
              <w:t>transport</w:t>
            </w:r>
          </w:p>
        </w:tc>
        <w:tc>
          <w:tcPr>
            <w:tcW w:w="851" w:type="dxa"/>
          </w:tcPr>
          <w:p w14:paraId="4FDAD7EC" w14:textId="77777777" w:rsidR="00054221" w:rsidRDefault="00BD4E74">
            <w:pPr>
              <w:pStyle w:val="TableParagraph"/>
              <w:ind w:left="93" w:right="83"/>
              <w:rPr>
                <w:sz w:val="16"/>
              </w:rPr>
            </w:pPr>
            <w:r>
              <w:rPr>
                <w:sz w:val="16"/>
              </w:rPr>
              <w:t>0.06</w:t>
            </w:r>
          </w:p>
        </w:tc>
        <w:tc>
          <w:tcPr>
            <w:tcW w:w="832" w:type="dxa"/>
          </w:tcPr>
          <w:p w14:paraId="199A4E28" w14:textId="77777777" w:rsidR="00054221" w:rsidRDefault="00BD4E74">
            <w:pPr>
              <w:pStyle w:val="TableParagraph"/>
              <w:ind w:left="270"/>
              <w:jc w:val="left"/>
              <w:rPr>
                <w:sz w:val="16"/>
              </w:rPr>
            </w:pPr>
            <w:r>
              <w:rPr>
                <w:sz w:val="16"/>
              </w:rPr>
              <w:t>0.05</w:t>
            </w:r>
          </w:p>
        </w:tc>
        <w:tc>
          <w:tcPr>
            <w:tcW w:w="673" w:type="dxa"/>
          </w:tcPr>
          <w:p w14:paraId="4FB50AB4" w14:textId="77777777" w:rsidR="00054221" w:rsidRDefault="00BD4E74">
            <w:pPr>
              <w:pStyle w:val="TableParagraph"/>
              <w:ind w:left="90" w:right="91"/>
              <w:rPr>
                <w:sz w:val="16"/>
              </w:rPr>
            </w:pPr>
            <w:r>
              <w:rPr>
                <w:sz w:val="16"/>
              </w:rPr>
              <w:t>-0.01</w:t>
            </w:r>
          </w:p>
        </w:tc>
      </w:tr>
      <w:tr w:rsidR="00054221" w14:paraId="1E43C635" w14:textId="77777777">
        <w:trPr>
          <w:trHeight w:val="189"/>
        </w:trPr>
        <w:tc>
          <w:tcPr>
            <w:tcW w:w="5381" w:type="dxa"/>
          </w:tcPr>
          <w:p w14:paraId="17463483" w14:textId="77777777" w:rsidR="00054221" w:rsidRDefault="00054221">
            <w:pPr>
              <w:pStyle w:val="TableParagraph"/>
              <w:spacing w:before="0" w:line="240" w:lineRule="auto"/>
              <w:jc w:val="left"/>
              <w:rPr>
                <w:rFonts w:ascii="Times New Roman"/>
                <w:sz w:val="12"/>
              </w:rPr>
            </w:pPr>
          </w:p>
        </w:tc>
        <w:tc>
          <w:tcPr>
            <w:tcW w:w="851" w:type="dxa"/>
          </w:tcPr>
          <w:p w14:paraId="7B593B03" w14:textId="77777777" w:rsidR="00054221" w:rsidRDefault="00BD4E74">
            <w:pPr>
              <w:pStyle w:val="TableParagraph"/>
              <w:ind w:left="93" w:right="84"/>
              <w:rPr>
                <w:sz w:val="16"/>
              </w:rPr>
            </w:pPr>
            <w:r>
              <w:rPr>
                <w:sz w:val="16"/>
              </w:rPr>
              <w:t>(0.23)</w:t>
            </w:r>
          </w:p>
        </w:tc>
        <w:tc>
          <w:tcPr>
            <w:tcW w:w="832" w:type="dxa"/>
          </w:tcPr>
          <w:p w14:paraId="2939CF7D" w14:textId="77777777" w:rsidR="00054221" w:rsidRDefault="00BD4E74">
            <w:pPr>
              <w:pStyle w:val="TableParagraph"/>
              <w:ind w:left="203"/>
              <w:jc w:val="left"/>
              <w:rPr>
                <w:sz w:val="16"/>
              </w:rPr>
            </w:pPr>
            <w:r>
              <w:rPr>
                <w:sz w:val="16"/>
              </w:rPr>
              <w:t>(0.22)</w:t>
            </w:r>
          </w:p>
        </w:tc>
        <w:tc>
          <w:tcPr>
            <w:tcW w:w="673" w:type="dxa"/>
          </w:tcPr>
          <w:p w14:paraId="29D9A961" w14:textId="77777777" w:rsidR="00054221" w:rsidRDefault="00BD4E74">
            <w:pPr>
              <w:pStyle w:val="TableParagraph"/>
              <w:ind w:left="91" w:right="91"/>
              <w:rPr>
                <w:sz w:val="16"/>
              </w:rPr>
            </w:pPr>
            <w:r>
              <w:rPr>
                <w:sz w:val="16"/>
              </w:rPr>
              <w:t>(0.59)</w:t>
            </w:r>
          </w:p>
        </w:tc>
      </w:tr>
      <w:tr w:rsidR="00054221" w14:paraId="28A656DC" w14:textId="77777777">
        <w:trPr>
          <w:trHeight w:val="189"/>
        </w:trPr>
        <w:tc>
          <w:tcPr>
            <w:tcW w:w="5381" w:type="dxa"/>
          </w:tcPr>
          <w:p w14:paraId="29179C2C" w14:textId="23F46B7F" w:rsidR="00054221" w:rsidRDefault="00BD4E74">
            <w:pPr>
              <w:pStyle w:val="TableParagraph"/>
              <w:ind w:left="119"/>
              <w:jc w:val="left"/>
              <w:rPr>
                <w:sz w:val="16"/>
                <w:szCs w:val="16"/>
              </w:rPr>
            </w:pPr>
            <w:r w:rsidRPr="76614F08">
              <w:rPr>
                <w:sz w:val="16"/>
                <w:szCs w:val="16"/>
              </w:rPr>
              <w:t>Crisis</w:t>
            </w:r>
            <w:r w:rsidRPr="76614F08">
              <w:rPr>
                <w:spacing w:val="25"/>
                <w:sz w:val="16"/>
                <w:szCs w:val="16"/>
              </w:rPr>
              <w:t xml:space="preserve"> </w:t>
            </w:r>
            <w:r w:rsidRPr="76614F08">
              <w:rPr>
                <w:sz w:val="16"/>
                <w:szCs w:val="16"/>
              </w:rPr>
              <w:t>coping:</w:t>
            </w:r>
            <w:r w:rsidRPr="76614F08">
              <w:rPr>
                <w:spacing w:val="9"/>
                <w:sz w:val="16"/>
                <w:szCs w:val="16"/>
              </w:rPr>
              <w:t xml:space="preserve"> </w:t>
            </w:r>
            <w:r w:rsidRPr="76614F08">
              <w:rPr>
                <w:sz w:val="16"/>
                <w:szCs w:val="16"/>
              </w:rPr>
              <w:t>Reduced</w:t>
            </w:r>
            <w:r w:rsidRPr="76614F08">
              <w:rPr>
                <w:spacing w:val="24"/>
                <w:sz w:val="16"/>
                <w:szCs w:val="16"/>
              </w:rPr>
              <w:t xml:space="preserve"> </w:t>
            </w:r>
            <w:r w:rsidRPr="76614F08">
              <w:rPr>
                <w:sz w:val="16"/>
                <w:szCs w:val="16"/>
              </w:rPr>
              <w:t>expenses</w:t>
            </w:r>
            <w:r w:rsidRPr="76614F08">
              <w:rPr>
                <w:spacing w:val="25"/>
                <w:sz w:val="16"/>
                <w:szCs w:val="16"/>
              </w:rPr>
              <w:t xml:space="preserve"> </w:t>
            </w:r>
            <w:r w:rsidRPr="76614F08">
              <w:rPr>
                <w:sz w:val="16"/>
                <w:szCs w:val="16"/>
              </w:rPr>
              <w:t>on</w:t>
            </w:r>
            <w:r w:rsidRPr="76614F08">
              <w:rPr>
                <w:spacing w:val="25"/>
                <w:sz w:val="16"/>
                <w:szCs w:val="16"/>
              </w:rPr>
              <w:t xml:space="preserve"> </w:t>
            </w:r>
            <w:r w:rsidRPr="76614F08">
              <w:rPr>
                <w:sz w:val="16"/>
                <w:szCs w:val="16"/>
              </w:rPr>
              <w:t>health</w:t>
            </w:r>
            <w:r w:rsidRPr="76614F08">
              <w:rPr>
                <w:spacing w:val="24"/>
                <w:sz w:val="16"/>
                <w:szCs w:val="16"/>
              </w:rPr>
              <w:t xml:space="preserve"> </w:t>
            </w:r>
            <w:r w:rsidRPr="76614F08">
              <w:rPr>
                <w:sz w:val="16"/>
                <w:szCs w:val="16"/>
              </w:rPr>
              <w:t>and</w:t>
            </w:r>
            <w:r w:rsidRPr="76614F08">
              <w:rPr>
                <w:spacing w:val="25"/>
                <w:sz w:val="16"/>
                <w:szCs w:val="16"/>
              </w:rPr>
              <w:t xml:space="preserve"> </w:t>
            </w:r>
            <w:r w:rsidRPr="76614F08">
              <w:rPr>
                <w:sz w:val="16"/>
                <w:szCs w:val="16"/>
              </w:rPr>
              <w:t>education</w:t>
            </w:r>
          </w:p>
        </w:tc>
        <w:tc>
          <w:tcPr>
            <w:tcW w:w="851" w:type="dxa"/>
          </w:tcPr>
          <w:p w14:paraId="09CF1150" w14:textId="77777777" w:rsidR="00054221" w:rsidRDefault="00BD4E74">
            <w:pPr>
              <w:pStyle w:val="TableParagraph"/>
              <w:ind w:left="93" w:right="85"/>
              <w:rPr>
                <w:sz w:val="16"/>
              </w:rPr>
            </w:pPr>
            <w:r>
              <w:rPr>
                <w:sz w:val="16"/>
              </w:rPr>
              <w:t>0.55</w:t>
            </w:r>
          </w:p>
        </w:tc>
        <w:tc>
          <w:tcPr>
            <w:tcW w:w="832" w:type="dxa"/>
          </w:tcPr>
          <w:p w14:paraId="67D7EEEB" w14:textId="77777777" w:rsidR="00054221" w:rsidRDefault="00BD4E74">
            <w:pPr>
              <w:pStyle w:val="TableParagraph"/>
              <w:ind w:left="269"/>
              <w:jc w:val="left"/>
              <w:rPr>
                <w:sz w:val="16"/>
              </w:rPr>
            </w:pPr>
            <w:r>
              <w:rPr>
                <w:sz w:val="16"/>
              </w:rPr>
              <w:t>0.58</w:t>
            </w:r>
          </w:p>
        </w:tc>
        <w:tc>
          <w:tcPr>
            <w:tcW w:w="673" w:type="dxa"/>
          </w:tcPr>
          <w:p w14:paraId="61F5AACD" w14:textId="77777777" w:rsidR="00054221" w:rsidRDefault="00BD4E74">
            <w:pPr>
              <w:pStyle w:val="TableParagraph"/>
              <w:ind w:left="90" w:right="91"/>
              <w:rPr>
                <w:sz w:val="16"/>
              </w:rPr>
            </w:pPr>
            <w:r>
              <w:rPr>
                <w:sz w:val="16"/>
              </w:rPr>
              <w:t>0.04</w:t>
            </w:r>
          </w:p>
        </w:tc>
      </w:tr>
      <w:tr w:rsidR="00054221" w14:paraId="6137A5E2" w14:textId="77777777">
        <w:trPr>
          <w:trHeight w:val="189"/>
        </w:trPr>
        <w:tc>
          <w:tcPr>
            <w:tcW w:w="5381" w:type="dxa"/>
          </w:tcPr>
          <w:p w14:paraId="105F0E57" w14:textId="77777777" w:rsidR="00054221" w:rsidRDefault="00054221">
            <w:pPr>
              <w:pStyle w:val="TableParagraph"/>
              <w:spacing w:before="0" w:line="240" w:lineRule="auto"/>
              <w:jc w:val="left"/>
              <w:rPr>
                <w:rFonts w:ascii="Times New Roman"/>
                <w:sz w:val="12"/>
              </w:rPr>
            </w:pPr>
          </w:p>
        </w:tc>
        <w:tc>
          <w:tcPr>
            <w:tcW w:w="851" w:type="dxa"/>
          </w:tcPr>
          <w:p w14:paraId="29B5DFF8" w14:textId="77777777" w:rsidR="00054221" w:rsidRDefault="00BD4E74">
            <w:pPr>
              <w:pStyle w:val="TableParagraph"/>
              <w:ind w:left="93" w:right="84"/>
              <w:rPr>
                <w:sz w:val="16"/>
              </w:rPr>
            </w:pPr>
            <w:r>
              <w:rPr>
                <w:sz w:val="16"/>
              </w:rPr>
              <w:t>(0.50)</w:t>
            </w:r>
          </w:p>
        </w:tc>
        <w:tc>
          <w:tcPr>
            <w:tcW w:w="832" w:type="dxa"/>
          </w:tcPr>
          <w:p w14:paraId="415E080F" w14:textId="77777777" w:rsidR="00054221" w:rsidRDefault="00BD4E74">
            <w:pPr>
              <w:pStyle w:val="TableParagraph"/>
              <w:ind w:left="203"/>
              <w:jc w:val="left"/>
              <w:rPr>
                <w:sz w:val="16"/>
              </w:rPr>
            </w:pPr>
            <w:r>
              <w:rPr>
                <w:sz w:val="16"/>
              </w:rPr>
              <w:t>(0.49)</w:t>
            </w:r>
          </w:p>
        </w:tc>
        <w:tc>
          <w:tcPr>
            <w:tcW w:w="673" w:type="dxa"/>
          </w:tcPr>
          <w:p w14:paraId="4F67EE8E" w14:textId="77777777" w:rsidR="00054221" w:rsidRDefault="00BD4E74">
            <w:pPr>
              <w:pStyle w:val="TableParagraph"/>
              <w:ind w:left="91" w:right="91"/>
              <w:rPr>
                <w:sz w:val="16"/>
              </w:rPr>
            </w:pPr>
            <w:r>
              <w:rPr>
                <w:sz w:val="16"/>
              </w:rPr>
              <w:t>(0.32)</w:t>
            </w:r>
          </w:p>
        </w:tc>
      </w:tr>
      <w:tr w:rsidR="00054221" w14:paraId="5F3881BA" w14:textId="77777777">
        <w:trPr>
          <w:trHeight w:val="189"/>
        </w:trPr>
        <w:tc>
          <w:tcPr>
            <w:tcW w:w="5381" w:type="dxa"/>
          </w:tcPr>
          <w:p w14:paraId="2EE3C950" w14:textId="322B5E7B" w:rsidR="00054221" w:rsidRDefault="00BD4E74">
            <w:pPr>
              <w:pStyle w:val="TableParagraph"/>
              <w:ind w:left="119"/>
              <w:jc w:val="left"/>
              <w:rPr>
                <w:sz w:val="16"/>
                <w:szCs w:val="16"/>
              </w:rPr>
            </w:pPr>
            <w:r w:rsidRPr="76614F08">
              <w:rPr>
                <w:sz w:val="16"/>
                <w:szCs w:val="16"/>
              </w:rPr>
              <w:t>Crisis</w:t>
            </w:r>
            <w:r w:rsidRPr="76614F08">
              <w:rPr>
                <w:spacing w:val="23"/>
                <w:sz w:val="16"/>
                <w:szCs w:val="16"/>
              </w:rPr>
              <w:t xml:space="preserve"> </w:t>
            </w:r>
            <w:r w:rsidRPr="76614F08">
              <w:rPr>
                <w:sz w:val="16"/>
                <w:szCs w:val="16"/>
              </w:rPr>
              <w:t>coping:</w:t>
            </w:r>
            <w:r w:rsidRPr="76614F08">
              <w:rPr>
                <w:spacing w:val="8"/>
                <w:sz w:val="16"/>
                <w:szCs w:val="16"/>
              </w:rPr>
              <w:t xml:space="preserve"> </w:t>
            </w:r>
            <w:r w:rsidRPr="76614F08">
              <w:rPr>
                <w:sz w:val="16"/>
                <w:szCs w:val="16"/>
              </w:rPr>
              <w:t>Withdrew</w:t>
            </w:r>
            <w:r w:rsidRPr="76614F08">
              <w:rPr>
                <w:spacing w:val="24"/>
                <w:sz w:val="16"/>
                <w:szCs w:val="16"/>
              </w:rPr>
              <w:t xml:space="preserve"> </w:t>
            </w:r>
            <w:r w:rsidRPr="76614F08">
              <w:rPr>
                <w:sz w:val="16"/>
                <w:szCs w:val="16"/>
              </w:rPr>
              <w:t>children</w:t>
            </w:r>
            <w:r w:rsidRPr="76614F08">
              <w:rPr>
                <w:spacing w:val="23"/>
                <w:sz w:val="16"/>
                <w:szCs w:val="16"/>
              </w:rPr>
              <w:t xml:space="preserve"> </w:t>
            </w:r>
            <w:r w:rsidRPr="76614F08">
              <w:rPr>
                <w:sz w:val="16"/>
                <w:szCs w:val="16"/>
              </w:rPr>
              <w:t>from</w:t>
            </w:r>
            <w:r w:rsidRPr="76614F08">
              <w:rPr>
                <w:spacing w:val="23"/>
                <w:sz w:val="16"/>
                <w:szCs w:val="16"/>
              </w:rPr>
              <w:t xml:space="preserve"> </w:t>
            </w:r>
            <w:r w:rsidRPr="76614F08">
              <w:rPr>
                <w:sz w:val="16"/>
                <w:szCs w:val="16"/>
              </w:rPr>
              <w:t>school</w:t>
            </w:r>
          </w:p>
        </w:tc>
        <w:tc>
          <w:tcPr>
            <w:tcW w:w="851" w:type="dxa"/>
          </w:tcPr>
          <w:p w14:paraId="73AEBF5A" w14:textId="77777777" w:rsidR="00054221" w:rsidRDefault="00BD4E74">
            <w:pPr>
              <w:pStyle w:val="TableParagraph"/>
              <w:ind w:left="93" w:right="85"/>
              <w:rPr>
                <w:sz w:val="16"/>
              </w:rPr>
            </w:pPr>
            <w:r>
              <w:rPr>
                <w:sz w:val="16"/>
              </w:rPr>
              <w:t>0.09</w:t>
            </w:r>
          </w:p>
        </w:tc>
        <w:tc>
          <w:tcPr>
            <w:tcW w:w="832" w:type="dxa"/>
          </w:tcPr>
          <w:p w14:paraId="11EFCFDE" w14:textId="77777777" w:rsidR="00054221" w:rsidRDefault="00BD4E74">
            <w:pPr>
              <w:pStyle w:val="TableParagraph"/>
              <w:ind w:left="269"/>
              <w:jc w:val="left"/>
              <w:rPr>
                <w:sz w:val="16"/>
              </w:rPr>
            </w:pPr>
            <w:r>
              <w:rPr>
                <w:sz w:val="16"/>
              </w:rPr>
              <w:t>0.07</w:t>
            </w:r>
          </w:p>
        </w:tc>
        <w:tc>
          <w:tcPr>
            <w:tcW w:w="673" w:type="dxa"/>
          </w:tcPr>
          <w:p w14:paraId="380627FA" w14:textId="77777777" w:rsidR="00054221" w:rsidRDefault="00BD4E74">
            <w:pPr>
              <w:pStyle w:val="TableParagraph"/>
              <w:ind w:left="90" w:right="91"/>
              <w:rPr>
                <w:sz w:val="16"/>
              </w:rPr>
            </w:pPr>
            <w:r>
              <w:rPr>
                <w:sz w:val="16"/>
              </w:rPr>
              <w:t>-0.02</w:t>
            </w:r>
          </w:p>
        </w:tc>
      </w:tr>
      <w:tr w:rsidR="00054221" w14:paraId="5DAFB7E2" w14:textId="77777777">
        <w:trPr>
          <w:trHeight w:val="189"/>
        </w:trPr>
        <w:tc>
          <w:tcPr>
            <w:tcW w:w="5381" w:type="dxa"/>
          </w:tcPr>
          <w:p w14:paraId="15D5A998" w14:textId="77777777" w:rsidR="00054221" w:rsidRDefault="00054221">
            <w:pPr>
              <w:pStyle w:val="TableParagraph"/>
              <w:spacing w:before="0" w:line="240" w:lineRule="auto"/>
              <w:jc w:val="left"/>
              <w:rPr>
                <w:rFonts w:ascii="Times New Roman"/>
                <w:sz w:val="12"/>
              </w:rPr>
            </w:pPr>
          </w:p>
        </w:tc>
        <w:tc>
          <w:tcPr>
            <w:tcW w:w="851" w:type="dxa"/>
          </w:tcPr>
          <w:p w14:paraId="40D7EAB6" w14:textId="77777777" w:rsidR="00054221" w:rsidRDefault="00BD4E74">
            <w:pPr>
              <w:pStyle w:val="TableParagraph"/>
              <w:ind w:left="93" w:right="84"/>
              <w:rPr>
                <w:sz w:val="16"/>
              </w:rPr>
            </w:pPr>
            <w:r>
              <w:rPr>
                <w:sz w:val="16"/>
              </w:rPr>
              <w:t>(0.29)</w:t>
            </w:r>
          </w:p>
        </w:tc>
        <w:tc>
          <w:tcPr>
            <w:tcW w:w="832" w:type="dxa"/>
          </w:tcPr>
          <w:p w14:paraId="36540E53" w14:textId="77777777" w:rsidR="00054221" w:rsidRDefault="00BD4E74">
            <w:pPr>
              <w:pStyle w:val="TableParagraph"/>
              <w:ind w:left="203"/>
              <w:jc w:val="left"/>
              <w:rPr>
                <w:sz w:val="16"/>
              </w:rPr>
            </w:pPr>
            <w:r>
              <w:rPr>
                <w:sz w:val="16"/>
              </w:rPr>
              <w:t>(0.25)</w:t>
            </w:r>
          </w:p>
        </w:tc>
        <w:tc>
          <w:tcPr>
            <w:tcW w:w="673" w:type="dxa"/>
          </w:tcPr>
          <w:p w14:paraId="51B6678F" w14:textId="77777777" w:rsidR="00054221" w:rsidRDefault="00BD4E74">
            <w:pPr>
              <w:pStyle w:val="TableParagraph"/>
              <w:ind w:left="91" w:right="91"/>
              <w:rPr>
                <w:sz w:val="16"/>
              </w:rPr>
            </w:pPr>
            <w:r>
              <w:rPr>
                <w:sz w:val="16"/>
              </w:rPr>
              <w:t>(0.20)</w:t>
            </w:r>
          </w:p>
        </w:tc>
      </w:tr>
      <w:tr w:rsidR="00054221" w14:paraId="2AC697A7" w14:textId="77777777">
        <w:trPr>
          <w:trHeight w:val="189"/>
        </w:trPr>
        <w:tc>
          <w:tcPr>
            <w:tcW w:w="5381" w:type="dxa"/>
          </w:tcPr>
          <w:p w14:paraId="392E3843" w14:textId="20510E04" w:rsidR="00054221" w:rsidRDefault="00BD4E74">
            <w:pPr>
              <w:pStyle w:val="TableParagraph"/>
              <w:ind w:left="119"/>
              <w:jc w:val="left"/>
              <w:rPr>
                <w:sz w:val="16"/>
                <w:szCs w:val="16"/>
              </w:rPr>
            </w:pPr>
            <w:r w:rsidRPr="76614F08">
              <w:rPr>
                <w:sz w:val="16"/>
                <w:szCs w:val="16"/>
              </w:rPr>
              <w:t>Emergency</w:t>
            </w:r>
            <w:r w:rsidRPr="76614F08">
              <w:rPr>
                <w:spacing w:val="20"/>
                <w:sz w:val="16"/>
                <w:szCs w:val="16"/>
              </w:rPr>
              <w:t xml:space="preserve"> </w:t>
            </w:r>
            <w:r w:rsidRPr="76614F08">
              <w:rPr>
                <w:sz w:val="16"/>
                <w:szCs w:val="16"/>
              </w:rPr>
              <w:t>coping:</w:t>
            </w:r>
            <w:r w:rsidRPr="76614F08">
              <w:rPr>
                <w:spacing w:val="3"/>
                <w:sz w:val="16"/>
                <w:szCs w:val="16"/>
              </w:rPr>
              <w:t xml:space="preserve"> </w:t>
            </w:r>
            <w:r w:rsidRPr="76614F08">
              <w:rPr>
                <w:sz w:val="16"/>
                <w:szCs w:val="16"/>
              </w:rPr>
              <w:t>Send</w:t>
            </w:r>
            <w:r w:rsidRPr="76614F08">
              <w:rPr>
                <w:spacing w:val="19"/>
                <w:sz w:val="16"/>
                <w:szCs w:val="16"/>
              </w:rPr>
              <w:t xml:space="preserve"> </w:t>
            </w:r>
            <w:r w:rsidRPr="76614F08">
              <w:rPr>
                <w:sz w:val="16"/>
                <w:szCs w:val="16"/>
              </w:rPr>
              <w:t>children</w:t>
            </w:r>
            <w:r w:rsidRPr="76614F08">
              <w:rPr>
                <w:spacing w:val="20"/>
                <w:sz w:val="16"/>
                <w:szCs w:val="16"/>
              </w:rPr>
              <w:t xml:space="preserve"> </w:t>
            </w:r>
            <w:r w:rsidRPr="76614F08">
              <w:rPr>
                <w:sz w:val="16"/>
                <w:szCs w:val="16"/>
              </w:rPr>
              <w:t>to</w:t>
            </w:r>
            <w:r w:rsidRPr="76614F08">
              <w:rPr>
                <w:spacing w:val="19"/>
                <w:sz w:val="16"/>
                <w:szCs w:val="16"/>
              </w:rPr>
              <w:t xml:space="preserve"> </w:t>
            </w:r>
            <w:r w:rsidRPr="76614F08">
              <w:rPr>
                <w:sz w:val="16"/>
                <w:szCs w:val="16"/>
              </w:rPr>
              <w:t>work</w:t>
            </w:r>
            <w:r w:rsidRPr="76614F08">
              <w:rPr>
                <w:spacing w:val="20"/>
                <w:sz w:val="16"/>
                <w:szCs w:val="16"/>
              </w:rPr>
              <w:t xml:space="preserve"> </w:t>
            </w:r>
            <w:r w:rsidRPr="76614F08">
              <w:rPr>
                <w:sz w:val="16"/>
                <w:szCs w:val="16"/>
              </w:rPr>
              <w:t>for</w:t>
            </w:r>
            <w:r w:rsidRPr="76614F08">
              <w:rPr>
                <w:spacing w:val="20"/>
                <w:sz w:val="16"/>
                <w:szCs w:val="16"/>
              </w:rPr>
              <w:t xml:space="preserve"> </w:t>
            </w:r>
            <w:r w:rsidRPr="76614F08">
              <w:rPr>
                <w:sz w:val="16"/>
                <w:szCs w:val="16"/>
              </w:rPr>
              <w:t>household</w:t>
            </w:r>
            <w:r w:rsidRPr="76614F08">
              <w:rPr>
                <w:spacing w:val="20"/>
                <w:sz w:val="16"/>
                <w:szCs w:val="16"/>
              </w:rPr>
              <w:t xml:space="preserve"> </w:t>
            </w:r>
            <w:r w:rsidRPr="76614F08">
              <w:rPr>
                <w:sz w:val="16"/>
                <w:szCs w:val="16"/>
              </w:rPr>
              <w:t>income</w:t>
            </w:r>
          </w:p>
        </w:tc>
        <w:tc>
          <w:tcPr>
            <w:tcW w:w="851" w:type="dxa"/>
          </w:tcPr>
          <w:p w14:paraId="3D31300A" w14:textId="77777777" w:rsidR="00054221" w:rsidRDefault="00BD4E74">
            <w:pPr>
              <w:pStyle w:val="TableParagraph"/>
              <w:ind w:left="93" w:right="86"/>
              <w:rPr>
                <w:sz w:val="16"/>
              </w:rPr>
            </w:pPr>
            <w:r>
              <w:rPr>
                <w:sz w:val="16"/>
              </w:rPr>
              <w:t>0.07</w:t>
            </w:r>
          </w:p>
        </w:tc>
        <w:tc>
          <w:tcPr>
            <w:tcW w:w="832" w:type="dxa"/>
          </w:tcPr>
          <w:p w14:paraId="230CD756" w14:textId="77777777" w:rsidR="00054221" w:rsidRDefault="00BD4E74">
            <w:pPr>
              <w:pStyle w:val="TableParagraph"/>
              <w:ind w:left="268"/>
              <w:jc w:val="left"/>
              <w:rPr>
                <w:sz w:val="16"/>
              </w:rPr>
            </w:pPr>
            <w:r>
              <w:rPr>
                <w:sz w:val="16"/>
              </w:rPr>
              <w:t>0.08</w:t>
            </w:r>
          </w:p>
        </w:tc>
        <w:tc>
          <w:tcPr>
            <w:tcW w:w="673" w:type="dxa"/>
          </w:tcPr>
          <w:p w14:paraId="3EADC0B4" w14:textId="77777777" w:rsidR="00054221" w:rsidRDefault="00BD4E74">
            <w:pPr>
              <w:pStyle w:val="TableParagraph"/>
              <w:ind w:left="89" w:right="91"/>
              <w:rPr>
                <w:sz w:val="16"/>
              </w:rPr>
            </w:pPr>
            <w:r>
              <w:rPr>
                <w:sz w:val="16"/>
              </w:rPr>
              <w:t>0.01</w:t>
            </w:r>
          </w:p>
        </w:tc>
      </w:tr>
      <w:tr w:rsidR="00054221" w14:paraId="07FFE1FB" w14:textId="77777777">
        <w:trPr>
          <w:trHeight w:val="189"/>
        </w:trPr>
        <w:tc>
          <w:tcPr>
            <w:tcW w:w="5381" w:type="dxa"/>
          </w:tcPr>
          <w:p w14:paraId="1FB4A87A" w14:textId="77777777" w:rsidR="00054221" w:rsidRDefault="00054221">
            <w:pPr>
              <w:pStyle w:val="TableParagraph"/>
              <w:spacing w:before="0" w:line="240" w:lineRule="auto"/>
              <w:jc w:val="left"/>
              <w:rPr>
                <w:rFonts w:ascii="Times New Roman"/>
                <w:sz w:val="12"/>
              </w:rPr>
            </w:pPr>
          </w:p>
        </w:tc>
        <w:tc>
          <w:tcPr>
            <w:tcW w:w="851" w:type="dxa"/>
          </w:tcPr>
          <w:p w14:paraId="70B01CBF" w14:textId="77777777" w:rsidR="00054221" w:rsidRDefault="00BD4E74">
            <w:pPr>
              <w:pStyle w:val="TableParagraph"/>
              <w:ind w:left="93" w:right="84"/>
              <w:rPr>
                <w:sz w:val="16"/>
              </w:rPr>
            </w:pPr>
            <w:r>
              <w:rPr>
                <w:sz w:val="16"/>
              </w:rPr>
              <w:t>(0.26)</w:t>
            </w:r>
          </w:p>
        </w:tc>
        <w:tc>
          <w:tcPr>
            <w:tcW w:w="832" w:type="dxa"/>
          </w:tcPr>
          <w:p w14:paraId="2F4BAFB8" w14:textId="77777777" w:rsidR="00054221" w:rsidRDefault="00BD4E74">
            <w:pPr>
              <w:pStyle w:val="TableParagraph"/>
              <w:ind w:left="203"/>
              <w:jc w:val="left"/>
              <w:rPr>
                <w:sz w:val="16"/>
              </w:rPr>
            </w:pPr>
            <w:r>
              <w:rPr>
                <w:sz w:val="16"/>
              </w:rPr>
              <w:t>(0.27)</w:t>
            </w:r>
          </w:p>
        </w:tc>
        <w:tc>
          <w:tcPr>
            <w:tcW w:w="673" w:type="dxa"/>
          </w:tcPr>
          <w:p w14:paraId="05A0E1B7" w14:textId="77777777" w:rsidR="00054221" w:rsidRDefault="00BD4E74">
            <w:pPr>
              <w:pStyle w:val="TableParagraph"/>
              <w:ind w:left="91" w:right="91"/>
              <w:rPr>
                <w:sz w:val="16"/>
              </w:rPr>
            </w:pPr>
            <w:r>
              <w:rPr>
                <w:sz w:val="16"/>
              </w:rPr>
              <w:t>(0.73)</w:t>
            </w:r>
          </w:p>
        </w:tc>
      </w:tr>
      <w:tr w:rsidR="00054221" w14:paraId="01C8F28F" w14:textId="77777777">
        <w:trPr>
          <w:trHeight w:val="189"/>
        </w:trPr>
        <w:tc>
          <w:tcPr>
            <w:tcW w:w="5381" w:type="dxa"/>
          </w:tcPr>
          <w:p w14:paraId="7E8D0C02" w14:textId="12A5C65C" w:rsidR="00054221" w:rsidRDefault="00BD4E74">
            <w:pPr>
              <w:pStyle w:val="TableParagraph"/>
              <w:ind w:left="119"/>
              <w:jc w:val="left"/>
              <w:rPr>
                <w:sz w:val="16"/>
                <w:szCs w:val="16"/>
              </w:rPr>
            </w:pPr>
            <w:r w:rsidRPr="76614F08">
              <w:rPr>
                <w:sz w:val="16"/>
                <w:szCs w:val="16"/>
              </w:rPr>
              <w:t>Emergency</w:t>
            </w:r>
            <w:r w:rsidRPr="76614F08">
              <w:rPr>
                <w:spacing w:val="26"/>
                <w:sz w:val="16"/>
                <w:szCs w:val="16"/>
              </w:rPr>
              <w:t xml:space="preserve"> </w:t>
            </w:r>
            <w:r w:rsidRPr="76614F08">
              <w:rPr>
                <w:sz w:val="16"/>
                <w:szCs w:val="16"/>
              </w:rPr>
              <w:t>coping:</w:t>
            </w:r>
            <w:r w:rsidRPr="76614F08">
              <w:rPr>
                <w:spacing w:val="12"/>
                <w:sz w:val="16"/>
                <w:szCs w:val="16"/>
              </w:rPr>
              <w:t xml:space="preserve"> </w:t>
            </w:r>
            <w:r w:rsidRPr="76614F08">
              <w:rPr>
                <w:sz w:val="16"/>
                <w:szCs w:val="16"/>
              </w:rPr>
              <w:t>Begged</w:t>
            </w:r>
            <w:r w:rsidRPr="76614F08">
              <w:rPr>
                <w:spacing w:val="26"/>
                <w:sz w:val="16"/>
                <w:szCs w:val="16"/>
              </w:rPr>
              <w:t xml:space="preserve"> </w:t>
            </w:r>
            <w:r w:rsidRPr="76614F08">
              <w:rPr>
                <w:sz w:val="16"/>
                <w:szCs w:val="16"/>
              </w:rPr>
              <w:t>and/or</w:t>
            </w:r>
            <w:r w:rsidRPr="76614F08">
              <w:rPr>
                <w:spacing w:val="26"/>
                <w:sz w:val="16"/>
                <w:szCs w:val="16"/>
              </w:rPr>
              <w:t xml:space="preserve"> </w:t>
            </w:r>
            <w:r w:rsidRPr="76614F08">
              <w:rPr>
                <w:sz w:val="16"/>
                <w:szCs w:val="16"/>
              </w:rPr>
              <w:t>scavenged</w:t>
            </w:r>
          </w:p>
        </w:tc>
        <w:tc>
          <w:tcPr>
            <w:tcW w:w="851" w:type="dxa"/>
          </w:tcPr>
          <w:p w14:paraId="0412A0EA" w14:textId="77777777" w:rsidR="00054221" w:rsidRDefault="00BD4E74">
            <w:pPr>
              <w:pStyle w:val="TableParagraph"/>
              <w:ind w:left="93" w:right="86"/>
              <w:rPr>
                <w:sz w:val="16"/>
              </w:rPr>
            </w:pPr>
            <w:r>
              <w:rPr>
                <w:sz w:val="16"/>
              </w:rPr>
              <w:t>0.07</w:t>
            </w:r>
          </w:p>
        </w:tc>
        <w:tc>
          <w:tcPr>
            <w:tcW w:w="832" w:type="dxa"/>
          </w:tcPr>
          <w:p w14:paraId="59B3F1F8" w14:textId="77777777" w:rsidR="00054221" w:rsidRDefault="00BD4E74">
            <w:pPr>
              <w:pStyle w:val="TableParagraph"/>
              <w:ind w:left="268"/>
              <w:jc w:val="left"/>
              <w:rPr>
                <w:sz w:val="16"/>
              </w:rPr>
            </w:pPr>
            <w:r>
              <w:rPr>
                <w:sz w:val="16"/>
              </w:rPr>
              <w:t>0.12</w:t>
            </w:r>
          </w:p>
        </w:tc>
        <w:tc>
          <w:tcPr>
            <w:tcW w:w="673" w:type="dxa"/>
          </w:tcPr>
          <w:p w14:paraId="6756A370" w14:textId="77777777" w:rsidR="00054221" w:rsidRDefault="00BD4E74">
            <w:pPr>
              <w:pStyle w:val="TableParagraph"/>
              <w:ind w:left="89" w:right="91"/>
              <w:rPr>
                <w:sz w:val="16"/>
              </w:rPr>
            </w:pPr>
            <w:r>
              <w:rPr>
                <w:sz w:val="16"/>
              </w:rPr>
              <w:t>0.05*</w:t>
            </w:r>
          </w:p>
        </w:tc>
      </w:tr>
      <w:tr w:rsidR="00054221" w14:paraId="58AAC22B" w14:textId="77777777">
        <w:trPr>
          <w:trHeight w:val="189"/>
        </w:trPr>
        <w:tc>
          <w:tcPr>
            <w:tcW w:w="5381" w:type="dxa"/>
          </w:tcPr>
          <w:p w14:paraId="150DF686" w14:textId="77777777" w:rsidR="00054221" w:rsidRDefault="00054221">
            <w:pPr>
              <w:pStyle w:val="TableParagraph"/>
              <w:spacing w:before="0" w:line="240" w:lineRule="auto"/>
              <w:jc w:val="left"/>
              <w:rPr>
                <w:rFonts w:ascii="Times New Roman"/>
                <w:sz w:val="12"/>
              </w:rPr>
            </w:pPr>
          </w:p>
        </w:tc>
        <w:tc>
          <w:tcPr>
            <w:tcW w:w="851" w:type="dxa"/>
          </w:tcPr>
          <w:p w14:paraId="53B72A5A" w14:textId="77777777" w:rsidR="00054221" w:rsidRDefault="00BD4E74">
            <w:pPr>
              <w:pStyle w:val="TableParagraph"/>
              <w:ind w:left="93" w:right="84"/>
              <w:rPr>
                <w:sz w:val="16"/>
              </w:rPr>
            </w:pPr>
            <w:r>
              <w:rPr>
                <w:sz w:val="16"/>
              </w:rPr>
              <w:t>(0.25)</w:t>
            </w:r>
          </w:p>
        </w:tc>
        <w:tc>
          <w:tcPr>
            <w:tcW w:w="832" w:type="dxa"/>
          </w:tcPr>
          <w:p w14:paraId="34E0ADF7" w14:textId="77777777" w:rsidR="00054221" w:rsidRDefault="00BD4E74">
            <w:pPr>
              <w:pStyle w:val="TableParagraph"/>
              <w:ind w:left="203"/>
              <w:jc w:val="left"/>
              <w:rPr>
                <w:sz w:val="16"/>
              </w:rPr>
            </w:pPr>
            <w:r>
              <w:rPr>
                <w:sz w:val="16"/>
              </w:rPr>
              <w:t>(0.33)</w:t>
            </w:r>
          </w:p>
        </w:tc>
        <w:tc>
          <w:tcPr>
            <w:tcW w:w="673" w:type="dxa"/>
          </w:tcPr>
          <w:p w14:paraId="2A7EAC75" w14:textId="77777777" w:rsidR="00054221" w:rsidRDefault="00BD4E74">
            <w:pPr>
              <w:pStyle w:val="TableParagraph"/>
              <w:ind w:left="91" w:right="91"/>
              <w:rPr>
                <w:sz w:val="16"/>
              </w:rPr>
            </w:pPr>
            <w:r>
              <w:rPr>
                <w:w w:val="105"/>
                <w:sz w:val="16"/>
              </w:rPr>
              <w:t>(0.01)</w:t>
            </w:r>
          </w:p>
        </w:tc>
      </w:tr>
      <w:tr w:rsidR="00054221" w14:paraId="107227A8" w14:textId="77777777">
        <w:trPr>
          <w:trHeight w:val="189"/>
        </w:trPr>
        <w:tc>
          <w:tcPr>
            <w:tcW w:w="5381" w:type="dxa"/>
          </w:tcPr>
          <w:p w14:paraId="29E7D845" w14:textId="22E052FD" w:rsidR="00054221" w:rsidRDefault="00BD4E74">
            <w:pPr>
              <w:pStyle w:val="TableParagraph"/>
              <w:ind w:left="119"/>
              <w:jc w:val="left"/>
              <w:rPr>
                <w:sz w:val="16"/>
                <w:szCs w:val="16"/>
              </w:rPr>
            </w:pPr>
            <w:r w:rsidRPr="76614F08">
              <w:rPr>
                <w:sz w:val="16"/>
                <w:szCs w:val="16"/>
              </w:rPr>
              <w:t>Emergency</w:t>
            </w:r>
            <w:r w:rsidRPr="76614F08">
              <w:rPr>
                <w:spacing w:val="26"/>
                <w:sz w:val="16"/>
                <w:szCs w:val="16"/>
              </w:rPr>
              <w:t xml:space="preserve"> </w:t>
            </w:r>
            <w:r w:rsidRPr="76614F08">
              <w:rPr>
                <w:sz w:val="16"/>
                <w:szCs w:val="16"/>
              </w:rPr>
              <w:t>coping:</w:t>
            </w:r>
            <w:r w:rsidRPr="76614F08">
              <w:rPr>
                <w:spacing w:val="11"/>
                <w:sz w:val="16"/>
                <w:szCs w:val="16"/>
              </w:rPr>
              <w:t xml:space="preserve"> </w:t>
            </w:r>
            <w:r w:rsidRPr="76614F08">
              <w:rPr>
                <w:sz w:val="16"/>
                <w:szCs w:val="16"/>
              </w:rPr>
              <w:t>Engaged</w:t>
            </w:r>
            <w:r w:rsidRPr="76614F08">
              <w:rPr>
                <w:spacing w:val="26"/>
                <w:sz w:val="16"/>
                <w:szCs w:val="16"/>
              </w:rPr>
              <w:t xml:space="preserve"> </w:t>
            </w:r>
            <w:r w:rsidRPr="76614F08">
              <w:rPr>
                <w:sz w:val="16"/>
                <w:szCs w:val="16"/>
              </w:rPr>
              <w:t>in</w:t>
            </w:r>
            <w:r w:rsidRPr="76614F08">
              <w:rPr>
                <w:spacing w:val="25"/>
                <w:sz w:val="16"/>
                <w:szCs w:val="16"/>
              </w:rPr>
              <w:t xml:space="preserve"> </w:t>
            </w:r>
            <w:r w:rsidRPr="76614F08">
              <w:rPr>
                <w:sz w:val="16"/>
                <w:szCs w:val="16"/>
              </w:rPr>
              <w:t>illegal</w:t>
            </w:r>
            <w:r w:rsidRPr="76614F08">
              <w:rPr>
                <w:spacing w:val="26"/>
                <w:sz w:val="16"/>
                <w:szCs w:val="16"/>
              </w:rPr>
              <w:t xml:space="preserve"> </w:t>
            </w:r>
            <w:r w:rsidRPr="76614F08">
              <w:rPr>
                <w:sz w:val="16"/>
                <w:szCs w:val="16"/>
              </w:rPr>
              <w:t>income</w:t>
            </w:r>
            <w:r w:rsidRPr="76614F08">
              <w:rPr>
                <w:spacing w:val="27"/>
                <w:sz w:val="16"/>
                <w:szCs w:val="16"/>
              </w:rPr>
              <w:t xml:space="preserve"> </w:t>
            </w:r>
            <w:r w:rsidRPr="76614F08">
              <w:rPr>
                <w:sz w:val="16"/>
                <w:szCs w:val="16"/>
              </w:rPr>
              <w:t>activities</w:t>
            </w:r>
          </w:p>
        </w:tc>
        <w:tc>
          <w:tcPr>
            <w:tcW w:w="851" w:type="dxa"/>
          </w:tcPr>
          <w:p w14:paraId="3E609114" w14:textId="77777777" w:rsidR="00054221" w:rsidRDefault="00BD4E74">
            <w:pPr>
              <w:pStyle w:val="TableParagraph"/>
              <w:ind w:left="93" w:right="88"/>
              <w:rPr>
                <w:sz w:val="16"/>
              </w:rPr>
            </w:pPr>
            <w:r>
              <w:rPr>
                <w:sz w:val="16"/>
              </w:rPr>
              <w:t>0.08</w:t>
            </w:r>
          </w:p>
        </w:tc>
        <w:tc>
          <w:tcPr>
            <w:tcW w:w="832" w:type="dxa"/>
          </w:tcPr>
          <w:p w14:paraId="19AA8715" w14:textId="77777777" w:rsidR="00054221" w:rsidRDefault="00BD4E74">
            <w:pPr>
              <w:pStyle w:val="TableParagraph"/>
              <w:ind w:left="267"/>
              <w:jc w:val="left"/>
              <w:rPr>
                <w:sz w:val="16"/>
              </w:rPr>
            </w:pPr>
            <w:r>
              <w:rPr>
                <w:sz w:val="16"/>
              </w:rPr>
              <w:t>0.09</w:t>
            </w:r>
          </w:p>
        </w:tc>
        <w:tc>
          <w:tcPr>
            <w:tcW w:w="673" w:type="dxa"/>
          </w:tcPr>
          <w:p w14:paraId="3E0CE9CD" w14:textId="77777777" w:rsidR="00054221" w:rsidRDefault="00BD4E74">
            <w:pPr>
              <w:pStyle w:val="TableParagraph"/>
              <w:ind w:left="88" w:right="91"/>
              <w:rPr>
                <w:sz w:val="16"/>
              </w:rPr>
            </w:pPr>
            <w:r>
              <w:rPr>
                <w:sz w:val="16"/>
              </w:rPr>
              <w:t>0.00</w:t>
            </w:r>
          </w:p>
        </w:tc>
      </w:tr>
      <w:tr w:rsidR="00054221" w14:paraId="449B4A9F" w14:textId="77777777">
        <w:trPr>
          <w:trHeight w:val="193"/>
        </w:trPr>
        <w:tc>
          <w:tcPr>
            <w:tcW w:w="5381" w:type="dxa"/>
          </w:tcPr>
          <w:p w14:paraId="066804C4" w14:textId="77777777" w:rsidR="00054221" w:rsidRDefault="00054221">
            <w:pPr>
              <w:pStyle w:val="TableParagraph"/>
              <w:spacing w:before="0" w:line="240" w:lineRule="auto"/>
              <w:jc w:val="left"/>
              <w:rPr>
                <w:rFonts w:ascii="Times New Roman"/>
                <w:sz w:val="12"/>
              </w:rPr>
            </w:pPr>
          </w:p>
        </w:tc>
        <w:tc>
          <w:tcPr>
            <w:tcW w:w="851" w:type="dxa"/>
          </w:tcPr>
          <w:p w14:paraId="5F8B9789" w14:textId="77777777" w:rsidR="00054221" w:rsidRDefault="00BD4E74">
            <w:pPr>
              <w:pStyle w:val="TableParagraph"/>
              <w:spacing w:line="159" w:lineRule="exact"/>
              <w:ind w:left="93" w:right="84"/>
              <w:rPr>
                <w:sz w:val="16"/>
              </w:rPr>
            </w:pPr>
            <w:r>
              <w:rPr>
                <w:sz w:val="16"/>
              </w:rPr>
              <w:t>(0.28)</w:t>
            </w:r>
          </w:p>
        </w:tc>
        <w:tc>
          <w:tcPr>
            <w:tcW w:w="832" w:type="dxa"/>
          </w:tcPr>
          <w:p w14:paraId="094155CA" w14:textId="77777777" w:rsidR="00054221" w:rsidRDefault="00BD4E74">
            <w:pPr>
              <w:pStyle w:val="TableParagraph"/>
              <w:spacing w:line="159" w:lineRule="exact"/>
              <w:ind w:left="203"/>
              <w:jc w:val="left"/>
              <w:rPr>
                <w:sz w:val="16"/>
              </w:rPr>
            </w:pPr>
            <w:r>
              <w:rPr>
                <w:sz w:val="16"/>
              </w:rPr>
              <w:t>(0.28)</w:t>
            </w:r>
          </w:p>
        </w:tc>
        <w:tc>
          <w:tcPr>
            <w:tcW w:w="673" w:type="dxa"/>
          </w:tcPr>
          <w:p w14:paraId="2A84D2E4" w14:textId="77777777" w:rsidR="00054221" w:rsidRDefault="00BD4E74">
            <w:pPr>
              <w:pStyle w:val="TableParagraph"/>
              <w:spacing w:line="159" w:lineRule="exact"/>
              <w:ind w:left="91" w:right="91"/>
              <w:rPr>
                <w:sz w:val="16"/>
              </w:rPr>
            </w:pPr>
            <w:r>
              <w:rPr>
                <w:sz w:val="16"/>
              </w:rPr>
              <w:t>(0.95)</w:t>
            </w:r>
          </w:p>
        </w:tc>
      </w:tr>
      <w:tr w:rsidR="00054221" w14:paraId="0C91405E" w14:textId="77777777" w:rsidTr="76614F08">
        <w:trPr>
          <w:trHeight w:val="234"/>
        </w:trPr>
        <w:tc>
          <w:tcPr>
            <w:tcW w:w="5381" w:type="dxa"/>
            <w:tcBorders>
              <w:bottom w:val="double" w:sz="1" w:space="0" w:color="000000" w:themeColor="text1"/>
            </w:tcBorders>
          </w:tcPr>
          <w:p w14:paraId="148A8EC8" w14:textId="77777777" w:rsidR="00054221" w:rsidRDefault="00BD4E74">
            <w:pPr>
              <w:pStyle w:val="TableParagraph"/>
              <w:spacing w:before="18" w:line="240" w:lineRule="auto"/>
              <w:ind w:left="119"/>
              <w:jc w:val="left"/>
              <w:rPr>
                <w:sz w:val="16"/>
              </w:rPr>
            </w:pPr>
            <w:r>
              <w:rPr>
                <w:w w:val="105"/>
                <w:sz w:val="16"/>
              </w:rPr>
              <w:t>Observations</w:t>
            </w:r>
          </w:p>
        </w:tc>
        <w:tc>
          <w:tcPr>
            <w:tcW w:w="851" w:type="dxa"/>
            <w:tcBorders>
              <w:bottom w:val="double" w:sz="1" w:space="0" w:color="000000" w:themeColor="text1"/>
            </w:tcBorders>
          </w:tcPr>
          <w:p w14:paraId="22943A0B" w14:textId="77777777" w:rsidR="00054221" w:rsidRDefault="00BD4E74">
            <w:pPr>
              <w:pStyle w:val="TableParagraph"/>
              <w:spacing w:before="18" w:line="240" w:lineRule="auto"/>
              <w:ind w:left="93" w:right="84"/>
              <w:rPr>
                <w:sz w:val="16"/>
              </w:rPr>
            </w:pPr>
            <w:r>
              <w:rPr>
                <w:sz w:val="16"/>
              </w:rPr>
              <w:t>377</w:t>
            </w:r>
          </w:p>
        </w:tc>
        <w:tc>
          <w:tcPr>
            <w:tcW w:w="832" w:type="dxa"/>
            <w:tcBorders>
              <w:bottom w:val="double" w:sz="1" w:space="0" w:color="000000" w:themeColor="text1"/>
            </w:tcBorders>
          </w:tcPr>
          <w:p w14:paraId="2B8371FE" w14:textId="77777777" w:rsidR="00054221" w:rsidRDefault="00BD4E74">
            <w:pPr>
              <w:pStyle w:val="TableParagraph"/>
              <w:spacing w:before="18" w:line="240" w:lineRule="auto"/>
              <w:ind w:left="293"/>
              <w:jc w:val="left"/>
              <w:rPr>
                <w:sz w:val="16"/>
              </w:rPr>
            </w:pPr>
            <w:r>
              <w:rPr>
                <w:sz w:val="16"/>
              </w:rPr>
              <w:t>383</w:t>
            </w:r>
          </w:p>
        </w:tc>
        <w:tc>
          <w:tcPr>
            <w:tcW w:w="673" w:type="dxa"/>
            <w:tcBorders>
              <w:bottom w:val="double" w:sz="1" w:space="0" w:color="000000" w:themeColor="text1"/>
            </w:tcBorders>
          </w:tcPr>
          <w:p w14:paraId="6CB8E760" w14:textId="77777777" w:rsidR="00054221" w:rsidRDefault="00BD4E74">
            <w:pPr>
              <w:pStyle w:val="TableParagraph"/>
              <w:spacing w:before="18" w:line="240" w:lineRule="auto"/>
              <w:ind w:left="90" w:right="91"/>
              <w:rPr>
                <w:sz w:val="16"/>
              </w:rPr>
            </w:pPr>
            <w:r>
              <w:rPr>
                <w:sz w:val="16"/>
              </w:rPr>
              <w:t>760</w:t>
            </w:r>
          </w:p>
        </w:tc>
      </w:tr>
    </w:tbl>
    <w:p w14:paraId="3B5F1E9B" w14:textId="7E7BFEBF" w:rsidR="00054221" w:rsidRDefault="00BD4E74">
      <w:pPr>
        <w:spacing w:before="48"/>
        <w:ind w:left="970"/>
        <w:rPr>
          <w:sz w:val="16"/>
        </w:rPr>
      </w:pPr>
      <w:r>
        <w:rPr>
          <w:noProof/>
          <w:color w:val="2B579A"/>
          <w:shd w:val="clear" w:color="auto" w:fill="E6E6E6"/>
        </w:rPr>
        <mc:AlternateContent>
          <mc:Choice Requires="wps">
            <w:drawing>
              <wp:anchor distT="0" distB="0" distL="114300" distR="114300" simplePos="0" relativeHeight="251658274" behindDoc="1" locked="0" layoutInCell="1" allowOverlap="1" wp14:anchorId="0C278465" wp14:editId="32C65A1E">
                <wp:simplePos x="0" y="0"/>
                <wp:positionH relativeFrom="page">
                  <wp:posOffset>1430020</wp:posOffset>
                </wp:positionH>
                <wp:positionV relativeFrom="paragraph">
                  <wp:posOffset>-145415</wp:posOffset>
                </wp:positionV>
                <wp:extent cx="4912360" cy="0"/>
                <wp:effectExtent l="0" t="0" r="0" b="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236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257293C">
              <v:line id="Line 6" style="position:absolute;z-index:-20162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112.6pt,-11.45pt" to="499.4pt,-11.45pt" w14:anchorId="63C0F3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">
                <w10:wrap anchorx="page"/>
              </v:line>
            </w:pict>
          </mc:Fallback>
        </mc:AlternateContent>
      </w:r>
      <w:r>
        <w:rPr>
          <w:sz w:val="16"/>
        </w:rPr>
        <w:t>Note:</w:t>
      </w:r>
      <w:r>
        <w:rPr>
          <w:spacing w:val="6"/>
          <w:sz w:val="16"/>
        </w:rPr>
        <w:t xml:space="preserve"> </w:t>
      </w:r>
      <w:r>
        <w:rPr>
          <w:sz w:val="16"/>
        </w:rPr>
        <w:t>Robust</w:t>
      </w:r>
      <w:r>
        <w:rPr>
          <w:spacing w:val="22"/>
          <w:sz w:val="16"/>
        </w:rPr>
        <w:t xml:space="preserve"> </w:t>
      </w:r>
      <w:r>
        <w:rPr>
          <w:sz w:val="16"/>
        </w:rPr>
        <w:t>standard</w:t>
      </w:r>
      <w:r>
        <w:rPr>
          <w:spacing w:val="22"/>
          <w:sz w:val="16"/>
        </w:rPr>
        <w:t xml:space="preserve"> </w:t>
      </w:r>
      <w:r>
        <w:rPr>
          <w:sz w:val="16"/>
        </w:rPr>
        <w:t>errors</w:t>
      </w:r>
      <w:r>
        <w:rPr>
          <w:spacing w:val="23"/>
          <w:sz w:val="16"/>
        </w:rPr>
        <w:t xml:space="preserve"> </w:t>
      </w:r>
      <w:r>
        <w:rPr>
          <w:sz w:val="16"/>
        </w:rPr>
        <w:t>in</w:t>
      </w:r>
      <w:r>
        <w:rPr>
          <w:spacing w:val="22"/>
          <w:sz w:val="16"/>
        </w:rPr>
        <w:t xml:space="preserve"> </w:t>
      </w:r>
      <w:r>
        <w:rPr>
          <w:sz w:val="16"/>
        </w:rPr>
        <w:t>parentheses;</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0.05,</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0.01,</w:t>
      </w:r>
      <w:r>
        <w:rPr>
          <w:spacing w:val="22"/>
          <w:sz w:val="16"/>
        </w:rPr>
        <w:t xml:space="preserve"> </w:t>
      </w:r>
      <w:r>
        <w:rPr>
          <w:sz w:val="16"/>
        </w:rPr>
        <w:t>***</w:t>
      </w:r>
      <w:r>
        <w:rPr>
          <w:spacing w:val="22"/>
          <w:sz w:val="16"/>
        </w:rPr>
        <w:t xml:space="preserve"> </w:t>
      </w:r>
      <w:r>
        <w:rPr>
          <w:sz w:val="16"/>
        </w:rPr>
        <w:t>p</w:t>
      </w:r>
      <w:r>
        <w:rPr>
          <w:rFonts w:ascii="Verdana"/>
          <w:i/>
          <w:sz w:val="16"/>
        </w:rPr>
        <w:t>&lt;</w:t>
      </w:r>
      <w:r>
        <w:rPr>
          <w:sz w:val="16"/>
        </w:rPr>
        <w:t>0.001.</w:t>
      </w:r>
    </w:p>
    <w:p w14:paraId="4B25EC96" w14:textId="77777777" w:rsidR="00054221" w:rsidRDefault="00054221">
      <w:pPr>
        <w:pStyle w:val="BodyText"/>
      </w:pPr>
    </w:p>
    <w:p w14:paraId="08F20CE3" w14:textId="77777777" w:rsidR="00054221" w:rsidRDefault="00054221">
      <w:pPr>
        <w:pStyle w:val="BodyText"/>
      </w:pPr>
    </w:p>
    <w:p w14:paraId="48E52480" w14:textId="77777777" w:rsidR="00054221" w:rsidRDefault="00054221">
      <w:pPr>
        <w:pStyle w:val="BodyText"/>
      </w:pPr>
    </w:p>
    <w:p w14:paraId="19B619A5" w14:textId="77777777" w:rsidR="00054221" w:rsidRDefault="00054221">
      <w:pPr>
        <w:pStyle w:val="BodyText"/>
      </w:pPr>
    </w:p>
    <w:p w14:paraId="7A028BEE" w14:textId="77777777" w:rsidR="00054221" w:rsidRDefault="00054221">
      <w:pPr>
        <w:pStyle w:val="BodyText"/>
        <w:spacing w:before="8"/>
        <w:rPr>
          <w:sz w:val="32"/>
        </w:rPr>
      </w:pPr>
    </w:p>
    <w:p w14:paraId="4EBF241E" w14:textId="77777777" w:rsidR="00054221" w:rsidRDefault="00BD4E74">
      <w:pPr>
        <w:pStyle w:val="BodyText"/>
        <w:ind w:left="1958" w:right="2417"/>
        <w:jc w:val="center"/>
      </w:pPr>
      <w:r>
        <w:t>Table</w:t>
      </w:r>
      <w:r>
        <w:rPr>
          <w:spacing w:val="4"/>
        </w:rPr>
        <w:t xml:space="preserve"> </w:t>
      </w:r>
      <w:r>
        <w:t>24:</w:t>
      </w:r>
      <w:r>
        <w:rPr>
          <w:spacing w:val="24"/>
        </w:rPr>
        <w:t xml:space="preserve"> </w:t>
      </w:r>
      <w:r>
        <w:t>CAR:</w:t>
      </w:r>
      <w:r>
        <w:rPr>
          <w:spacing w:val="5"/>
        </w:rPr>
        <w:t xml:space="preserve"> </w:t>
      </w:r>
      <w:r>
        <w:t>LCS</w:t>
      </w:r>
      <w:r>
        <w:rPr>
          <w:spacing w:val="5"/>
        </w:rPr>
        <w:t xml:space="preserve"> </w:t>
      </w:r>
      <w:r>
        <w:t>for</w:t>
      </w:r>
      <w:r>
        <w:rPr>
          <w:spacing w:val="4"/>
        </w:rPr>
        <w:t xml:space="preserve"> </w:t>
      </w:r>
      <w:r>
        <w:t>Essential</w:t>
      </w:r>
      <w:r>
        <w:rPr>
          <w:spacing w:val="5"/>
        </w:rPr>
        <w:t xml:space="preserve"> </w:t>
      </w:r>
      <w:r>
        <w:t>Needs</w:t>
      </w:r>
      <w:r>
        <w:rPr>
          <w:spacing w:val="5"/>
        </w:rPr>
        <w:t xml:space="preserve"> </w:t>
      </w:r>
      <w:r>
        <w:t>vs.</w:t>
      </w:r>
      <w:r>
        <w:rPr>
          <w:spacing w:val="24"/>
        </w:rPr>
        <w:t xml:space="preserve"> </w:t>
      </w:r>
      <w:r>
        <w:t>Food</w:t>
      </w:r>
      <w:r>
        <w:rPr>
          <w:spacing w:val="4"/>
        </w:rPr>
        <w:t xml:space="preserve"> </w:t>
      </w:r>
      <w:r>
        <w:t>Security</w:t>
      </w:r>
    </w:p>
    <w:p w14:paraId="15D97A14" w14:textId="77777777" w:rsidR="00054221" w:rsidRDefault="00054221">
      <w:pPr>
        <w:pStyle w:val="BodyText"/>
        <w:spacing w:before="10" w:after="1"/>
      </w:pPr>
    </w:p>
    <w:tbl>
      <w:tblPr>
        <w:tblW w:w="0" w:type="auto"/>
        <w:tblInd w:w="1107" w:type="dxa"/>
        <w:tblLayout w:type="fixed"/>
        <w:tblCellMar>
          <w:left w:w="0" w:type="dxa"/>
          <w:right w:w="0" w:type="dxa"/>
        </w:tblCellMar>
        <w:tblLook w:val="01E0" w:firstRow="1" w:lastRow="1" w:firstColumn="1" w:lastColumn="1" w:noHBand="0" w:noVBand="0"/>
      </w:tblPr>
      <w:tblGrid>
        <w:gridCol w:w="5046"/>
        <w:gridCol w:w="850"/>
        <w:gridCol w:w="831"/>
        <w:gridCol w:w="672"/>
      </w:tblGrid>
      <w:tr w:rsidR="00054221" w14:paraId="00110855" w14:textId="77777777" w:rsidTr="76614F08">
        <w:trPr>
          <w:trHeight w:val="390"/>
        </w:trPr>
        <w:tc>
          <w:tcPr>
            <w:tcW w:w="5046" w:type="dxa"/>
            <w:tcBorders>
              <w:top w:val="double" w:sz="1" w:space="0" w:color="000000" w:themeColor="text1"/>
            </w:tcBorders>
          </w:tcPr>
          <w:p w14:paraId="532D0950" w14:textId="77777777" w:rsidR="00054221" w:rsidRDefault="00BD4E74">
            <w:pPr>
              <w:pStyle w:val="TableParagraph"/>
              <w:spacing w:before="188" w:line="240" w:lineRule="auto"/>
              <w:ind w:left="119"/>
              <w:jc w:val="left"/>
              <w:rPr>
                <w:sz w:val="16"/>
              </w:rPr>
            </w:pPr>
            <w:r>
              <w:rPr>
                <w:w w:val="105"/>
                <w:sz w:val="16"/>
              </w:rPr>
              <w:t>Variable</w:t>
            </w:r>
          </w:p>
        </w:tc>
        <w:tc>
          <w:tcPr>
            <w:tcW w:w="1681" w:type="dxa"/>
            <w:gridSpan w:val="2"/>
            <w:tcBorders>
              <w:top w:val="double" w:sz="1" w:space="0" w:color="000000" w:themeColor="text1"/>
            </w:tcBorders>
          </w:tcPr>
          <w:p w14:paraId="01CB16CF" w14:textId="77777777" w:rsidR="00054221" w:rsidRPr="00FF0076" w:rsidRDefault="00BD4E74">
            <w:pPr>
              <w:pStyle w:val="TableParagraph"/>
              <w:spacing w:before="0" w:line="180" w:lineRule="exact"/>
              <w:ind w:right="133"/>
              <w:jc w:val="right"/>
              <w:rPr>
                <w:sz w:val="16"/>
                <w:lang w:val="fr-FR"/>
              </w:rPr>
            </w:pPr>
            <w:r w:rsidRPr="00FF0076">
              <w:rPr>
                <w:w w:val="115"/>
                <w:sz w:val="16"/>
                <w:lang w:val="fr-FR"/>
              </w:rPr>
              <w:t>CAR</w:t>
            </w:r>
            <w:r w:rsidRPr="00FF0076">
              <w:rPr>
                <w:spacing w:val="-4"/>
                <w:w w:val="115"/>
                <w:sz w:val="16"/>
                <w:lang w:val="fr-FR"/>
              </w:rPr>
              <w:t xml:space="preserve"> </w:t>
            </w:r>
            <w:r w:rsidRPr="00FF0076">
              <w:rPr>
                <w:w w:val="115"/>
                <w:sz w:val="16"/>
                <w:lang w:val="fr-FR"/>
              </w:rPr>
              <w:t>F2F</w:t>
            </w:r>
          </w:p>
          <w:p w14:paraId="6736C762" w14:textId="77777777" w:rsidR="00054221" w:rsidRPr="00FF0076" w:rsidRDefault="00BD4E74">
            <w:pPr>
              <w:pStyle w:val="TableParagraph"/>
              <w:tabs>
                <w:tab w:val="left" w:pos="859"/>
              </w:tabs>
              <w:spacing w:before="7" w:line="240" w:lineRule="auto"/>
              <w:ind w:right="117"/>
              <w:jc w:val="right"/>
              <w:rPr>
                <w:sz w:val="16"/>
                <w:lang w:val="fr-FR"/>
              </w:rPr>
            </w:pPr>
            <w:r w:rsidRPr="00FF0076">
              <w:rPr>
                <w:w w:val="110"/>
                <w:sz w:val="16"/>
                <w:lang w:val="fr-FR"/>
              </w:rPr>
              <w:t>LCS</w:t>
            </w:r>
            <w:r w:rsidRPr="00FF0076">
              <w:rPr>
                <w:spacing w:val="10"/>
                <w:w w:val="110"/>
                <w:sz w:val="16"/>
                <w:lang w:val="fr-FR"/>
              </w:rPr>
              <w:t xml:space="preserve"> </w:t>
            </w:r>
            <w:r w:rsidRPr="00FF0076">
              <w:rPr>
                <w:w w:val="110"/>
                <w:sz w:val="16"/>
                <w:lang w:val="fr-FR"/>
              </w:rPr>
              <w:t>EN</w:t>
            </w:r>
            <w:r w:rsidRPr="00FF0076">
              <w:rPr>
                <w:w w:val="110"/>
                <w:sz w:val="16"/>
                <w:lang w:val="fr-FR"/>
              </w:rPr>
              <w:tab/>
              <w:t>LCS</w:t>
            </w:r>
            <w:r w:rsidRPr="00FF0076">
              <w:rPr>
                <w:spacing w:val="16"/>
                <w:w w:val="110"/>
                <w:sz w:val="16"/>
                <w:lang w:val="fr-FR"/>
              </w:rPr>
              <w:t xml:space="preserve"> </w:t>
            </w:r>
            <w:r w:rsidRPr="00FF0076">
              <w:rPr>
                <w:w w:val="110"/>
                <w:sz w:val="16"/>
                <w:lang w:val="fr-FR"/>
              </w:rPr>
              <w:t>FS</w:t>
            </w:r>
          </w:p>
        </w:tc>
        <w:tc>
          <w:tcPr>
            <w:tcW w:w="672" w:type="dxa"/>
            <w:tcBorders>
              <w:top w:val="double" w:sz="1" w:space="0" w:color="000000" w:themeColor="text1"/>
            </w:tcBorders>
          </w:tcPr>
          <w:p w14:paraId="3B8BDFAF" w14:textId="77777777" w:rsidR="00054221" w:rsidRDefault="00BD4E74">
            <w:pPr>
              <w:pStyle w:val="TableParagraph"/>
              <w:spacing w:before="188" w:line="240" w:lineRule="auto"/>
              <w:ind w:left="88" w:right="88"/>
              <w:rPr>
                <w:sz w:val="16"/>
              </w:rPr>
            </w:pPr>
            <w:r>
              <w:rPr>
                <w:sz w:val="16"/>
              </w:rPr>
              <w:t>Diff</w:t>
            </w:r>
          </w:p>
        </w:tc>
      </w:tr>
      <w:tr w:rsidR="00054221" w14:paraId="19081C12" w14:textId="77777777" w:rsidTr="76614F08">
        <w:trPr>
          <w:trHeight w:val="349"/>
        </w:trPr>
        <w:tc>
          <w:tcPr>
            <w:tcW w:w="5046" w:type="dxa"/>
            <w:tcBorders>
              <w:top w:val="single" w:sz="4" w:space="0" w:color="000000" w:themeColor="text1"/>
            </w:tcBorders>
          </w:tcPr>
          <w:p w14:paraId="28794A7F" w14:textId="2EFAF5AB" w:rsidR="00054221" w:rsidRDefault="00BD4E74">
            <w:pPr>
              <w:pStyle w:val="TableParagraph"/>
              <w:spacing w:before="0" w:line="167" w:lineRule="exact"/>
              <w:ind w:left="119"/>
              <w:jc w:val="left"/>
              <w:rPr>
                <w:sz w:val="16"/>
                <w:szCs w:val="16"/>
              </w:rPr>
            </w:pPr>
            <w:r w:rsidRPr="76614F08">
              <w:rPr>
                <w:sz w:val="16"/>
                <w:szCs w:val="16"/>
              </w:rPr>
              <w:t>Stress</w:t>
            </w:r>
            <w:r w:rsidRPr="76614F08">
              <w:rPr>
                <w:spacing w:val="23"/>
                <w:sz w:val="16"/>
                <w:szCs w:val="16"/>
              </w:rPr>
              <w:t xml:space="preserve"> </w:t>
            </w:r>
            <w:r w:rsidRPr="76614F08">
              <w:rPr>
                <w:sz w:val="16"/>
                <w:szCs w:val="16"/>
              </w:rPr>
              <w:t>coping:</w:t>
            </w:r>
            <w:r w:rsidRPr="76614F08">
              <w:rPr>
                <w:spacing w:val="8"/>
                <w:sz w:val="16"/>
                <w:szCs w:val="16"/>
              </w:rPr>
              <w:t xml:space="preserve"> </w:t>
            </w:r>
            <w:r w:rsidRPr="76614F08">
              <w:rPr>
                <w:sz w:val="16"/>
                <w:szCs w:val="16"/>
              </w:rPr>
              <w:t>Sold</w:t>
            </w:r>
            <w:r w:rsidRPr="76614F08">
              <w:rPr>
                <w:spacing w:val="24"/>
                <w:sz w:val="16"/>
                <w:szCs w:val="16"/>
              </w:rPr>
              <w:t xml:space="preserve"> </w:t>
            </w:r>
            <w:r w:rsidRPr="76614F08">
              <w:rPr>
                <w:sz w:val="16"/>
                <w:szCs w:val="16"/>
              </w:rPr>
              <w:t>household</w:t>
            </w:r>
            <w:r w:rsidRPr="76614F08">
              <w:rPr>
                <w:spacing w:val="23"/>
                <w:sz w:val="16"/>
                <w:szCs w:val="16"/>
              </w:rPr>
              <w:t xml:space="preserve"> </w:t>
            </w:r>
            <w:r w:rsidRPr="76614F08">
              <w:rPr>
                <w:sz w:val="16"/>
                <w:szCs w:val="16"/>
              </w:rPr>
              <w:t>assets/goods</w:t>
            </w:r>
          </w:p>
        </w:tc>
        <w:tc>
          <w:tcPr>
            <w:tcW w:w="850" w:type="dxa"/>
            <w:tcBorders>
              <w:top w:val="single" w:sz="4" w:space="0" w:color="000000" w:themeColor="text1"/>
            </w:tcBorders>
          </w:tcPr>
          <w:p w14:paraId="502BA4A8" w14:textId="77777777" w:rsidR="00054221" w:rsidRDefault="00BD4E74">
            <w:pPr>
              <w:pStyle w:val="TableParagraph"/>
              <w:spacing w:before="0" w:line="167" w:lineRule="exact"/>
              <w:ind w:left="279"/>
              <w:jc w:val="left"/>
              <w:rPr>
                <w:sz w:val="16"/>
              </w:rPr>
            </w:pPr>
            <w:r>
              <w:rPr>
                <w:sz w:val="16"/>
              </w:rPr>
              <w:t>0.32</w:t>
            </w:r>
          </w:p>
          <w:p w14:paraId="3558A330" w14:textId="77777777" w:rsidR="00054221" w:rsidRDefault="00BD4E74">
            <w:pPr>
              <w:pStyle w:val="TableParagraph"/>
              <w:spacing w:before="7"/>
              <w:ind w:left="213"/>
              <w:jc w:val="left"/>
              <w:rPr>
                <w:sz w:val="16"/>
              </w:rPr>
            </w:pPr>
            <w:r>
              <w:rPr>
                <w:sz w:val="16"/>
              </w:rPr>
              <w:t>(0.47)</w:t>
            </w:r>
          </w:p>
        </w:tc>
        <w:tc>
          <w:tcPr>
            <w:tcW w:w="831" w:type="dxa"/>
            <w:tcBorders>
              <w:top w:val="single" w:sz="4" w:space="0" w:color="000000" w:themeColor="text1"/>
            </w:tcBorders>
          </w:tcPr>
          <w:p w14:paraId="24794055" w14:textId="77777777" w:rsidR="00054221" w:rsidRDefault="00BD4E74">
            <w:pPr>
              <w:pStyle w:val="TableParagraph"/>
              <w:spacing w:before="0" w:line="167" w:lineRule="exact"/>
              <w:ind w:left="270"/>
              <w:jc w:val="left"/>
              <w:rPr>
                <w:sz w:val="16"/>
              </w:rPr>
            </w:pPr>
            <w:r>
              <w:rPr>
                <w:sz w:val="16"/>
              </w:rPr>
              <w:t>0.24</w:t>
            </w:r>
          </w:p>
          <w:p w14:paraId="5AA5B2D3" w14:textId="77777777" w:rsidR="00054221" w:rsidRDefault="00BD4E74">
            <w:pPr>
              <w:pStyle w:val="TableParagraph"/>
              <w:spacing w:before="7"/>
              <w:ind w:left="204"/>
              <w:jc w:val="left"/>
              <w:rPr>
                <w:sz w:val="16"/>
              </w:rPr>
            </w:pPr>
            <w:r>
              <w:rPr>
                <w:sz w:val="16"/>
              </w:rPr>
              <w:t>(0.43)</w:t>
            </w:r>
          </w:p>
        </w:tc>
        <w:tc>
          <w:tcPr>
            <w:tcW w:w="672" w:type="dxa"/>
            <w:tcBorders>
              <w:top w:val="single" w:sz="4" w:space="0" w:color="000000" w:themeColor="text1"/>
            </w:tcBorders>
          </w:tcPr>
          <w:p w14:paraId="21CA4077" w14:textId="77777777" w:rsidR="00054221" w:rsidRDefault="00BD4E74">
            <w:pPr>
              <w:pStyle w:val="TableParagraph"/>
              <w:spacing w:before="0" w:line="167" w:lineRule="exact"/>
              <w:ind w:left="158"/>
              <w:jc w:val="left"/>
              <w:rPr>
                <w:sz w:val="16"/>
              </w:rPr>
            </w:pPr>
            <w:r>
              <w:rPr>
                <w:sz w:val="16"/>
              </w:rPr>
              <w:t>-0.08</w:t>
            </w:r>
          </w:p>
          <w:p w14:paraId="6717D9B6" w14:textId="77777777" w:rsidR="00054221" w:rsidRDefault="00BD4E74">
            <w:pPr>
              <w:pStyle w:val="TableParagraph"/>
              <w:spacing w:before="7"/>
              <w:ind w:left="120"/>
              <w:jc w:val="left"/>
              <w:rPr>
                <w:sz w:val="16"/>
              </w:rPr>
            </w:pPr>
            <w:r>
              <w:rPr>
                <w:w w:val="105"/>
                <w:sz w:val="16"/>
              </w:rPr>
              <w:t>(0.14)</w:t>
            </w:r>
          </w:p>
        </w:tc>
      </w:tr>
      <w:tr w:rsidR="00054221" w14:paraId="35A814FC" w14:textId="77777777">
        <w:trPr>
          <w:trHeight w:val="189"/>
        </w:trPr>
        <w:tc>
          <w:tcPr>
            <w:tcW w:w="5046" w:type="dxa"/>
          </w:tcPr>
          <w:p w14:paraId="6729A92A" w14:textId="229FC5F5" w:rsidR="00054221" w:rsidRDefault="00BD4E74">
            <w:pPr>
              <w:pStyle w:val="TableParagraph"/>
              <w:ind w:left="119"/>
              <w:jc w:val="left"/>
              <w:rPr>
                <w:sz w:val="16"/>
                <w:szCs w:val="16"/>
              </w:rPr>
            </w:pPr>
            <w:r w:rsidRPr="76614F08">
              <w:rPr>
                <w:sz w:val="16"/>
                <w:szCs w:val="16"/>
              </w:rPr>
              <w:t>Stress</w:t>
            </w:r>
            <w:r w:rsidRPr="76614F08">
              <w:rPr>
                <w:spacing w:val="24"/>
                <w:sz w:val="16"/>
                <w:szCs w:val="16"/>
              </w:rPr>
              <w:t xml:space="preserve"> </w:t>
            </w:r>
            <w:r w:rsidRPr="76614F08">
              <w:rPr>
                <w:sz w:val="16"/>
                <w:szCs w:val="16"/>
              </w:rPr>
              <w:t>coping:</w:t>
            </w:r>
            <w:r w:rsidRPr="76614F08">
              <w:rPr>
                <w:spacing w:val="8"/>
                <w:sz w:val="16"/>
                <w:szCs w:val="16"/>
              </w:rPr>
              <w:t xml:space="preserve"> </w:t>
            </w:r>
            <w:r w:rsidRPr="76614F08">
              <w:rPr>
                <w:sz w:val="16"/>
                <w:szCs w:val="16"/>
              </w:rPr>
              <w:t>Reduced</w:t>
            </w:r>
            <w:r w:rsidRPr="76614F08">
              <w:rPr>
                <w:spacing w:val="24"/>
                <w:sz w:val="16"/>
                <w:szCs w:val="16"/>
              </w:rPr>
              <w:t xml:space="preserve"> </w:t>
            </w:r>
            <w:r w:rsidRPr="76614F08">
              <w:rPr>
                <w:sz w:val="16"/>
                <w:szCs w:val="16"/>
              </w:rPr>
              <w:t>expenses</w:t>
            </w:r>
            <w:r w:rsidRPr="76614F08">
              <w:rPr>
                <w:spacing w:val="24"/>
                <w:sz w:val="16"/>
                <w:szCs w:val="16"/>
              </w:rPr>
              <w:t xml:space="preserve"> </w:t>
            </w:r>
            <w:r w:rsidRPr="76614F08">
              <w:rPr>
                <w:sz w:val="16"/>
                <w:szCs w:val="16"/>
              </w:rPr>
              <w:t>on</w:t>
            </w:r>
            <w:r w:rsidRPr="76614F08">
              <w:rPr>
                <w:spacing w:val="23"/>
                <w:sz w:val="16"/>
                <w:szCs w:val="16"/>
              </w:rPr>
              <w:t xml:space="preserve"> </w:t>
            </w:r>
            <w:r w:rsidRPr="76614F08">
              <w:rPr>
                <w:sz w:val="16"/>
                <w:szCs w:val="16"/>
              </w:rPr>
              <w:t>health</w:t>
            </w:r>
            <w:r w:rsidRPr="76614F08">
              <w:rPr>
                <w:spacing w:val="24"/>
                <w:sz w:val="16"/>
                <w:szCs w:val="16"/>
              </w:rPr>
              <w:t xml:space="preserve"> </w:t>
            </w:r>
            <w:r w:rsidRPr="76614F08">
              <w:rPr>
                <w:sz w:val="16"/>
                <w:szCs w:val="16"/>
              </w:rPr>
              <w:t>and</w:t>
            </w:r>
            <w:r w:rsidRPr="76614F08">
              <w:rPr>
                <w:spacing w:val="24"/>
                <w:sz w:val="16"/>
                <w:szCs w:val="16"/>
              </w:rPr>
              <w:t xml:space="preserve"> </w:t>
            </w:r>
            <w:r w:rsidRPr="76614F08">
              <w:rPr>
                <w:sz w:val="16"/>
                <w:szCs w:val="16"/>
              </w:rPr>
              <w:t>education</w:t>
            </w:r>
          </w:p>
        </w:tc>
        <w:tc>
          <w:tcPr>
            <w:tcW w:w="850" w:type="dxa"/>
          </w:tcPr>
          <w:p w14:paraId="444BAD2A" w14:textId="77777777" w:rsidR="00054221" w:rsidRDefault="00BD4E74">
            <w:pPr>
              <w:pStyle w:val="TableParagraph"/>
              <w:ind w:left="98" w:right="90"/>
              <w:rPr>
                <w:sz w:val="16"/>
              </w:rPr>
            </w:pPr>
            <w:r>
              <w:rPr>
                <w:sz w:val="16"/>
              </w:rPr>
              <w:t>0.24</w:t>
            </w:r>
          </w:p>
        </w:tc>
        <w:tc>
          <w:tcPr>
            <w:tcW w:w="831" w:type="dxa"/>
          </w:tcPr>
          <w:p w14:paraId="263EF63B" w14:textId="77777777" w:rsidR="00054221" w:rsidRDefault="00BD4E74">
            <w:pPr>
              <w:pStyle w:val="TableParagraph"/>
              <w:ind w:left="175" w:right="166"/>
              <w:rPr>
                <w:sz w:val="16"/>
              </w:rPr>
            </w:pPr>
            <w:r>
              <w:rPr>
                <w:sz w:val="16"/>
              </w:rPr>
              <w:t>0.22</w:t>
            </w:r>
          </w:p>
        </w:tc>
        <w:tc>
          <w:tcPr>
            <w:tcW w:w="672" w:type="dxa"/>
          </w:tcPr>
          <w:p w14:paraId="58790455" w14:textId="77777777" w:rsidR="00054221" w:rsidRDefault="00BD4E74">
            <w:pPr>
              <w:pStyle w:val="TableParagraph"/>
              <w:ind w:left="88" w:right="87"/>
              <w:rPr>
                <w:sz w:val="16"/>
              </w:rPr>
            </w:pPr>
            <w:r>
              <w:rPr>
                <w:sz w:val="16"/>
              </w:rPr>
              <w:t>-0.02</w:t>
            </w:r>
          </w:p>
        </w:tc>
      </w:tr>
      <w:tr w:rsidR="00054221" w14:paraId="3196CF88" w14:textId="77777777">
        <w:trPr>
          <w:trHeight w:val="189"/>
        </w:trPr>
        <w:tc>
          <w:tcPr>
            <w:tcW w:w="5046" w:type="dxa"/>
          </w:tcPr>
          <w:p w14:paraId="0C39D4CD" w14:textId="77777777" w:rsidR="00054221" w:rsidRDefault="00054221">
            <w:pPr>
              <w:pStyle w:val="TableParagraph"/>
              <w:spacing w:before="0" w:line="240" w:lineRule="auto"/>
              <w:jc w:val="left"/>
              <w:rPr>
                <w:rFonts w:ascii="Times New Roman"/>
                <w:sz w:val="12"/>
              </w:rPr>
            </w:pPr>
          </w:p>
        </w:tc>
        <w:tc>
          <w:tcPr>
            <w:tcW w:w="850" w:type="dxa"/>
          </w:tcPr>
          <w:p w14:paraId="21A57A5E" w14:textId="77777777" w:rsidR="00054221" w:rsidRDefault="00BD4E74">
            <w:pPr>
              <w:pStyle w:val="TableParagraph"/>
              <w:ind w:left="98" w:right="89"/>
              <w:rPr>
                <w:sz w:val="16"/>
              </w:rPr>
            </w:pPr>
            <w:r>
              <w:rPr>
                <w:sz w:val="16"/>
              </w:rPr>
              <w:t>(0.43)</w:t>
            </w:r>
          </w:p>
        </w:tc>
        <w:tc>
          <w:tcPr>
            <w:tcW w:w="831" w:type="dxa"/>
          </w:tcPr>
          <w:p w14:paraId="64541CF9" w14:textId="77777777" w:rsidR="00054221" w:rsidRDefault="00BD4E74">
            <w:pPr>
              <w:pStyle w:val="TableParagraph"/>
              <w:ind w:left="176" w:right="166"/>
              <w:rPr>
                <w:sz w:val="16"/>
              </w:rPr>
            </w:pPr>
            <w:r>
              <w:rPr>
                <w:w w:val="105"/>
                <w:sz w:val="16"/>
              </w:rPr>
              <w:t>(0.41)</w:t>
            </w:r>
          </w:p>
        </w:tc>
        <w:tc>
          <w:tcPr>
            <w:tcW w:w="672" w:type="dxa"/>
          </w:tcPr>
          <w:p w14:paraId="09E85879" w14:textId="77777777" w:rsidR="00054221" w:rsidRDefault="00BD4E74">
            <w:pPr>
              <w:pStyle w:val="TableParagraph"/>
              <w:ind w:left="88" w:right="87"/>
              <w:rPr>
                <w:sz w:val="16"/>
              </w:rPr>
            </w:pPr>
            <w:r>
              <w:rPr>
                <w:sz w:val="16"/>
              </w:rPr>
              <w:t>(0.63)</w:t>
            </w:r>
          </w:p>
        </w:tc>
      </w:tr>
      <w:tr w:rsidR="00054221" w14:paraId="4230364C" w14:textId="77777777">
        <w:trPr>
          <w:trHeight w:val="189"/>
        </w:trPr>
        <w:tc>
          <w:tcPr>
            <w:tcW w:w="5046" w:type="dxa"/>
          </w:tcPr>
          <w:p w14:paraId="01A46961" w14:textId="7118EAB2" w:rsidR="00054221" w:rsidRDefault="00BD4E74">
            <w:pPr>
              <w:pStyle w:val="TableParagraph"/>
              <w:ind w:left="119"/>
              <w:jc w:val="left"/>
              <w:rPr>
                <w:sz w:val="16"/>
                <w:szCs w:val="16"/>
              </w:rPr>
            </w:pPr>
            <w:r w:rsidRPr="76614F08">
              <w:rPr>
                <w:sz w:val="16"/>
                <w:szCs w:val="16"/>
              </w:rPr>
              <w:t>Stress</w:t>
            </w:r>
            <w:r w:rsidRPr="76614F08">
              <w:rPr>
                <w:spacing w:val="22"/>
                <w:sz w:val="16"/>
                <w:szCs w:val="16"/>
              </w:rPr>
              <w:t xml:space="preserve"> </w:t>
            </w:r>
            <w:r w:rsidRPr="76614F08">
              <w:rPr>
                <w:sz w:val="16"/>
                <w:szCs w:val="16"/>
              </w:rPr>
              <w:t>coping:</w:t>
            </w:r>
            <w:r w:rsidRPr="76614F08">
              <w:rPr>
                <w:spacing w:val="6"/>
                <w:sz w:val="16"/>
                <w:szCs w:val="16"/>
              </w:rPr>
              <w:t xml:space="preserve"> </w:t>
            </w:r>
            <w:r w:rsidRPr="76614F08">
              <w:rPr>
                <w:sz w:val="16"/>
                <w:szCs w:val="16"/>
              </w:rPr>
              <w:t>Spent</w:t>
            </w:r>
            <w:r w:rsidRPr="76614F08">
              <w:rPr>
                <w:spacing w:val="22"/>
                <w:sz w:val="16"/>
                <w:szCs w:val="16"/>
              </w:rPr>
              <w:t xml:space="preserve"> </w:t>
            </w:r>
            <w:r w:rsidRPr="76614F08">
              <w:rPr>
                <w:sz w:val="16"/>
                <w:szCs w:val="16"/>
              </w:rPr>
              <w:t>savings</w:t>
            </w:r>
          </w:p>
        </w:tc>
        <w:tc>
          <w:tcPr>
            <w:tcW w:w="850" w:type="dxa"/>
          </w:tcPr>
          <w:p w14:paraId="1B6B60F8" w14:textId="77777777" w:rsidR="00054221" w:rsidRDefault="00BD4E74">
            <w:pPr>
              <w:pStyle w:val="TableParagraph"/>
              <w:ind w:left="98" w:right="89"/>
              <w:rPr>
                <w:sz w:val="16"/>
              </w:rPr>
            </w:pPr>
            <w:r>
              <w:rPr>
                <w:sz w:val="16"/>
              </w:rPr>
              <w:t>0.45</w:t>
            </w:r>
          </w:p>
        </w:tc>
        <w:tc>
          <w:tcPr>
            <w:tcW w:w="831" w:type="dxa"/>
          </w:tcPr>
          <w:p w14:paraId="0173BC73" w14:textId="77777777" w:rsidR="00054221" w:rsidRDefault="00BD4E74">
            <w:pPr>
              <w:pStyle w:val="TableParagraph"/>
              <w:ind w:left="176" w:right="166"/>
              <w:rPr>
                <w:sz w:val="16"/>
              </w:rPr>
            </w:pPr>
            <w:r>
              <w:rPr>
                <w:sz w:val="16"/>
              </w:rPr>
              <w:t>0.49</w:t>
            </w:r>
          </w:p>
        </w:tc>
        <w:tc>
          <w:tcPr>
            <w:tcW w:w="672" w:type="dxa"/>
          </w:tcPr>
          <w:p w14:paraId="50114927" w14:textId="77777777" w:rsidR="00054221" w:rsidRDefault="00BD4E74">
            <w:pPr>
              <w:pStyle w:val="TableParagraph"/>
              <w:ind w:left="88" w:right="87"/>
              <w:rPr>
                <w:sz w:val="16"/>
              </w:rPr>
            </w:pPr>
            <w:r>
              <w:rPr>
                <w:sz w:val="16"/>
              </w:rPr>
              <w:t>0.05</w:t>
            </w:r>
          </w:p>
        </w:tc>
      </w:tr>
      <w:tr w:rsidR="00054221" w14:paraId="3B660176" w14:textId="77777777">
        <w:trPr>
          <w:trHeight w:val="189"/>
        </w:trPr>
        <w:tc>
          <w:tcPr>
            <w:tcW w:w="5046" w:type="dxa"/>
          </w:tcPr>
          <w:p w14:paraId="4E9FD621" w14:textId="77777777" w:rsidR="00054221" w:rsidRDefault="00054221">
            <w:pPr>
              <w:pStyle w:val="TableParagraph"/>
              <w:spacing w:before="0" w:line="240" w:lineRule="auto"/>
              <w:jc w:val="left"/>
              <w:rPr>
                <w:rFonts w:ascii="Times New Roman"/>
                <w:sz w:val="12"/>
              </w:rPr>
            </w:pPr>
          </w:p>
        </w:tc>
        <w:tc>
          <w:tcPr>
            <w:tcW w:w="850" w:type="dxa"/>
          </w:tcPr>
          <w:p w14:paraId="64E685A1" w14:textId="77777777" w:rsidR="00054221" w:rsidRDefault="00BD4E74">
            <w:pPr>
              <w:pStyle w:val="TableParagraph"/>
              <w:ind w:left="98" w:right="89"/>
              <w:rPr>
                <w:sz w:val="16"/>
              </w:rPr>
            </w:pPr>
            <w:r>
              <w:rPr>
                <w:sz w:val="16"/>
              </w:rPr>
              <w:t>(0.50)</w:t>
            </w:r>
          </w:p>
        </w:tc>
        <w:tc>
          <w:tcPr>
            <w:tcW w:w="831" w:type="dxa"/>
          </w:tcPr>
          <w:p w14:paraId="7AA162ED" w14:textId="77777777" w:rsidR="00054221" w:rsidRDefault="00BD4E74">
            <w:pPr>
              <w:pStyle w:val="TableParagraph"/>
              <w:ind w:left="176" w:right="166"/>
              <w:rPr>
                <w:sz w:val="16"/>
              </w:rPr>
            </w:pPr>
            <w:r>
              <w:rPr>
                <w:sz w:val="16"/>
              </w:rPr>
              <w:t>(0.50)</w:t>
            </w:r>
          </w:p>
        </w:tc>
        <w:tc>
          <w:tcPr>
            <w:tcW w:w="672" w:type="dxa"/>
          </w:tcPr>
          <w:p w14:paraId="1C5D1E74" w14:textId="77777777" w:rsidR="00054221" w:rsidRDefault="00BD4E74">
            <w:pPr>
              <w:pStyle w:val="TableParagraph"/>
              <w:ind w:left="88" w:right="87"/>
              <w:rPr>
                <w:sz w:val="16"/>
              </w:rPr>
            </w:pPr>
            <w:r>
              <w:rPr>
                <w:w w:val="105"/>
                <w:sz w:val="16"/>
              </w:rPr>
              <w:t>(0.41)</w:t>
            </w:r>
          </w:p>
        </w:tc>
      </w:tr>
      <w:tr w:rsidR="00054221" w14:paraId="721A510D" w14:textId="77777777">
        <w:trPr>
          <w:trHeight w:val="189"/>
        </w:trPr>
        <w:tc>
          <w:tcPr>
            <w:tcW w:w="5046" w:type="dxa"/>
          </w:tcPr>
          <w:p w14:paraId="5352E3FB" w14:textId="24238461" w:rsidR="00054221" w:rsidRDefault="00BD4E74">
            <w:pPr>
              <w:pStyle w:val="TableParagraph"/>
              <w:ind w:left="119"/>
              <w:jc w:val="left"/>
              <w:rPr>
                <w:sz w:val="16"/>
                <w:szCs w:val="16"/>
              </w:rPr>
            </w:pPr>
            <w:r w:rsidRPr="76614F08">
              <w:rPr>
                <w:sz w:val="16"/>
                <w:szCs w:val="16"/>
              </w:rPr>
              <w:t>Stress</w:t>
            </w:r>
            <w:r w:rsidRPr="76614F08">
              <w:rPr>
                <w:spacing w:val="22"/>
                <w:sz w:val="16"/>
                <w:szCs w:val="16"/>
              </w:rPr>
              <w:t xml:space="preserve"> </w:t>
            </w:r>
            <w:r w:rsidRPr="76614F08">
              <w:rPr>
                <w:sz w:val="16"/>
                <w:szCs w:val="16"/>
              </w:rPr>
              <w:t>coping:</w:t>
            </w:r>
            <w:r w:rsidRPr="76614F08">
              <w:rPr>
                <w:spacing w:val="5"/>
                <w:sz w:val="16"/>
                <w:szCs w:val="16"/>
              </w:rPr>
              <w:t xml:space="preserve"> </w:t>
            </w:r>
            <w:r w:rsidRPr="76614F08">
              <w:rPr>
                <w:sz w:val="16"/>
                <w:szCs w:val="16"/>
              </w:rPr>
              <w:t>Borrowed</w:t>
            </w:r>
            <w:r w:rsidRPr="76614F08">
              <w:rPr>
                <w:spacing w:val="22"/>
                <w:sz w:val="16"/>
                <w:szCs w:val="16"/>
              </w:rPr>
              <w:t xml:space="preserve"> </w:t>
            </w:r>
            <w:r w:rsidRPr="76614F08">
              <w:rPr>
                <w:sz w:val="16"/>
                <w:szCs w:val="16"/>
              </w:rPr>
              <w:t>money</w:t>
            </w:r>
          </w:p>
        </w:tc>
        <w:tc>
          <w:tcPr>
            <w:tcW w:w="850" w:type="dxa"/>
          </w:tcPr>
          <w:p w14:paraId="2E010567" w14:textId="77777777" w:rsidR="00054221" w:rsidRDefault="00BD4E74">
            <w:pPr>
              <w:pStyle w:val="TableParagraph"/>
              <w:ind w:left="98" w:right="89"/>
              <w:rPr>
                <w:sz w:val="16"/>
              </w:rPr>
            </w:pPr>
            <w:r>
              <w:rPr>
                <w:sz w:val="16"/>
              </w:rPr>
              <w:t>0.51</w:t>
            </w:r>
          </w:p>
        </w:tc>
        <w:tc>
          <w:tcPr>
            <w:tcW w:w="831" w:type="dxa"/>
          </w:tcPr>
          <w:p w14:paraId="78390580" w14:textId="77777777" w:rsidR="00054221" w:rsidRDefault="00BD4E74">
            <w:pPr>
              <w:pStyle w:val="TableParagraph"/>
              <w:ind w:left="176" w:right="165"/>
              <w:rPr>
                <w:sz w:val="16"/>
              </w:rPr>
            </w:pPr>
            <w:r>
              <w:rPr>
                <w:sz w:val="16"/>
              </w:rPr>
              <w:t>0.42</w:t>
            </w:r>
          </w:p>
        </w:tc>
        <w:tc>
          <w:tcPr>
            <w:tcW w:w="672" w:type="dxa"/>
          </w:tcPr>
          <w:p w14:paraId="3E94EB79" w14:textId="77777777" w:rsidR="00054221" w:rsidRDefault="00BD4E74">
            <w:pPr>
              <w:pStyle w:val="TableParagraph"/>
              <w:ind w:left="88" w:right="86"/>
              <w:rPr>
                <w:sz w:val="16"/>
              </w:rPr>
            </w:pPr>
            <w:r>
              <w:rPr>
                <w:sz w:val="16"/>
              </w:rPr>
              <w:t>-0.09</w:t>
            </w:r>
          </w:p>
        </w:tc>
      </w:tr>
      <w:tr w:rsidR="00054221" w14:paraId="077043EC" w14:textId="77777777">
        <w:trPr>
          <w:trHeight w:val="189"/>
        </w:trPr>
        <w:tc>
          <w:tcPr>
            <w:tcW w:w="5046" w:type="dxa"/>
          </w:tcPr>
          <w:p w14:paraId="76A46697" w14:textId="77777777" w:rsidR="00054221" w:rsidRDefault="00054221">
            <w:pPr>
              <w:pStyle w:val="TableParagraph"/>
              <w:spacing w:before="0" w:line="240" w:lineRule="auto"/>
              <w:jc w:val="left"/>
              <w:rPr>
                <w:rFonts w:ascii="Times New Roman"/>
                <w:sz w:val="12"/>
              </w:rPr>
            </w:pPr>
          </w:p>
        </w:tc>
        <w:tc>
          <w:tcPr>
            <w:tcW w:w="850" w:type="dxa"/>
          </w:tcPr>
          <w:p w14:paraId="1C00AD43" w14:textId="77777777" w:rsidR="00054221" w:rsidRDefault="00BD4E74">
            <w:pPr>
              <w:pStyle w:val="TableParagraph"/>
              <w:ind w:left="98" w:right="89"/>
              <w:rPr>
                <w:sz w:val="16"/>
              </w:rPr>
            </w:pPr>
            <w:r>
              <w:rPr>
                <w:sz w:val="16"/>
              </w:rPr>
              <w:t>(0.50)</w:t>
            </w:r>
          </w:p>
        </w:tc>
        <w:tc>
          <w:tcPr>
            <w:tcW w:w="831" w:type="dxa"/>
          </w:tcPr>
          <w:p w14:paraId="6103A74C" w14:textId="77777777" w:rsidR="00054221" w:rsidRDefault="00BD4E74">
            <w:pPr>
              <w:pStyle w:val="TableParagraph"/>
              <w:ind w:left="176" w:right="166"/>
              <w:rPr>
                <w:sz w:val="16"/>
              </w:rPr>
            </w:pPr>
            <w:r>
              <w:rPr>
                <w:sz w:val="16"/>
              </w:rPr>
              <w:t>(0.50)</w:t>
            </w:r>
          </w:p>
        </w:tc>
        <w:tc>
          <w:tcPr>
            <w:tcW w:w="672" w:type="dxa"/>
          </w:tcPr>
          <w:p w14:paraId="64360525" w14:textId="77777777" w:rsidR="00054221" w:rsidRDefault="00BD4E74">
            <w:pPr>
              <w:pStyle w:val="TableParagraph"/>
              <w:ind w:left="88" w:right="87"/>
              <w:rPr>
                <w:sz w:val="16"/>
              </w:rPr>
            </w:pPr>
            <w:r>
              <w:rPr>
                <w:w w:val="105"/>
                <w:sz w:val="16"/>
              </w:rPr>
              <w:t>(0.13)</w:t>
            </w:r>
          </w:p>
        </w:tc>
      </w:tr>
      <w:tr w:rsidR="00054221" w14:paraId="3C051086" w14:textId="77777777">
        <w:trPr>
          <w:trHeight w:val="189"/>
        </w:trPr>
        <w:tc>
          <w:tcPr>
            <w:tcW w:w="5046" w:type="dxa"/>
          </w:tcPr>
          <w:p w14:paraId="78EA624A" w14:textId="1639EC67" w:rsidR="00054221" w:rsidRDefault="00BD4E74">
            <w:pPr>
              <w:pStyle w:val="TableParagraph"/>
              <w:ind w:left="119"/>
              <w:jc w:val="left"/>
              <w:rPr>
                <w:sz w:val="16"/>
                <w:szCs w:val="16"/>
              </w:rPr>
            </w:pPr>
            <w:r w:rsidRPr="76614F08">
              <w:rPr>
                <w:sz w:val="16"/>
                <w:szCs w:val="16"/>
              </w:rPr>
              <w:t>Crisis</w:t>
            </w:r>
            <w:r w:rsidRPr="76614F08">
              <w:rPr>
                <w:spacing w:val="25"/>
                <w:sz w:val="16"/>
                <w:szCs w:val="16"/>
              </w:rPr>
              <w:t xml:space="preserve"> </w:t>
            </w:r>
            <w:r w:rsidRPr="76614F08">
              <w:rPr>
                <w:sz w:val="16"/>
                <w:szCs w:val="16"/>
              </w:rPr>
              <w:t>coping:</w:t>
            </w:r>
            <w:r w:rsidRPr="76614F08">
              <w:rPr>
                <w:spacing w:val="10"/>
                <w:sz w:val="16"/>
                <w:szCs w:val="16"/>
              </w:rPr>
              <w:t xml:space="preserve"> </w:t>
            </w:r>
            <w:r w:rsidRPr="76614F08">
              <w:rPr>
                <w:sz w:val="16"/>
                <w:szCs w:val="16"/>
              </w:rPr>
              <w:t>Sold</w:t>
            </w:r>
            <w:r w:rsidRPr="76614F08">
              <w:rPr>
                <w:spacing w:val="25"/>
                <w:sz w:val="16"/>
                <w:szCs w:val="16"/>
              </w:rPr>
              <w:t xml:space="preserve"> </w:t>
            </w:r>
            <w:r w:rsidRPr="76614F08">
              <w:rPr>
                <w:sz w:val="16"/>
                <w:szCs w:val="16"/>
              </w:rPr>
              <w:t>productive</w:t>
            </w:r>
            <w:r w:rsidRPr="76614F08">
              <w:rPr>
                <w:spacing w:val="24"/>
                <w:sz w:val="16"/>
                <w:szCs w:val="16"/>
              </w:rPr>
              <w:t xml:space="preserve"> </w:t>
            </w:r>
            <w:r w:rsidRPr="76614F08">
              <w:rPr>
                <w:sz w:val="16"/>
                <w:szCs w:val="16"/>
              </w:rPr>
              <w:t>assets</w:t>
            </w:r>
            <w:r w:rsidRPr="76614F08">
              <w:rPr>
                <w:spacing w:val="25"/>
                <w:sz w:val="16"/>
                <w:szCs w:val="16"/>
              </w:rPr>
              <w:t xml:space="preserve"> </w:t>
            </w:r>
            <w:r w:rsidRPr="76614F08">
              <w:rPr>
                <w:sz w:val="16"/>
                <w:szCs w:val="16"/>
              </w:rPr>
              <w:t>or</w:t>
            </w:r>
            <w:r w:rsidRPr="76614F08">
              <w:rPr>
                <w:spacing w:val="25"/>
                <w:sz w:val="16"/>
                <w:szCs w:val="16"/>
              </w:rPr>
              <w:t xml:space="preserve"> </w:t>
            </w:r>
            <w:r w:rsidRPr="76614F08">
              <w:rPr>
                <w:sz w:val="16"/>
                <w:szCs w:val="16"/>
              </w:rPr>
              <w:t>means</w:t>
            </w:r>
            <w:r w:rsidRPr="76614F08">
              <w:rPr>
                <w:spacing w:val="25"/>
                <w:sz w:val="16"/>
                <w:szCs w:val="16"/>
              </w:rPr>
              <w:t xml:space="preserve"> </w:t>
            </w:r>
            <w:r w:rsidRPr="76614F08">
              <w:rPr>
                <w:sz w:val="16"/>
                <w:szCs w:val="16"/>
              </w:rPr>
              <w:t>of</w:t>
            </w:r>
            <w:r w:rsidRPr="76614F08">
              <w:rPr>
                <w:spacing w:val="24"/>
                <w:sz w:val="16"/>
                <w:szCs w:val="16"/>
              </w:rPr>
              <w:t xml:space="preserve"> </w:t>
            </w:r>
            <w:r w:rsidRPr="76614F08">
              <w:rPr>
                <w:sz w:val="16"/>
                <w:szCs w:val="16"/>
              </w:rPr>
              <w:t>transport</w:t>
            </w:r>
          </w:p>
        </w:tc>
        <w:tc>
          <w:tcPr>
            <w:tcW w:w="850" w:type="dxa"/>
          </w:tcPr>
          <w:p w14:paraId="52C99B81" w14:textId="77777777" w:rsidR="00054221" w:rsidRDefault="00BD4E74">
            <w:pPr>
              <w:pStyle w:val="TableParagraph"/>
              <w:ind w:left="98" w:right="87"/>
              <w:rPr>
                <w:sz w:val="16"/>
              </w:rPr>
            </w:pPr>
            <w:r>
              <w:rPr>
                <w:sz w:val="16"/>
              </w:rPr>
              <w:t>0.09</w:t>
            </w:r>
          </w:p>
        </w:tc>
        <w:tc>
          <w:tcPr>
            <w:tcW w:w="831" w:type="dxa"/>
          </w:tcPr>
          <w:p w14:paraId="1B5F8FFD" w14:textId="77777777" w:rsidR="00054221" w:rsidRDefault="00BD4E74">
            <w:pPr>
              <w:pStyle w:val="TableParagraph"/>
              <w:ind w:left="176" w:right="164"/>
              <w:rPr>
                <w:sz w:val="16"/>
              </w:rPr>
            </w:pPr>
            <w:r>
              <w:rPr>
                <w:sz w:val="16"/>
              </w:rPr>
              <w:t>0.06</w:t>
            </w:r>
          </w:p>
        </w:tc>
        <w:tc>
          <w:tcPr>
            <w:tcW w:w="672" w:type="dxa"/>
          </w:tcPr>
          <w:p w14:paraId="3C239482" w14:textId="77777777" w:rsidR="00054221" w:rsidRDefault="00BD4E74">
            <w:pPr>
              <w:pStyle w:val="TableParagraph"/>
              <w:ind w:left="88" w:right="85"/>
              <w:rPr>
                <w:sz w:val="16"/>
              </w:rPr>
            </w:pPr>
            <w:r>
              <w:rPr>
                <w:sz w:val="16"/>
              </w:rPr>
              <w:t>-0.03</w:t>
            </w:r>
          </w:p>
        </w:tc>
      </w:tr>
      <w:tr w:rsidR="00054221" w14:paraId="4980DA7C" w14:textId="77777777">
        <w:trPr>
          <w:trHeight w:val="189"/>
        </w:trPr>
        <w:tc>
          <w:tcPr>
            <w:tcW w:w="5046" w:type="dxa"/>
          </w:tcPr>
          <w:p w14:paraId="2957C198" w14:textId="77777777" w:rsidR="00054221" w:rsidRDefault="00054221">
            <w:pPr>
              <w:pStyle w:val="TableParagraph"/>
              <w:spacing w:before="0" w:line="240" w:lineRule="auto"/>
              <w:jc w:val="left"/>
              <w:rPr>
                <w:rFonts w:ascii="Times New Roman"/>
                <w:sz w:val="12"/>
              </w:rPr>
            </w:pPr>
          </w:p>
        </w:tc>
        <w:tc>
          <w:tcPr>
            <w:tcW w:w="850" w:type="dxa"/>
          </w:tcPr>
          <w:p w14:paraId="26AAA0B0" w14:textId="77777777" w:rsidR="00054221" w:rsidRDefault="00BD4E74">
            <w:pPr>
              <w:pStyle w:val="TableParagraph"/>
              <w:ind w:left="98" w:right="89"/>
              <w:rPr>
                <w:sz w:val="16"/>
              </w:rPr>
            </w:pPr>
            <w:r>
              <w:rPr>
                <w:sz w:val="16"/>
              </w:rPr>
              <w:t>(0.29)</w:t>
            </w:r>
          </w:p>
        </w:tc>
        <w:tc>
          <w:tcPr>
            <w:tcW w:w="831" w:type="dxa"/>
          </w:tcPr>
          <w:p w14:paraId="7AE349D0" w14:textId="77777777" w:rsidR="00054221" w:rsidRDefault="00BD4E74">
            <w:pPr>
              <w:pStyle w:val="TableParagraph"/>
              <w:ind w:left="176" w:right="166"/>
              <w:rPr>
                <w:sz w:val="16"/>
              </w:rPr>
            </w:pPr>
            <w:r>
              <w:rPr>
                <w:sz w:val="16"/>
              </w:rPr>
              <w:t>(0.24)</w:t>
            </w:r>
          </w:p>
        </w:tc>
        <w:tc>
          <w:tcPr>
            <w:tcW w:w="672" w:type="dxa"/>
          </w:tcPr>
          <w:p w14:paraId="7C93B482" w14:textId="77777777" w:rsidR="00054221" w:rsidRDefault="00BD4E74">
            <w:pPr>
              <w:pStyle w:val="TableParagraph"/>
              <w:ind w:left="88" w:right="87"/>
              <w:rPr>
                <w:sz w:val="16"/>
              </w:rPr>
            </w:pPr>
            <w:r>
              <w:rPr>
                <w:sz w:val="16"/>
              </w:rPr>
              <w:t>(0.36)</w:t>
            </w:r>
          </w:p>
        </w:tc>
      </w:tr>
      <w:tr w:rsidR="00054221" w14:paraId="34C72D63" w14:textId="77777777">
        <w:trPr>
          <w:trHeight w:val="189"/>
        </w:trPr>
        <w:tc>
          <w:tcPr>
            <w:tcW w:w="5046" w:type="dxa"/>
          </w:tcPr>
          <w:p w14:paraId="6F4A993E" w14:textId="6BE1F798" w:rsidR="00054221" w:rsidRDefault="00BD4E74">
            <w:pPr>
              <w:pStyle w:val="TableParagraph"/>
              <w:ind w:left="119"/>
              <w:jc w:val="left"/>
              <w:rPr>
                <w:sz w:val="16"/>
                <w:szCs w:val="16"/>
              </w:rPr>
            </w:pPr>
            <w:r w:rsidRPr="76614F08">
              <w:rPr>
                <w:sz w:val="16"/>
                <w:szCs w:val="16"/>
              </w:rPr>
              <w:t>Crisis</w:t>
            </w:r>
            <w:r w:rsidRPr="76614F08">
              <w:rPr>
                <w:spacing w:val="20"/>
                <w:sz w:val="16"/>
                <w:szCs w:val="16"/>
              </w:rPr>
              <w:t xml:space="preserve"> </w:t>
            </w:r>
            <w:r w:rsidRPr="76614F08">
              <w:rPr>
                <w:sz w:val="16"/>
                <w:szCs w:val="16"/>
              </w:rPr>
              <w:t>coping:</w:t>
            </w:r>
            <w:r w:rsidRPr="76614F08">
              <w:rPr>
                <w:spacing w:val="3"/>
                <w:sz w:val="16"/>
                <w:szCs w:val="16"/>
              </w:rPr>
              <w:t xml:space="preserve"> </w:t>
            </w:r>
            <w:r w:rsidRPr="76614F08">
              <w:rPr>
                <w:sz w:val="16"/>
                <w:szCs w:val="16"/>
              </w:rPr>
              <w:t>Moved</w:t>
            </w:r>
            <w:r w:rsidRPr="76614F08">
              <w:rPr>
                <w:spacing w:val="20"/>
                <w:sz w:val="16"/>
                <w:szCs w:val="16"/>
              </w:rPr>
              <w:t xml:space="preserve"> </w:t>
            </w:r>
            <w:r w:rsidRPr="76614F08">
              <w:rPr>
                <w:sz w:val="16"/>
                <w:szCs w:val="16"/>
              </w:rPr>
              <w:t>to</w:t>
            </w:r>
            <w:r w:rsidRPr="76614F08">
              <w:rPr>
                <w:spacing w:val="20"/>
                <w:sz w:val="16"/>
                <w:szCs w:val="16"/>
              </w:rPr>
              <w:t xml:space="preserve"> </w:t>
            </w:r>
            <w:r w:rsidRPr="76614F08">
              <w:rPr>
                <w:sz w:val="16"/>
                <w:szCs w:val="16"/>
              </w:rPr>
              <w:t>somewhere</w:t>
            </w:r>
            <w:r w:rsidRPr="76614F08">
              <w:rPr>
                <w:spacing w:val="20"/>
                <w:sz w:val="16"/>
                <w:szCs w:val="16"/>
              </w:rPr>
              <w:t xml:space="preserve"> </w:t>
            </w:r>
            <w:r w:rsidRPr="76614F08">
              <w:rPr>
                <w:sz w:val="16"/>
                <w:szCs w:val="16"/>
              </w:rPr>
              <w:t>else</w:t>
            </w:r>
          </w:p>
        </w:tc>
        <w:tc>
          <w:tcPr>
            <w:tcW w:w="850" w:type="dxa"/>
          </w:tcPr>
          <w:p w14:paraId="1BE5C355" w14:textId="77777777" w:rsidR="00054221" w:rsidRDefault="00BD4E74">
            <w:pPr>
              <w:pStyle w:val="TableParagraph"/>
              <w:ind w:left="98" w:right="89"/>
              <w:rPr>
                <w:sz w:val="16"/>
              </w:rPr>
            </w:pPr>
            <w:r>
              <w:rPr>
                <w:sz w:val="16"/>
              </w:rPr>
              <w:t>0.07</w:t>
            </w:r>
          </w:p>
        </w:tc>
        <w:tc>
          <w:tcPr>
            <w:tcW w:w="831" w:type="dxa"/>
          </w:tcPr>
          <w:p w14:paraId="58834541" w14:textId="77777777" w:rsidR="00054221" w:rsidRDefault="00BD4E74">
            <w:pPr>
              <w:pStyle w:val="TableParagraph"/>
              <w:ind w:left="176" w:right="166"/>
              <w:rPr>
                <w:sz w:val="16"/>
              </w:rPr>
            </w:pPr>
            <w:r>
              <w:rPr>
                <w:sz w:val="16"/>
              </w:rPr>
              <w:t>0.04</w:t>
            </w:r>
          </w:p>
        </w:tc>
        <w:tc>
          <w:tcPr>
            <w:tcW w:w="672" w:type="dxa"/>
          </w:tcPr>
          <w:p w14:paraId="3F04C35A" w14:textId="77777777" w:rsidR="00054221" w:rsidRDefault="00BD4E74">
            <w:pPr>
              <w:pStyle w:val="TableParagraph"/>
              <w:ind w:left="88" w:right="87"/>
              <w:rPr>
                <w:sz w:val="16"/>
              </w:rPr>
            </w:pPr>
            <w:r>
              <w:rPr>
                <w:sz w:val="16"/>
              </w:rPr>
              <w:t>-0.03</w:t>
            </w:r>
          </w:p>
        </w:tc>
      </w:tr>
      <w:tr w:rsidR="00054221" w14:paraId="2A833307" w14:textId="77777777">
        <w:trPr>
          <w:trHeight w:val="189"/>
        </w:trPr>
        <w:tc>
          <w:tcPr>
            <w:tcW w:w="5046" w:type="dxa"/>
          </w:tcPr>
          <w:p w14:paraId="5824F2B3" w14:textId="77777777" w:rsidR="00054221" w:rsidRDefault="00054221">
            <w:pPr>
              <w:pStyle w:val="TableParagraph"/>
              <w:spacing w:before="0" w:line="240" w:lineRule="auto"/>
              <w:jc w:val="left"/>
              <w:rPr>
                <w:rFonts w:ascii="Times New Roman"/>
                <w:sz w:val="12"/>
              </w:rPr>
            </w:pPr>
          </w:p>
        </w:tc>
        <w:tc>
          <w:tcPr>
            <w:tcW w:w="850" w:type="dxa"/>
          </w:tcPr>
          <w:p w14:paraId="1C7F9EA9" w14:textId="77777777" w:rsidR="00054221" w:rsidRDefault="00BD4E74">
            <w:pPr>
              <w:pStyle w:val="TableParagraph"/>
              <w:ind w:left="98" w:right="89"/>
              <w:rPr>
                <w:sz w:val="16"/>
              </w:rPr>
            </w:pPr>
            <w:r>
              <w:rPr>
                <w:sz w:val="16"/>
              </w:rPr>
              <w:t>(0.25)</w:t>
            </w:r>
          </w:p>
        </w:tc>
        <w:tc>
          <w:tcPr>
            <w:tcW w:w="831" w:type="dxa"/>
          </w:tcPr>
          <w:p w14:paraId="66F686DE" w14:textId="77777777" w:rsidR="00054221" w:rsidRDefault="00BD4E74">
            <w:pPr>
              <w:pStyle w:val="TableParagraph"/>
              <w:ind w:left="176" w:right="166"/>
              <w:rPr>
                <w:sz w:val="16"/>
              </w:rPr>
            </w:pPr>
            <w:r>
              <w:rPr>
                <w:sz w:val="16"/>
              </w:rPr>
              <w:t>(0.20)</w:t>
            </w:r>
          </w:p>
        </w:tc>
        <w:tc>
          <w:tcPr>
            <w:tcW w:w="672" w:type="dxa"/>
          </w:tcPr>
          <w:p w14:paraId="1AA0EBCF" w14:textId="77777777" w:rsidR="00054221" w:rsidRDefault="00BD4E74">
            <w:pPr>
              <w:pStyle w:val="TableParagraph"/>
              <w:ind w:left="88" w:right="87"/>
              <w:rPr>
                <w:sz w:val="16"/>
              </w:rPr>
            </w:pPr>
            <w:r>
              <w:rPr>
                <w:sz w:val="16"/>
              </w:rPr>
              <w:t>(0.29)</w:t>
            </w:r>
          </w:p>
        </w:tc>
      </w:tr>
      <w:tr w:rsidR="00054221" w14:paraId="3C7F5104" w14:textId="77777777">
        <w:trPr>
          <w:trHeight w:val="189"/>
        </w:trPr>
        <w:tc>
          <w:tcPr>
            <w:tcW w:w="5046" w:type="dxa"/>
          </w:tcPr>
          <w:p w14:paraId="06494A52" w14:textId="17BF9729" w:rsidR="00054221" w:rsidRDefault="00BD4E74">
            <w:pPr>
              <w:pStyle w:val="TableParagraph"/>
              <w:ind w:left="119"/>
              <w:jc w:val="left"/>
              <w:rPr>
                <w:sz w:val="16"/>
                <w:szCs w:val="16"/>
              </w:rPr>
            </w:pPr>
            <w:r w:rsidRPr="76614F08">
              <w:rPr>
                <w:sz w:val="16"/>
                <w:szCs w:val="16"/>
              </w:rPr>
              <w:t>Crisis</w:t>
            </w:r>
            <w:r w:rsidRPr="76614F08">
              <w:rPr>
                <w:spacing w:val="23"/>
                <w:sz w:val="16"/>
                <w:szCs w:val="16"/>
              </w:rPr>
              <w:t xml:space="preserve"> </w:t>
            </w:r>
            <w:r w:rsidRPr="76614F08">
              <w:rPr>
                <w:sz w:val="16"/>
                <w:szCs w:val="16"/>
              </w:rPr>
              <w:t>coping:</w:t>
            </w:r>
            <w:r w:rsidRPr="76614F08">
              <w:rPr>
                <w:spacing w:val="7"/>
                <w:sz w:val="16"/>
                <w:szCs w:val="16"/>
              </w:rPr>
              <w:t xml:space="preserve"> </w:t>
            </w:r>
            <w:r w:rsidRPr="76614F08">
              <w:rPr>
                <w:sz w:val="16"/>
                <w:szCs w:val="16"/>
              </w:rPr>
              <w:t>Withdrew</w:t>
            </w:r>
            <w:r w:rsidRPr="76614F08">
              <w:rPr>
                <w:spacing w:val="23"/>
                <w:sz w:val="16"/>
                <w:szCs w:val="16"/>
              </w:rPr>
              <w:t xml:space="preserve"> </w:t>
            </w:r>
            <w:r w:rsidRPr="76614F08">
              <w:rPr>
                <w:sz w:val="16"/>
                <w:szCs w:val="16"/>
              </w:rPr>
              <w:t>children</w:t>
            </w:r>
            <w:r w:rsidRPr="76614F08">
              <w:rPr>
                <w:spacing w:val="23"/>
                <w:sz w:val="16"/>
                <w:szCs w:val="16"/>
              </w:rPr>
              <w:t xml:space="preserve"> </w:t>
            </w:r>
            <w:r w:rsidRPr="76614F08">
              <w:rPr>
                <w:sz w:val="16"/>
                <w:szCs w:val="16"/>
              </w:rPr>
              <w:t>from</w:t>
            </w:r>
            <w:r w:rsidRPr="76614F08">
              <w:rPr>
                <w:spacing w:val="23"/>
                <w:sz w:val="16"/>
                <w:szCs w:val="16"/>
              </w:rPr>
              <w:t xml:space="preserve"> </w:t>
            </w:r>
            <w:r w:rsidRPr="76614F08">
              <w:rPr>
                <w:sz w:val="16"/>
                <w:szCs w:val="16"/>
              </w:rPr>
              <w:t>school</w:t>
            </w:r>
          </w:p>
        </w:tc>
        <w:tc>
          <w:tcPr>
            <w:tcW w:w="850" w:type="dxa"/>
          </w:tcPr>
          <w:p w14:paraId="44B4D6CC" w14:textId="77777777" w:rsidR="00054221" w:rsidRDefault="00BD4E74">
            <w:pPr>
              <w:pStyle w:val="TableParagraph"/>
              <w:ind w:left="98" w:right="89"/>
              <w:rPr>
                <w:sz w:val="16"/>
              </w:rPr>
            </w:pPr>
            <w:r>
              <w:rPr>
                <w:sz w:val="16"/>
              </w:rPr>
              <w:t>0.03</w:t>
            </w:r>
          </w:p>
        </w:tc>
        <w:tc>
          <w:tcPr>
            <w:tcW w:w="831" w:type="dxa"/>
          </w:tcPr>
          <w:p w14:paraId="68A133FD" w14:textId="77777777" w:rsidR="00054221" w:rsidRDefault="00BD4E74">
            <w:pPr>
              <w:pStyle w:val="TableParagraph"/>
              <w:ind w:left="176" w:right="166"/>
              <w:rPr>
                <w:sz w:val="16"/>
              </w:rPr>
            </w:pPr>
            <w:r>
              <w:rPr>
                <w:sz w:val="16"/>
              </w:rPr>
              <w:t>0.03</w:t>
            </w:r>
          </w:p>
        </w:tc>
        <w:tc>
          <w:tcPr>
            <w:tcW w:w="672" w:type="dxa"/>
          </w:tcPr>
          <w:p w14:paraId="0B544FA0" w14:textId="77777777" w:rsidR="00054221" w:rsidRDefault="00BD4E74">
            <w:pPr>
              <w:pStyle w:val="TableParagraph"/>
              <w:ind w:left="88" w:right="87"/>
              <w:rPr>
                <w:sz w:val="16"/>
              </w:rPr>
            </w:pPr>
            <w:r>
              <w:rPr>
                <w:sz w:val="16"/>
              </w:rPr>
              <w:t>0.01</w:t>
            </w:r>
          </w:p>
        </w:tc>
      </w:tr>
      <w:tr w:rsidR="00054221" w14:paraId="481588ED" w14:textId="77777777">
        <w:trPr>
          <w:trHeight w:val="189"/>
        </w:trPr>
        <w:tc>
          <w:tcPr>
            <w:tcW w:w="5046" w:type="dxa"/>
          </w:tcPr>
          <w:p w14:paraId="7B53E083" w14:textId="77777777" w:rsidR="00054221" w:rsidRDefault="00054221">
            <w:pPr>
              <w:pStyle w:val="TableParagraph"/>
              <w:spacing w:before="0" w:line="240" w:lineRule="auto"/>
              <w:jc w:val="left"/>
              <w:rPr>
                <w:rFonts w:ascii="Times New Roman"/>
                <w:sz w:val="12"/>
              </w:rPr>
            </w:pPr>
          </w:p>
        </w:tc>
        <w:tc>
          <w:tcPr>
            <w:tcW w:w="850" w:type="dxa"/>
          </w:tcPr>
          <w:p w14:paraId="5BD90E87" w14:textId="77777777" w:rsidR="00054221" w:rsidRDefault="00BD4E74">
            <w:pPr>
              <w:pStyle w:val="TableParagraph"/>
              <w:ind w:left="98" w:right="89"/>
              <w:rPr>
                <w:sz w:val="16"/>
              </w:rPr>
            </w:pPr>
            <w:r>
              <w:rPr>
                <w:w w:val="105"/>
                <w:sz w:val="16"/>
              </w:rPr>
              <w:t>(0.16)</w:t>
            </w:r>
          </w:p>
        </w:tc>
        <w:tc>
          <w:tcPr>
            <w:tcW w:w="831" w:type="dxa"/>
          </w:tcPr>
          <w:p w14:paraId="310F4482" w14:textId="77777777" w:rsidR="00054221" w:rsidRDefault="00BD4E74">
            <w:pPr>
              <w:pStyle w:val="TableParagraph"/>
              <w:ind w:left="176" w:right="166"/>
              <w:rPr>
                <w:sz w:val="16"/>
              </w:rPr>
            </w:pPr>
            <w:r>
              <w:rPr>
                <w:sz w:val="16"/>
              </w:rPr>
              <w:t>(0.18)</w:t>
            </w:r>
          </w:p>
        </w:tc>
        <w:tc>
          <w:tcPr>
            <w:tcW w:w="672" w:type="dxa"/>
          </w:tcPr>
          <w:p w14:paraId="31C4058C" w14:textId="77777777" w:rsidR="00054221" w:rsidRDefault="00BD4E74">
            <w:pPr>
              <w:pStyle w:val="TableParagraph"/>
              <w:ind w:left="88" w:right="87"/>
              <w:rPr>
                <w:sz w:val="16"/>
              </w:rPr>
            </w:pPr>
            <w:r>
              <w:rPr>
                <w:sz w:val="16"/>
              </w:rPr>
              <w:t>(0.75)</w:t>
            </w:r>
          </w:p>
        </w:tc>
      </w:tr>
      <w:tr w:rsidR="00054221" w14:paraId="66A1DD89" w14:textId="77777777">
        <w:trPr>
          <w:trHeight w:val="189"/>
        </w:trPr>
        <w:tc>
          <w:tcPr>
            <w:tcW w:w="5046" w:type="dxa"/>
          </w:tcPr>
          <w:p w14:paraId="7D32C75B" w14:textId="7D313D96" w:rsidR="00054221" w:rsidRDefault="00BD4E74">
            <w:pPr>
              <w:pStyle w:val="TableParagraph"/>
              <w:ind w:left="119"/>
              <w:jc w:val="left"/>
              <w:rPr>
                <w:sz w:val="16"/>
                <w:szCs w:val="16"/>
              </w:rPr>
            </w:pPr>
            <w:r w:rsidRPr="76614F08">
              <w:rPr>
                <w:sz w:val="16"/>
                <w:szCs w:val="16"/>
              </w:rPr>
              <w:t>Emergency</w:t>
            </w:r>
            <w:r w:rsidRPr="76614F08">
              <w:rPr>
                <w:spacing w:val="20"/>
                <w:sz w:val="16"/>
                <w:szCs w:val="16"/>
              </w:rPr>
              <w:t xml:space="preserve"> </w:t>
            </w:r>
            <w:r w:rsidRPr="76614F08">
              <w:rPr>
                <w:sz w:val="16"/>
                <w:szCs w:val="16"/>
              </w:rPr>
              <w:t>coping:</w:t>
            </w:r>
            <w:r w:rsidRPr="76614F08">
              <w:rPr>
                <w:spacing w:val="4"/>
                <w:sz w:val="16"/>
                <w:szCs w:val="16"/>
              </w:rPr>
              <w:t xml:space="preserve"> </w:t>
            </w:r>
            <w:r w:rsidRPr="76614F08">
              <w:rPr>
                <w:sz w:val="16"/>
                <w:szCs w:val="16"/>
              </w:rPr>
              <w:t>Sold</w:t>
            </w:r>
            <w:r w:rsidRPr="76614F08">
              <w:rPr>
                <w:spacing w:val="20"/>
                <w:sz w:val="16"/>
                <w:szCs w:val="16"/>
              </w:rPr>
              <w:t xml:space="preserve"> </w:t>
            </w:r>
            <w:r w:rsidRPr="76614F08">
              <w:rPr>
                <w:sz w:val="16"/>
                <w:szCs w:val="16"/>
              </w:rPr>
              <w:t>houses</w:t>
            </w:r>
          </w:p>
        </w:tc>
        <w:tc>
          <w:tcPr>
            <w:tcW w:w="850" w:type="dxa"/>
          </w:tcPr>
          <w:p w14:paraId="2016F768" w14:textId="77777777" w:rsidR="00054221" w:rsidRDefault="00BD4E74">
            <w:pPr>
              <w:pStyle w:val="TableParagraph"/>
              <w:ind w:left="98" w:right="90"/>
              <w:rPr>
                <w:sz w:val="16"/>
              </w:rPr>
            </w:pPr>
            <w:r>
              <w:rPr>
                <w:sz w:val="16"/>
              </w:rPr>
              <w:t>0.05</w:t>
            </w:r>
          </w:p>
        </w:tc>
        <w:tc>
          <w:tcPr>
            <w:tcW w:w="831" w:type="dxa"/>
          </w:tcPr>
          <w:p w14:paraId="2C1E024F" w14:textId="77777777" w:rsidR="00054221" w:rsidRDefault="00BD4E74">
            <w:pPr>
              <w:pStyle w:val="TableParagraph"/>
              <w:ind w:left="175" w:right="166"/>
              <w:rPr>
                <w:sz w:val="16"/>
              </w:rPr>
            </w:pPr>
            <w:r>
              <w:rPr>
                <w:sz w:val="16"/>
              </w:rPr>
              <w:t>0.01</w:t>
            </w:r>
          </w:p>
        </w:tc>
        <w:tc>
          <w:tcPr>
            <w:tcW w:w="672" w:type="dxa"/>
          </w:tcPr>
          <w:p w14:paraId="164B6D04" w14:textId="77777777" w:rsidR="00054221" w:rsidRDefault="00BD4E74">
            <w:pPr>
              <w:pStyle w:val="TableParagraph"/>
              <w:ind w:left="88" w:right="88"/>
              <w:rPr>
                <w:sz w:val="16"/>
              </w:rPr>
            </w:pPr>
            <w:r>
              <w:rPr>
                <w:sz w:val="16"/>
              </w:rPr>
              <w:t>-0.03</w:t>
            </w:r>
          </w:p>
        </w:tc>
      </w:tr>
      <w:tr w:rsidR="00054221" w14:paraId="4F1F54D2" w14:textId="77777777">
        <w:trPr>
          <w:trHeight w:val="189"/>
        </w:trPr>
        <w:tc>
          <w:tcPr>
            <w:tcW w:w="5046" w:type="dxa"/>
          </w:tcPr>
          <w:p w14:paraId="6ABCBB9D" w14:textId="77777777" w:rsidR="00054221" w:rsidRDefault="00054221">
            <w:pPr>
              <w:pStyle w:val="TableParagraph"/>
              <w:spacing w:before="0" w:line="240" w:lineRule="auto"/>
              <w:jc w:val="left"/>
              <w:rPr>
                <w:rFonts w:ascii="Times New Roman"/>
                <w:sz w:val="12"/>
              </w:rPr>
            </w:pPr>
          </w:p>
        </w:tc>
        <w:tc>
          <w:tcPr>
            <w:tcW w:w="850" w:type="dxa"/>
          </w:tcPr>
          <w:p w14:paraId="657676FC" w14:textId="77777777" w:rsidR="00054221" w:rsidRDefault="00BD4E74">
            <w:pPr>
              <w:pStyle w:val="TableParagraph"/>
              <w:ind w:left="98" w:right="89"/>
              <w:rPr>
                <w:sz w:val="16"/>
              </w:rPr>
            </w:pPr>
            <w:r>
              <w:rPr>
                <w:w w:val="105"/>
                <w:sz w:val="16"/>
              </w:rPr>
              <w:t>(0.21)</w:t>
            </w:r>
          </w:p>
        </w:tc>
        <w:tc>
          <w:tcPr>
            <w:tcW w:w="831" w:type="dxa"/>
          </w:tcPr>
          <w:p w14:paraId="0CBF928B" w14:textId="77777777" w:rsidR="00054221" w:rsidRDefault="00BD4E74">
            <w:pPr>
              <w:pStyle w:val="TableParagraph"/>
              <w:ind w:left="176" w:right="166"/>
              <w:rPr>
                <w:sz w:val="16"/>
              </w:rPr>
            </w:pPr>
            <w:r>
              <w:rPr>
                <w:w w:val="105"/>
                <w:sz w:val="16"/>
              </w:rPr>
              <w:t>(0.12)</w:t>
            </w:r>
          </w:p>
        </w:tc>
        <w:tc>
          <w:tcPr>
            <w:tcW w:w="672" w:type="dxa"/>
          </w:tcPr>
          <w:p w14:paraId="2C658EAD" w14:textId="77777777" w:rsidR="00054221" w:rsidRDefault="00BD4E74">
            <w:pPr>
              <w:pStyle w:val="TableParagraph"/>
              <w:ind w:left="88" w:right="87"/>
              <w:rPr>
                <w:sz w:val="16"/>
              </w:rPr>
            </w:pPr>
            <w:r>
              <w:rPr>
                <w:sz w:val="16"/>
              </w:rPr>
              <w:t>(0.09)</w:t>
            </w:r>
          </w:p>
        </w:tc>
      </w:tr>
      <w:tr w:rsidR="00054221" w14:paraId="25385AD8" w14:textId="77777777">
        <w:trPr>
          <w:trHeight w:val="189"/>
        </w:trPr>
        <w:tc>
          <w:tcPr>
            <w:tcW w:w="5046" w:type="dxa"/>
          </w:tcPr>
          <w:p w14:paraId="0005CB31" w14:textId="63AD9746" w:rsidR="00054221" w:rsidRDefault="00BD4E74">
            <w:pPr>
              <w:pStyle w:val="TableParagraph"/>
              <w:ind w:left="119"/>
              <w:jc w:val="left"/>
              <w:rPr>
                <w:sz w:val="16"/>
                <w:szCs w:val="16"/>
              </w:rPr>
            </w:pPr>
            <w:r w:rsidRPr="76614F08">
              <w:rPr>
                <w:sz w:val="16"/>
                <w:szCs w:val="16"/>
              </w:rPr>
              <w:t>Emergency</w:t>
            </w:r>
            <w:r w:rsidRPr="76614F08">
              <w:rPr>
                <w:spacing w:val="26"/>
                <w:sz w:val="16"/>
                <w:szCs w:val="16"/>
              </w:rPr>
              <w:t xml:space="preserve"> </w:t>
            </w:r>
            <w:r w:rsidRPr="76614F08">
              <w:rPr>
                <w:sz w:val="16"/>
                <w:szCs w:val="16"/>
              </w:rPr>
              <w:t>coping:</w:t>
            </w:r>
            <w:r w:rsidRPr="76614F08">
              <w:rPr>
                <w:spacing w:val="11"/>
                <w:sz w:val="16"/>
                <w:szCs w:val="16"/>
              </w:rPr>
              <w:t xml:space="preserve"> </w:t>
            </w:r>
            <w:r w:rsidRPr="76614F08">
              <w:rPr>
                <w:sz w:val="16"/>
                <w:szCs w:val="16"/>
              </w:rPr>
              <w:t>Begged</w:t>
            </w:r>
            <w:r w:rsidRPr="76614F08">
              <w:rPr>
                <w:spacing w:val="26"/>
                <w:sz w:val="16"/>
                <w:szCs w:val="16"/>
              </w:rPr>
              <w:t xml:space="preserve"> </w:t>
            </w:r>
            <w:r w:rsidRPr="76614F08">
              <w:rPr>
                <w:sz w:val="16"/>
                <w:szCs w:val="16"/>
              </w:rPr>
              <w:t>and/or</w:t>
            </w:r>
            <w:r w:rsidRPr="76614F08">
              <w:rPr>
                <w:spacing w:val="26"/>
                <w:sz w:val="16"/>
                <w:szCs w:val="16"/>
              </w:rPr>
              <w:t xml:space="preserve"> </w:t>
            </w:r>
            <w:r w:rsidRPr="76614F08">
              <w:rPr>
                <w:sz w:val="16"/>
                <w:szCs w:val="16"/>
              </w:rPr>
              <w:t>scavenged</w:t>
            </w:r>
          </w:p>
        </w:tc>
        <w:tc>
          <w:tcPr>
            <w:tcW w:w="850" w:type="dxa"/>
          </w:tcPr>
          <w:p w14:paraId="7950D48A" w14:textId="77777777" w:rsidR="00054221" w:rsidRDefault="00BD4E74">
            <w:pPr>
              <w:pStyle w:val="TableParagraph"/>
              <w:ind w:left="98" w:right="91"/>
              <w:rPr>
                <w:sz w:val="16"/>
              </w:rPr>
            </w:pPr>
            <w:r>
              <w:rPr>
                <w:sz w:val="16"/>
              </w:rPr>
              <w:t>0.01</w:t>
            </w:r>
          </w:p>
        </w:tc>
        <w:tc>
          <w:tcPr>
            <w:tcW w:w="831" w:type="dxa"/>
          </w:tcPr>
          <w:p w14:paraId="2CF6A5C0" w14:textId="77777777" w:rsidR="00054221" w:rsidRDefault="00BD4E74">
            <w:pPr>
              <w:pStyle w:val="TableParagraph"/>
              <w:ind w:left="174" w:right="166"/>
              <w:rPr>
                <w:sz w:val="16"/>
              </w:rPr>
            </w:pPr>
            <w:r>
              <w:rPr>
                <w:sz w:val="16"/>
              </w:rPr>
              <w:t>0.02</w:t>
            </w:r>
          </w:p>
        </w:tc>
        <w:tc>
          <w:tcPr>
            <w:tcW w:w="672" w:type="dxa"/>
          </w:tcPr>
          <w:p w14:paraId="0D418282" w14:textId="77777777" w:rsidR="00054221" w:rsidRDefault="00BD4E74">
            <w:pPr>
              <w:pStyle w:val="TableParagraph"/>
              <w:ind w:left="88" w:right="88"/>
              <w:rPr>
                <w:sz w:val="16"/>
              </w:rPr>
            </w:pPr>
            <w:r>
              <w:rPr>
                <w:sz w:val="16"/>
              </w:rPr>
              <w:t>0.01</w:t>
            </w:r>
          </w:p>
        </w:tc>
      </w:tr>
      <w:tr w:rsidR="00054221" w14:paraId="4BEABA1A" w14:textId="77777777">
        <w:trPr>
          <w:trHeight w:val="171"/>
        </w:trPr>
        <w:tc>
          <w:tcPr>
            <w:tcW w:w="5046" w:type="dxa"/>
          </w:tcPr>
          <w:p w14:paraId="7E01CAFC" w14:textId="77777777" w:rsidR="00054221" w:rsidRDefault="00054221">
            <w:pPr>
              <w:pStyle w:val="TableParagraph"/>
              <w:spacing w:before="0" w:line="240" w:lineRule="auto"/>
              <w:jc w:val="left"/>
              <w:rPr>
                <w:rFonts w:ascii="Times New Roman"/>
                <w:sz w:val="10"/>
              </w:rPr>
            </w:pPr>
          </w:p>
        </w:tc>
        <w:tc>
          <w:tcPr>
            <w:tcW w:w="850" w:type="dxa"/>
          </w:tcPr>
          <w:p w14:paraId="25D5206E" w14:textId="77777777" w:rsidR="00054221" w:rsidRDefault="00BD4E74">
            <w:pPr>
              <w:pStyle w:val="TableParagraph"/>
              <w:spacing w:line="137" w:lineRule="exact"/>
              <w:ind w:left="98" w:right="89"/>
              <w:rPr>
                <w:sz w:val="16"/>
              </w:rPr>
            </w:pPr>
            <w:r>
              <w:rPr>
                <w:sz w:val="16"/>
              </w:rPr>
              <w:t>(0.08)</w:t>
            </w:r>
          </w:p>
        </w:tc>
        <w:tc>
          <w:tcPr>
            <w:tcW w:w="831" w:type="dxa"/>
          </w:tcPr>
          <w:p w14:paraId="7C49F19A" w14:textId="77777777" w:rsidR="00054221" w:rsidRDefault="00BD4E74">
            <w:pPr>
              <w:pStyle w:val="TableParagraph"/>
              <w:spacing w:line="137" w:lineRule="exact"/>
              <w:ind w:left="176" w:right="166"/>
              <w:rPr>
                <w:sz w:val="16"/>
              </w:rPr>
            </w:pPr>
            <w:r>
              <w:rPr>
                <w:w w:val="105"/>
                <w:sz w:val="16"/>
              </w:rPr>
              <w:t>(0.14)</w:t>
            </w:r>
          </w:p>
        </w:tc>
        <w:tc>
          <w:tcPr>
            <w:tcW w:w="672" w:type="dxa"/>
          </w:tcPr>
          <w:p w14:paraId="3BC69263" w14:textId="77777777" w:rsidR="00054221" w:rsidRDefault="00BD4E74">
            <w:pPr>
              <w:pStyle w:val="TableParagraph"/>
              <w:spacing w:line="137" w:lineRule="exact"/>
              <w:ind w:left="88" w:right="87"/>
              <w:rPr>
                <w:sz w:val="16"/>
              </w:rPr>
            </w:pPr>
            <w:r>
              <w:rPr>
                <w:sz w:val="16"/>
              </w:rPr>
              <w:t>(0.32)</w:t>
            </w:r>
          </w:p>
        </w:tc>
      </w:tr>
      <w:tr w:rsidR="00054221" w14:paraId="3FBA4C57" w14:textId="77777777">
        <w:trPr>
          <w:trHeight w:val="207"/>
        </w:trPr>
        <w:tc>
          <w:tcPr>
            <w:tcW w:w="5046" w:type="dxa"/>
          </w:tcPr>
          <w:p w14:paraId="06F264FF" w14:textId="01B4CB0A" w:rsidR="00054221" w:rsidRDefault="00BD4E74">
            <w:pPr>
              <w:pStyle w:val="TableParagraph"/>
              <w:spacing w:before="32"/>
              <w:ind w:left="119"/>
              <w:jc w:val="left"/>
              <w:rPr>
                <w:sz w:val="16"/>
                <w:szCs w:val="16"/>
              </w:rPr>
            </w:pPr>
            <w:r w:rsidRPr="76614F08">
              <w:rPr>
                <w:sz w:val="16"/>
                <w:szCs w:val="16"/>
              </w:rPr>
              <w:t>Emergency</w:t>
            </w:r>
            <w:r w:rsidRPr="76614F08">
              <w:rPr>
                <w:spacing w:val="26"/>
                <w:sz w:val="16"/>
                <w:szCs w:val="16"/>
              </w:rPr>
              <w:t xml:space="preserve"> </w:t>
            </w:r>
            <w:r w:rsidRPr="76614F08">
              <w:rPr>
                <w:sz w:val="16"/>
                <w:szCs w:val="16"/>
              </w:rPr>
              <w:t>coping:</w:t>
            </w:r>
            <w:r w:rsidRPr="76614F08">
              <w:rPr>
                <w:spacing w:val="11"/>
                <w:sz w:val="16"/>
                <w:szCs w:val="16"/>
              </w:rPr>
              <w:t xml:space="preserve"> </w:t>
            </w:r>
            <w:r w:rsidRPr="76614F08">
              <w:rPr>
                <w:sz w:val="16"/>
                <w:szCs w:val="16"/>
              </w:rPr>
              <w:t>Engaged</w:t>
            </w:r>
            <w:r w:rsidRPr="76614F08">
              <w:rPr>
                <w:spacing w:val="26"/>
                <w:sz w:val="16"/>
                <w:szCs w:val="16"/>
              </w:rPr>
              <w:t xml:space="preserve"> </w:t>
            </w:r>
            <w:r w:rsidRPr="76614F08">
              <w:rPr>
                <w:sz w:val="16"/>
                <w:szCs w:val="16"/>
              </w:rPr>
              <w:t>in</w:t>
            </w:r>
            <w:r w:rsidRPr="76614F08">
              <w:rPr>
                <w:spacing w:val="25"/>
                <w:sz w:val="16"/>
                <w:szCs w:val="16"/>
              </w:rPr>
              <w:t xml:space="preserve"> </w:t>
            </w:r>
            <w:r w:rsidRPr="76614F08">
              <w:rPr>
                <w:sz w:val="16"/>
                <w:szCs w:val="16"/>
              </w:rPr>
              <w:t>illegal</w:t>
            </w:r>
            <w:r w:rsidRPr="76614F08">
              <w:rPr>
                <w:spacing w:val="26"/>
                <w:sz w:val="16"/>
                <w:szCs w:val="16"/>
              </w:rPr>
              <w:t xml:space="preserve"> </w:t>
            </w:r>
            <w:r w:rsidRPr="76614F08">
              <w:rPr>
                <w:sz w:val="16"/>
                <w:szCs w:val="16"/>
              </w:rPr>
              <w:t>income</w:t>
            </w:r>
            <w:r w:rsidRPr="76614F08">
              <w:rPr>
                <w:spacing w:val="27"/>
                <w:sz w:val="16"/>
                <w:szCs w:val="16"/>
              </w:rPr>
              <w:t xml:space="preserve"> </w:t>
            </w:r>
            <w:r w:rsidRPr="76614F08">
              <w:rPr>
                <w:sz w:val="16"/>
                <w:szCs w:val="16"/>
              </w:rPr>
              <w:t>activities</w:t>
            </w:r>
          </w:p>
        </w:tc>
        <w:tc>
          <w:tcPr>
            <w:tcW w:w="850" w:type="dxa"/>
          </w:tcPr>
          <w:p w14:paraId="1C192D2E" w14:textId="77777777" w:rsidR="00054221" w:rsidRDefault="00BD4E74">
            <w:pPr>
              <w:pStyle w:val="TableParagraph"/>
              <w:spacing w:before="32"/>
              <w:ind w:left="98" w:right="92"/>
              <w:rPr>
                <w:sz w:val="16"/>
              </w:rPr>
            </w:pPr>
            <w:r>
              <w:rPr>
                <w:sz w:val="16"/>
              </w:rPr>
              <w:t>0.01</w:t>
            </w:r>
          </w:p>
        </w:tc>
        <w:tc>
          <w:tcPr>
            <w:tcW w:w="831" w:type="dxa"/>
          </w:tcPr>
          <w:p w14:paraId="0CE70D70" w14:textId="77777777" w:rsidR="00054221" w:rsidRDefault="00BD4E74">
            <w:pPr>
              <w:pStyle w:val="TableParagraph"/>
              <w:spacing w:before="32"/>
              <w:ind w:left="173" w:right="166"/>
              <w:rPr>
                <w:sz w:val="16"/>
              </w:rPr>
            </w:pPr>
            <w:r>
              <w:rPr>
                <w:sz w:val="16"/>
              </w:rPr>
              <w:t>0.01</w:t>
            </w:r>
          </w:p>
        </w:tc>
        <w:tc>
          <w:tcPr>
            <w:tcW w:w="672" w:type="dxa"/>
          </w:tcPr>
          <w:p w14:paraId="16FB3F5B" w14:textId="77777777" w:rsidR="00054221" w:rsidRDefault="00BD4E74">
            <w:pPr>
              <w:pStyle w:val="TableParagraph"/>
              <w:spacing w:before="32"/>
              <w:ind w:left="88" w:right="88"/>
              <w:rPr>
                <w:sz w:val="16"/>
              </w:rPr>
            </w:pPr>
            <w:r>
              <w:rPr>
                <w:sz w:val="16"/>
              </w:rPr>
              <w:t>0.01</w:t>
            </w:r>
          </w:p>
        </w:tc>
      </w:tr>
      <w:tr w:rsidR="00054221" w14:paraId="7F656E5A" w14:textId="77777777">
        <w:trPr>
          <w:trHeight w:val="193"/>
        </w:trPr>
        <w:tc>
          <w:tcPr>
            <w:tcW w:w="5046" w:type="dxa"/>
          </w:tcPr>
          <w:p w14:paraId="690F8DFA" w14:textId="77777777" w:rsidR="00054221" w:rsidRDefault="00054221">
            <w:pPr>
              <w:pStyle w:val="TableParagraph"/>
              <w:spacing w:before="0" w:line="240" w:lineRule="auto"/>
              <w:jc w:val="left"/>
              <w:rPr>
                <w:rFonts w:ascii="Times New Roman"/>
                <w:sz w:val="12"/>
              </w:rPr>
            </w:pPr>
          </w:p>
        </w:tc>
        <w:tc>
          <w:tcPr>
            <w:tcW w:w="850" w:type="dxa"/>
          </w:tcPr>
          <w:p w14:paraId="14C6B100" w14:textId="77777777" w:rsidR="00054221" w:rsidRDefault="00BD4E74">
            <w:pPr>
              <w:pStyle w:val="TableParagraph"/>
              <w:spacing w:line="159" w:lineRule="exact"/>
              <w:ind w:left="98" w:right="89"/>
              <w:rPr>
                <w:sz w:val="16"/>
              </w:rPr>
            </w:pPr>
            <w:r>
              <w:rPr>
                <w:sz w:val="16"/>
              </w:rPr>
              <w:t>(0.08)</w:t>
            </w:r>
          </w:p>
        </w:tc>
        <w:tc>
          <w:tcPr>
            <w:tcW w:w="831" w:type="dxa"/>
          </w:tcPr>
          <w:p w14:paraId="2581062C" w14:textId="77777777" w:rsidR="00054221" w:rsidRDefault="00BD4E74">
            <w:pPr>
              <w:pStyle w:val="TableParagraph"/>
              <w:spacing w:line="159" w:lineRule="exact"/>
              <w:ind w:left="176" w:right="166"/>
              <w:rPr>
                <w:sz w:val="16"/>
              </w:rPr>
            </w:pPr>
            <w:r>
              <w:rPr>
                <w:w w:val="105"/>
                <w:sz w:val="16"/>
              </w:rPr>
              <w:t>(0.12)</w:t>
            </w:r>
          </w:p>
        </w:tc>
        <w:tc>
          <w:tcPr>
            <w:tcW w:w="672" w:type="dxa"/>
          </w:tcPr>
          <w:p w14:paraId="61D69029" w14:textId="77777777" w:rsidR="00054221" w:rsidRDefault="00BD4E74">
            <w:pPr>
              <w:pStyle w:val="TableParagraph"/>
              <w:spacing w:line="159" w:lineRule="exact"/>
              <w:ind w:left="88" w:right="87"/>
              <w:rPr>
                <w:sz w:val="16"/>
              </w:rPr>
            </w:pPr>
            <w:r>
              <w:rPr>
                <w:sz w:val="16"/>
              </w:rPr>
              <w:t>(0.57)</w:t>
            </w:r>
          </w:p>
        </w:tc>
      </w:tr>
      <w:tr w:rsidR="00054221" w14:paraId="3A989D76" w14:textId="77777777" w:rsidTr="76614F08">
        <w:trPr>
          <w:trHeight w:val="234"/>
        </w:trPr>
        <w:tc>
          <w:tcPr>
            <w:tcW w:w="5046" w:type="dxa"/>
            <w:tcBorders>
              <w:bottom w:val="double" w:sz="1" w:space="0" w:color="000000" w:themeColor="text1"/>
            </w:tcBorders>
          </w:tcPr>
          <w:p w14:paraId="71475D64" w14:textId="77777777" w:rsidR="00054221" w:rsidRDefault="00BD4E74">
            <w:pPr>
              <w:pStyle w:val="TableParagraph"/>
              <w:spacing w:before="18" w:line="240" w:lineRule="auto"/>
              <w:ind w:left="119"/>
              <w:jc w:val="left"/>
              <w:rPr>
                <w:sz w:val="16"/>
              </w:rPr>
            </w:pPr>
            <w:r>
              <w:rPr>
                <w:w w:val="105"/>
                <w:sz w:val="16"/>
              </w:rPr>
              <w:t>Observations</w:t>
            </w:r>
          </w:p>
        </w:tc>
        <w:tc>
          <w:tcPr>
            <w:tcW w:w="850" w:type="dxa"/>
            <w:tcBorders>
              <w:bottom w:val="double" w:sz="1" w:space="0" w:color="000000" w:themeColor="text1"/>
            </w:tcBorders>
          </w:tcPr>
          <w:p w14:paraId="59D6B858" w14:textId="77777777" w:rsidR="00054221" w:rsidRDefault="00BD4E74">
            <w:pPr>
              <w:pStyle w:val="TableParagraph"/>
              <w:spacing w:before="18" w:line="240" w:lineRule="auto"/>
              <w:ind w:left="98" w:right="88"/>
              <w:rPr>
                <w:sz w:val="16"/>
              </w:rPr>
            </w:pPr>
            <w:r>
              <w:rPr>
                <w:sz w:val="16"/>
              </w:rPr>
              <w:t>146</w:t>
            </w:r>
          </w:p>
        </w:tc>
        <w:tc>
          <w:tcPr>
            <w:tcW w:w="831" w:type="dxa"/>
            <w:tcBorders>
              <w:bottom w:val="double" w:sz="1" w:space="0" w:color="000000" w:themeColor="text1"/>
            </w:tcBorders>
          </w:tcPr>
          <w:p w14:paraId="1D6ADAEB" w14:textId="77777777" w:rsidR="00054221" w:rsidRDefault="00BD4E74">
            <w:pPr>
              <w:pStyle w:val="TableParagraph"/>
              <w:spacing w:before="18" w:line="240" w:lineRule="auto"/>
              <w:ind w:left="176" w:right="165"/>
              <w:rPr>
                <w:sz w:val="16"/>
              </w:rPr>
            </w:pPr>
            <w:r>
              <w:rPr>
                <w:sz w:val="16"/>
              </w:rPr>
              <w:t>148</w:t>
            </w:r>
          </w:p>
        </w:tc>
        <w:tc>
          <w:tcPr>
            <w:tcW w:w="672" w:type="dxa"/>
            <w:tcBorders>
              <w:bottom w:val="double" w:sz="1" w:space="0" w:color="000000" w:themeColor="text1"/>
            </w:tcBorders>
          </w:tcPr>
          <w:p w14:paraId="275D1FC5" w14:textId="77777777" w:rsidR="00054221" w:rsidRDefault="00BD4E74">
            <w:pPr>
              <w:pStyle w:val="TableParagraph"/>
              <w:spacing w:before="18" w:line="240" w:lineRule="auto"/>
              <w:ind w:left="88" w:right="86"/>
              <w:rPr>
                <w:sz w:val="16"/>
              </w:rPr>
            </w:pPr>
            <w:r>
              <w:rPr>
                <w:sz w:val="16"/>
              </w:rPr>
              <w:t>294</w:t>
            </w:r>
          </w:p>
        </w:tc>
      </w:tr>
    </w:tbl>
    <w:p w14:paraId="0BDD89FE" w14:textId="56BE3249" w:rsidR="00054221" w:rsidRDefault="00BD4E74">
      <w:pPr>
        <w:spacing w:before="48"/>
        <w:ind w:left="1138"/>
        <w:rPr>
          <w:sz w:val="16"/>
        </w:rPr>
      </w:pPr>
      <w:r>
        <w:rPr>
          <w:noProof/>
          <w:color w:val="2B579A"/>
          <w:shd w:val="clear" w:color="auto" w:fill="E6E6E6"/>
        </w:rPr>
        <mc:AlternateContent>
          <mc:Choice Requires="wps">
            <w:drawing>
              <wp:anchor distT="0" distB="0" distL="114300" distR="114300" simplePos="0" relativeHeight="251658275" behindDoc="1" locked="0" layoutInCell="1" allowOverlap="1" wp14:anchorId="630EDF4C" wp14:editId="4D2D1CFF">
                <wp:simplePos x="0" y="0"/>
                <wp:positionH relativeFrom="page">
                  <wp:posOffset>1536700</wp:posOffset>
                </wp:positionH>
                <wp:positionV relativeFrom="paragraph">
                  <wp:posOffset>-146050</wp:posOffset>
                </wp:positionV>
                <wp:extent cx="46990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9900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26E0967">
              <v:line id="Line 5" style="position:absolute;z-index:-20162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121pt,-11.5pt" to="491pt,-11.5pt" w14:anchorId="29875D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">
                <w10:wrap anchorx="page"/>
              </v:line>
            </w:pict>
          </mc:Fallback>
        </mc:AlternateContent>
      </w:r>
      <w:r>
        <w:rPr>
          <w:sz w:val="16"/>
        </w:rPr>
        <w:t>Note:</w:t>
      </w:r>
      <w:r>
        <w:rPr>
          <w:spacing w:val="6"/>
          <w:sz w:val="16"/>
        </w:rPr>
        <w:t xml:space="preserve"> </w:t>
      </w:r>
      <w:r>
        <w:rPr>
          <w:sz w:val="16"/>
        </w:rPr>
        <w:t>Robust</w:t>
      </w:r>
      <w:r>
        <w:rPr>
          <w:spacing w:val="22"/>
          <w:sz w:val="16"/>
        </w:rPr>
        <w:t xml:space="preserve"> </w:t>
      </w:r>
      <w:r>
        <w:rPr>
          <w:sz w:val="16"/>
        </w:rPr>
        <w:t>standard</w:t>
      </w:r>
      <w:r>
        <w:rPr>
          <w:spacing w:val="23"/>
          <w:sz w:val="16"/>
        </w:rPr>
        <w:t xml:space="preserve"> </w:t>
      </w:r>
      <w:r>
        <w:rPr>
          <w:sz w:val="16"/>
        </w:rPr>
        <w:t>errors</w:t>
      </w:r>
      <w:r>
        <w:rPr>
          <w:spacing w:val="23"/>
          <w:sz w:val="16"/>
        </w:rPr>
        <w:t xml:space="preserve"> </w:t>
      </w:r>
      <w:r>
        <w:rPr>
          <w:sz w:val="16"/>
        </w:rPr>
        <w:t>in</w:t>
      </w:r>
      <w:r>
        <w:rPr>
          <w:spacing w:val="22"/>
          <w:sz w:val="16"/>
        </w:rPr>
        <w:t xml:space="preserve"> </w:t>
      </w:r>
      <w:r>
        <w:rPr>
          <w:sz w:val="16"/>
        </w:rPr>
        <w:t>parentheses;</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0.05,</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0.01,</w:t>
      </w:r>
      <w:r>
        <w:rPr>
          <w:spacing w:val="22"/>
          <w:sz w:val="16"/>
        </w:rPr>
        <w:t xml:space="preserve"> </w:t>
      </w:r>
      <w:r>
        <w:rPr>
          <w:sz w:val="16"/>
        </w:rPr>
        <w:t>***</w:t>
      </w:r>
      <w:r>
        <w:rPr>
          <w:spacing w:val="22"/>
          <w:sz w:val="16"/>
        </w:rPr>
        <w:t xml:space="preserve"> </w:t>
      </w:r>
      <w:r>
        <w:rPr>
          <w:sz w:val="16"/>
        </w:rPr>
        <w:t>p</w:t>
      </w:r>
      <w:r>
        <w:rPr>
          <w:rFonts w:ascii="Verdana"/>
          <w:i/>
          <w:sz w:val="16"/>
        </w:rPr>
        <w:t>&lt;</w:t>
      </w:r>
      <w:r>
        <w:rPr>
          <w:sz w:val="16"/>
        </w:rPr>
        <w:t>0.001.</w:t>
      </w:r>
    </w:p>
    <w:p w14:paraId="4D038BBF" w14:textId="77777777" w:rsidR="00054221" w:rsidRDefault="00054221">
      <w:pPr>
        <w:rPr>
          <w:sz w:val="16"/>
        </w:rPr>
        <w:sectPr w:rsidR="00054221">
          <w:pgSz w:w="12240" w:h="15840"/>
          <w:pgMar w:top="1500" w:right="860" w:bottom="1080" w:left="1320" w:header="0" w:footer="888" w:gutter="0"/>
          <w:cols w:space="720"/>
        </w:sectPr>
      </w:pPr>
    </w:p>
    <w:p w14:paraId="1C14FA40" w14:textId="77777777" w:rsidR="00054221" w:rsidRDefault="00BD4E74">
      <w:pPr>
        <w:pStyle w:val="Heading1"/>
        <w:numPr>
          <w:ilvl w:val="0"/>
          <w:numId w:val="9"/>
        </w:numPr>
        <w:tabs>
          <w:tab w:val="left" w:pos="604"/>
          <w:tab w:val="left" w:pos="605"/>
        </w:tabs>
      </w:pPr>
      <w:bookmarkStart w:id="105" w:name="Summary_and_conclusions"/>
      <w:bookmarkStart w:id="106" w:name="_bookmark22"/>
      <w:bookmarkEnd w:id="105"/>
      <w:bookmarkEnd w:id="106"/>
      <w:r>
        <w:rPr>
          <w:w w:val="95"/>
        </w:rPr>
        <w:lastRenderedPageBreak/>
        <w:t>Summary</w:t>
      </w:r>
      <w:r>
        <w:rPr>
          <w:spacing w:val="23"/>
          <w:w w:val="95"/>
        </w:rPr>
        <w:t xml:space="preserve"> </w:t>
      </w:r>
      <w:r>
        <w:rPr>
          <w:w w:val="95"/>
        </w:rPr>
        <w:t>and</w:t>
      </w:r>
      <w:r>
        <w:rPr>
          <w:spacing w:val="24"/>
          <w:w w:val="95"/>
        </w:rPr>
        <w:t xml:space="preserve"> </w:t>
      </w:r>
      <w:r>
        <w:rPr>
          <w:w w:val="95"/>
        </w:rPr>
        <w:t>conclusions</w:t>
      </w:r>
    </w:p>
    <w:p w14:paraId="6BD1373F" w14:textId="402619C9" w:rsidR="00054221" w:rsidRDefault="00BD4E74">
      <w:pPr>
        <w:spacing w:before="278" w:line="312" w:lineRule="auto"/>
        <w:ind w:left="120" w:right="576"/>
        <w:jc w:val="both"/>
        <w:rPr>
          <w:rFonts w:ascii="Times New Roman" w:hAnsi="Times New Roman"/>
          <w:i/>
        </w:rPr>
      </w:pPr>
      <w:commentRangeStart w:id="107"/>
      <w:r>
        <w:rPr>
          <w:rFonts w:ascii="Times New Roman" w:hAnsi="Times New Roman"/>
          <w:i/>
          <w:w w:val="105"/>
        </w:rPr>
        <w:t>Disclaimer: the following conclusions are preliminary based on the data collected from the initial 3</w:t>
      </w:r>
      <w:r>
        <w:rPr>
          <w:rFonts w:ascii="Times New Roman" w:hAnsi="Times New Roman"/>
          <w:i/>
          <w:spacing w:val="1"/>
          <w:w w:val="105"/>
        </w:rPr>
        <w:t xml:space="preserve"> </w:t>
      </w:r>
      <w:r>
        <w:rPr>
          <w:rFonts w:ascii="Times New Roman" w:hAnsi="Times New Roman"/>
          <w:i/>
          <w:w w:val="105"/>
        </w:rPr>
        <w:t xml:space="preserve">pilot countries and thus should be interpreted with </w:t>
      </w:r>
      <w:r w:rsidR="2570BBEE" w:rsidRPr="76614F08">
        <w:rPr>
          <w:rFonts w:ascii="Times New Roman" w:hAnsi="Times New Roman"/>
          <w:i/>
          <w:iCs/>
          <w:w w:val="105"/>
        </w:rPr>
        <w:t>consideration to a few limitations</w:t>
      </w:r>
      <w:commentRangeStart w:id="108"/>
      <w:commentRangeEnd w:id="108"/>
      <w:r>
        <w:rPr>
          <w:rStyle w:val="CommentReference"/>
        </w:rPr>
        <w:commentReference w:id="108"/>
      </w:r>
      <w:r>
        <w:rPr>
          <w:rFonts w:ascii="Times New Roman" w:hAnsi="Times New Roman"/>
          <w:i/>
          <w:w w:val="105"/>
        </w:rPr>
        <w:t>. First, he results from CAR</w:t>
      </w:r>
      <w:r>
        <w:rPr>
          <w:rFonts w:ascii="Times New Roman" w:hAnsi="Times New Roman"/>
          <w:i/>
          <w:spacing w:val="-55"/>
          <w:w w:val="105"/>
        </w:rPr>
        <w:t xml:space="preserve"> </w:t>
      </w:r>
      <w:r>
        <w:rPr>
          <w:rFonts w:ascii="Times New Roman" w:hAnsi="Times New Roman"/>
          <w:i/>
          <w:w w:val="105"/>
        </w:rPr>
        <w:t>are based on a sub-sample of the overall study sample (</w:t>
      </w:r>
      <w:r w:rsidR="755771F5" w:rsidRPr="76614F08">
        <w:rPr>
          <w:rFonts w:ascii="Times New Roman" w:hAnsi="Times New Roman"/>
          <w:i/>
          <w:iCs/>
          <w:w w:val="105"/>
        </w:rPr>
        <w:t xml:space="preserve">including </w:t>
      </w:r>
      <w:r>
        <w:rPr>
          <w:rFonts w:ascii="Times New Roman" w:hAnsi="Times New Roman"/>
          <w:i/>
          <w:w w:val="105"/>
        </w:rPr>
        <w:t>only phone owners’).</w:t>
      </w:r>
      <w:r>
        <w:rPr>
          <w:rFonts w:ascii="Times New Roman" w:hAnsi="Times New Roman"/>
          <w:i/>
          <w:spacing w:val="1"/>
          <w:w w:val="105"/>
        </w:rPr>
        <w:t xml:space="preserve"> </w:t>
      </w:r>
      <w:r w:rsidR="75281F84" w:rsidRPr="76614F08">
        <w:rPr>
          <w:rFonts w:ascii="Times New Roman" w:hAnsi="Times New Roman"/>
          <w:i/>
          <w:iCs/>
          <w:w w:val="105"/>
        </w:rPr>
        <w:t>In</w:t>
      </w:r>
      <w:r>
        <w:rPr>
          <w:rFonts w:ascii="Times New Roman" w:hAnsi="Times New Roman"/>
          <w:i/>
          <w:w w:val="105"/>
        </w:rPr>
        <w:t xml:space="preserve"> Myanmar</w:t>
      </w:r>
      <w:r w:rsidR="5E6403DC" w:rsidRPr="76614F08">
        <w:rPr>
          <w:rFonts w:ascii="Times New Roman" w:hAnsi="Times New Roman"/>
          <w:i/>
          <w:iCs/>
          <w:w w:val="105"/>
        </w:rPr>
        <w:t>, the</w:t>
      </w:r>
      <w:r>
        <w:rPr>
          <w:rFonts w:ascii="Times New Roman" w:hAnsi="Times New Roman"/>
          <w:i/>
          <w:spacing w:val="1"/>
          <w:w w:val="105"/>
        </w:rPr>
        <w:t xml:space="preserve"> </w:t>
      </w:r>
      <w:r>
        <w:rPr>
          <w:rFonts w:ascii="Times New Roman" w:hAnsi="Times New Roman"/>
          <w:i/>
          <w:w w:val="105"/>
        </w:rPr>
        <w:t>results</w:t>
      </w:r>
      <w:r>
        <w:rPr>
          <w:rFonts w:ascii="Times New Roman" w:hAnsi="Times New Roman"/>
          <w:i/>
          <w:spacing w:val="-3"/>
          <w:w w:val="105"/>
        </w:rPr>
        <w:t xml:space="preserve"> </w:t>
      </w:r>
      <w:r>
        <w:rPr>
          <w:rFonts w:ascii="Times New Roman" w:hAnsi="Times New Roman"/>
          <w:i/>
          <w:w w:val="105"/>
        </w:rPr>
        <w:t>of</w:t>
      </w:r>
      <w:r w:rsidR="7D367B0F" w:rsidRPr="76614F08">
        <w:rPr>
          <w:rFonts w:ascii="Times New Roman" w:hAnsi="Times New Roman"/>
          <w:i/>
          <w:iCs/>
          <w:w w:val="105"/>
        </w:rPr>
        <w:t xml:space="preserve"> the</w:t>
      </w:r>
      <w:r>
        <w:rPr>
          <w:rFonts w:ascii="Times New Roman" w:hAnsi="Times New Roman"/>
          <w:i/>
          <w:spacing w:val="-3"/>
          <w:w w:val="105"/>
        </w:rPr>
        <w:t xml:space="preserve"> </w:t>
      </w:r>
      <w:r>
        <w:rPr>
          <w:rFonts w:ascii="Times New Roman" w:hAnsi="Times New Roman"/>
          <w:i/>
          <w:w w:val="105"/>
        </w:rPr>
        <w:t>FES</w:t>
      </w:r>
      <w:r>
        <w:rPr>
          <w:rFonts w:ascii="Times New Roman" w:hAnsi="Times New Roman"/>
          <w:i/>
          <w:spacing w:val="-3"/>
          <w:w w:val="105"/>
        </w:rPr>
        <w:t xml:space="preserve"> </w:t>
      </w:r>
      <w:r>
        <w:rPr>
          <w:rFonts w:ascii="Times New Roman" w:hAnsi="Times New Roman"/>
          <w:i/>
          <w:w w:val="105"/>
        </w:rPr>
        <w:t>and</w:t>
      </w:r>
      <w:r>
        <w:rPr>
          <w:rFonts w:ascii="Times New Roman" w:hAnsi="Times New Roman"/>
          <w:i/>
          <w:spacing w:val="-2"/>
          <w:w w:val="105"/>
        </w:rPr>
        <w:t xml:space="preserve"> </w:t>
      </w:r>
      <w:r>
        <w:rPr>
          <w:rFonts w:ascii="Times New Roman" w:hAnsi="Times New Roman"/>
          <w:i/>
          <w:w w:val="105"/>
        </w:rPr>
        <w:t>rCARI</w:t>
      </w:r>
      <w:r>
        <w:rPr>
          <w:rFonts w:ascii="Times New Roman" w:hAnsi="Times New Roman"/>
          <w:i/>
          <w:spacing w:val="-3"/>
          <w:w w:val="105"/>
        </w:rPr>
        <w:t xml:space="preserve"> </w:t>
      </w:r>
      <w:r>
        <w:rPr>
          <w:rFonts w:ascii="Times New Roman" w:hAnsi="Times New Roman"/>
          <w:i/>
          <w:w w:val="105"/>
        </w:rPr>
        <w:t>are</w:t>
      </w:r>
      <w:r>
        <w:rPr>
          <w:rFonts w:ascii="Times New Roman" w:hAnsi="Times New Roman"/>
          <w:i/>
          <w:spacing w:val="-3"/>
          <w:w w:val="105"/>
        </w:rPr>
        <w:t xml:space="preserve"> </w:t>
      </w:r>
      <w:r>
        <w:rPr>
          <w:rFonts w:ascii="Times New Roman" w:hAnsi="Times New Roman"/>
          <w:i/>
          <w:w w:val="105"/>
        </w:rPr>
        <w:t>based</w:t>
      </w:r>
      <w:r>
        <w:rPr>
          <w:rFonts w:ascii="Times New Roman" w:hAnsi="Times New Roman"/>
          <w:i/>
          <w:spacing w:val="-2"/>
          <w:w w:val="105"/>
        </w:rPr>
        <w:t xml:space="preserve"> </w:t>
      </w:r>
      <w:r>
        <w:rPr>
          <w:rFonts w:ascii="Times New Roman" w:hAnsi="Times New Roman"/>
          <w:i/>
          <w:w w:val="105"/>
        </w:rPr>
        <w:t>on</w:t>
      </w:r>
      <w:r>
        <w:rPr>
          <w:rFonts w:ascii="Times New Roman" w:hAnsi="Times New Roman"/>
          <w:i/>
          <w:spacing w:val="-3"/>
          <w:w w:val="105"/>
        </w:rPr>
        <w:t xml:space="preserve"> </w:t>
      </w:r>
      <w:r>
        <w:rPr>
          <w:rFonts w:ascii="Times New Roman" w:hAnsi="Times New Roman"/>
          <w:i/>
          <w:w w:val="105"/>
        </w:rPr>
        <w:t>half</w:t>
      </w:r>
      <w:r>
        <w:rPr>
          <w:rFonts w:ascii="Times New Roman" w:hAnsi="Times New Roman"/>
          <w:i/>
          <w:spacing w:val="-3"/>
          <w:w w:val="105"/>
        </w:rPr>
        <w:t xml:space="preserve"> </w:t>
      </w:r>
      <w:r>
        <w:rPr>
          <w:rFonts w:ascii="Times New Roman" w:hAnsi="Times New Roman"/>
          <w:i/>
          <w:w w:val="105"/>
        </w:rPr>
        <w:t>of</w:t>
      </w:r>
      <w:r>
        <w:rPr>
          <w:rFonts w:ascii="Times New Roman" w:hAnsi="Times New Roman"/>
          <w:i/>
          <w:spacing w:val="-3"/>
          <w:w w:val="105"/>
        </w:rPr>
        <w:t xml:space="preserve"> </w:t>
      </w:r>
      <w:r>
        <w:rPr>
          <w:rFonts w:ascii="Times New Roman" w:hAnsi="Times New Roman"/>
          <w:i/>
          <w:w w:val="105"/>
        </w:rPr>
        <w:t>the</w:t>
      </w:r>
      <w:r>
        <w:rPr>
          <w:rFonts w:ascii="Times New Roman" w:hAnsi="Times New Roman"/>
          <w:i/>
          <w:spacing w:val="-2"/>
          <w:w w:val="105"/>
        </w:rPr>
        <w:t xml:space="preserve"> </w:t>
      </w:r>
      <w:r>
        <w:rPr>
          <w:rFonts w:ascii="Times New Roman" w:hAnsi="Times New Roman"/>
          <w:i/>
          <w:w w:val="105"/>
        </w:rPr>
        <w:t>original</w:t>
      </w:r>
      <w:r>
        <w:rPr>
          <w:rFonts w:ascii="Times New Roman" w:hAnsi="Times New Roman"/>
          <w:i/>
          <w:spacing w:val="-3"/>
          <w:w w:val="105"/>
        </w:rPr>
        <w:t xml:space="preserve"> </w:t>
      </w:r>
      <w:r>
        <w:rPr>
          <w:rFonts w:ascii="Times New Roman" w:hAnsi="Times New Roman"/>
          <w:i/>
          <w:w w:val="105"/>
        </w:rPr>
        <w:t>households</w:t>
      </w:r>
      <w:r>
        <w:rPr>
          <w:rFonts w:ascii="Times New Roman" w:hAnsi="Times New Roman"/>
          <w:i/>
          <w:spacing w:val="-3"/>
          <w:w w:val="105"/>
        </w:rPr>
        <w:t xml:space="preserve"> </w:t>
      </w:r>
      <w:r>
        <w:rPr>
          <w:rFonts w:ascii="Times New Roman" w:hAnsi="Times New Roman"/>
          <w:i/>
          <w:w w:val="105"/>
        </w:rPr>
        <w:t>assigned</w:t>
      </w:r>
      <w:r>
        <w:rPr>
          <w:rFonts w:ascii="Times New Roman" w:hAnsi="Times New Roman"/>
          <w:i/>
          <w:spacing w:val="-2"/>
          <w:w w:val="105"/>
        </w:rPr>
        <w:t xml:space="preserve"> </w:t>
      </w:r>
      <w:r>
        <w:rPr>
          <w:rFonts w:ascii="Times New Roman" w:hAnsi="Times New Roman"/>
          <w:i/>
          <w:w w:val="105"/>
        </w:rPr>
        <w:t>to</w:t>
      </w:r>
      <w:r>
        <w:rPr>
          <w:rFonts w:ascii="Times New Roman" w:hAnsi="Times New Roman"/>
          <w:i/>
          <w:spacing w:val="-3"/>
          <w:w w:val="105"/>
        </w:rPr>
        <w:t xml:space="preserve"> </w:t>
      </w:r>
      <w:r>
        <w:rPr>
          <w:rFonts w:ascii="Times New Roman" w:hAnsi="Times New Roman"/>
          <w:i/>
          <w:w w:val="105"/>
        </w:rPr>
        <w:t>receive</w:t>
      </w:r>
      <w:r>
        <w:rPr>
          <w:rFonts w:ascii="Times New Roman" w:hAnsi="Times New Roman"/>
          <w:i/>
          <w:spacing w:val="-3"/>
          <w:w w:val="105"/>
        </w:rPr>
        <w:t xml:space="preserve"> </w:t>
      </w:r>
      <w:r>
        <w:rPr>
          <w:rFonts w:ascii="Times New Roman" w:hAnsi="Times New Roman"/>
          <w:i/>
          <w:w w:val="105"/>
        </w:rPr>
        <w:t>the</w:t>
      </w:r>
      <w:r>
        <w:rPr>
          <w:rFonts w:ascii="Times New Roman" w:hAnsi="Times New Roman"/>
          <w:i/>
          <w:spacing w:val="-3"/>
          <w:w w:val="105"/>
        </w:rPr>
        <w:t xml:space="preserve"> </w:t>
      </w:r>
      <w:r>
        <w:rPr>
          <w:rFonts w:ascii="Times New Roman" w:hAnsi="Times New Roman"/>
          <w:i/>
          <w:w w:val="105"/>
        </w:rPr>
        <w:t>remote</w:t>
      </w:r>
      <w:r>
        <w:rPr>
          <w:rFonts w:ascii="Times New Roman" w:hAnsi="Times New Roman"/>
          <w:i/>
          <w:spacing w:val="-55"/>
          <w:w w:val="105"/>
        </w:rPr>
        <w:t xml:space="preserve"> </w:t>
      </w:r>
      <w:r>
        <w:rPr>
          <w:rFonts w:ascii="Times New Roman" w:hAnsi="Times New Roman"/>
          <w:i/>
          <w:w w:val="105"/>
        </w:rPr>
        <w:t>interviews</w:t>
      </w:r>
      <w:r>
        <w:rPr>
          <w:rFonts w:ascii="Times New Roman" w:hAnsi="Times New Roman"/>
          <w:i/>
          <w:spacing w:val="28"/>
          <w:w w:val="105"/>
        </w:rPr>
        <w:t xml:space="preserve"> </w:t>
      </w:r>
      <w:r>
        <w:rPr>
          <w:rFonts w:ascii="Times New Roman" w:hAnsi="Times New Roman"/>
          <w:i/>
          <w:w w:val="105"/>
        </w:rPr>
        <w:t>because</w:t>
      </w:r>
      <w:r>
        <w:rPr>
          <w:rFonts w:ascii="Times New Roman" w:hAnsi="Times New Roman"/>
          <w:i/>
          <w:spacing w:val="29"/>
          <w:w w:val="105"/>
        </w:rPr>
        <w:t xml:space="preserve"> </w:t>
      </w:r>
      <w:r>
        <w:rPr>
          <w:rFonts w:ascii="Times New Roman" w:hAnsi="Times New Roman"/>
          <w:i/>
          <w:w w:val="105"/>
        </w:rPr>
        <w:t>of</w:t>
      </w:r>
      <w:r>
        <w:rPr>
          <w:rFonts w:ascii="Times New Roman" w:hAnsi="Times New Roman"/>
          <w:i/>
          <w:spacing w:val="29"/>
          <w:w w:val="105"/>
        </w:rPr>
        <w:t xml:space="preserve"> </w:t>
      </w:r>
      <w:r>
        <w:rPr>
          <w:rFonts w:ascii="Times New Roman" w:hAnsi="Times New Roman"/>
          <w:i/>
          <w:w w:val="105"/>
        </w:rPr>
        <w:t>an</w:t>
      </w:r>
      <w:r>
        <w:rPr>
          <w:rFonts w:ascii="Times New Roman" w:hAnsi="Times New Roman"/>
          <w:i/>
          <w:spacing w:val="29"/>
          <w:w w:val="105"/>
        </w:rPr>
        <w:t xml:space="preserve"> </w:t>
      </w:r>
      <w:r>
        <w:rPr>
          <w:rFonts w:ascii="Times New Roman" w:hAnsi="Times New Roman"/>
          <w:i/>
          <w:w w:val="105"/>
        </w:rPr>
        <w:t>error</w:t>
      </w:r>
      <w:r>
        <w:rPr>
          <w:rFonts w:ascii="Times New Roman" w:hAnsi="Times New Roman"/>
          <w:i/>
          <w:spacing w:val="29"/>
          <w:w w:val="105"/>
        </w:rPr>
        <w:t xml:space="preserve"> </w:t>
      </w:r>
      <w:r>
        <w:rPr>
          <w:rFonts w:ascii="Times New Roman" w:hAnsi="Times New Roman"/>
          <w:i/>
          <w:w w:val="105"/>
        </w:rPr>
        <w:t>in</w:t>
      </w:r>
      <w:r>
        <w:rPr>
          <w:rFonts w:ascii="Times New Roman" w:hAnsi="Times New Roman"/>
          <w:i/>
          <w:spacing w:val="29"/>
          <w:w w:val="105"/>
        </w:rPr>
        <w:t xml:space="preserve"> </w:t>
      </w:r>
      <w:r>
        <w:rPr>
          <w:rFonts w:ascii="Times New Roman" w:hAnsi="Times New Roman"/>
          <w:i/>
          <w:w w:val="105"/>
        </w:rPr>
        <w:t>translation</w:t>
      </w:r>
      <w:r>
        <w:rPr>
          <w:rFonts w:ascii="Times New Roman" w:hAnsi="Times New Roman"/>
          <w:i/>
          <w:spacing w:val="29"/>
          <w:w w:val="105"/>
        </w:rPr>
        <w:t xml:space="preserve"> </w:t>
      </w:r>
      <w:r>
        <w:rPr>
          <w:rFonts w:ascii="Times New Roman" w:hAnsi="Times New Roman"/>
          <w:i/>
          <w:w w:val="105"/>
        </w:rPr>
        <w:t>that</w:t>
      </w:r>
      <w:r>
        <w:rPr>
          <w:rFonts w:ascii="Times New Roman" w:hAnsi="Times New Roman"/>
          <w:i/>
          <w:spacing w:val="29"/>
          <w:w w:val="105"/>
        </w:rPr>
        <w:t xml:space="preserve"> </w:t>
      </w:r>
      <w:r>
        <w:rPr>
          <w:rFonts w:ascii="Times New Roman" w:hAnsi="Times New Roman"/>
          <w:i/>
          <w:w w:val="105"/>
        </w:rPr>
        <w:t>affected</w:t>
      </w:r>
      <w:r>
        <w:rPr>
          <w:rFonts w:ascii="Times New Roman" w:hAnsi="Times New Roman"/>
          <w:i/>
          <w:spacing w:val="29"/>
          <w:w w:val="105"/>
        </w:rPr>
        <w:t xml:space="preserve"> </w:t>
      </w:r>
      <w:r>
        <w:rPr>
          <w:rFonts w:ascii="Times New Roman" w:hAnsi="Times New Roman"/>
          <w:i/>
          <w:w w:val="105"/>
        </w:rPr>
        <w:t>the</w:t>
      </w:r>
      <w:r>
        <w:rPr>
          <w:rFonts w:ascii="Times New Roman" w:hAnsi="Times New Roman"/>
          <w:i/>
          <w:spacing w:val="29"/>
          <w:w w:val="105"/>
        </w:rPr>
        <w:t xml:space="preserve"> </w:t>
      </w:r>
      <w:r>
        <w:rPr>
          <w:rFonts w:ascii="Times New Roman" w:hAnsi="Times New Roman"/>
          <w:i/>
          <w:w w:val="105"/>
        </w:rPr>
        <w:t>expenditure</w:t>
      </w:r>
      <w:r>
        <w:rPr>
          <w:rFonts w:ascii="Times New Roman" w:hAnsi="Times New Roman"/>
          <w:i/>
          <w:spacing w:val="29"/>
          <w:w w:val="105"/>
        </w:rPr>
        <w:t xml:space="preserve"> </w:t>
      </w:r>
      <w:r w:rsidR="24C79C2E" w:rsidRPr="76614F08">
        <w:rPr>
          <w:rFonts w:ascii="Times New Roman" w:hAnsi="Times New Roman"/>
          <w:i/>
          <w:iCs/>
          <w:w w:val="105"/>
        </w:rPr>
        <w:t>module</w:t>
      </w:r>
      <w:r>
        <w:rPr>
          <w:rFonts w:ascii="Times New Roman" w:hAnsi="Times New Roman"/>
          <w:i/>
          <w:w w:val="105"/>
        </w:rPr>
        <w:t>.</w:t>
      </w:r>
      <w:commentRangeEnd w:id="107"/>
      <w:r w:rsidR="00A14C86">
        <w:rPr>
          <w:rStyle w:val="CommentReference"/>
        </w:rPr>
        <w:commentReference w:id="107"/>
      </w:r>
    </w:p>
    <w:p w14:paraId="54416F76" w14:textId="0586AB82" w:rsidR="00054221" w:rsidRDefault="00BD4E74">
      <w:pPr>
        <w:pStyle w:val="BodyText"/>
        <w:spacing w:before="162"/>
        <w:ind w:left="120"/>
        <w:jc w:val="both"/>
      </w:pPr>
      <w:r>
        <w:rPr>
          <w:spacing w:val="-1"/>
        </w:rPr>
        <w:t>From</w:t>
      </w:r>
      <w:r>
        <w:rPr>
          <w:spacing w:val="-7"/>
        </w:rPr>
        <w:t xml:space="preserve"> </w:t>
      </w:r>
      <w:r>
        <w:rPr>
          <w:spacing w:val="-1"/>
        </w:rPr>
        <w:t>the</w:t>
      </w:r>
      <w:r>
        <w:rPr>
          <w:spacing w:val="-6"/>
        </w:rPr>
        <w:t xml:space="preserve"> </w:t>
      </w:r>
      <w:r>
        <w:rPr>
          <w:spacing w:val="-1"/>
        </w:rPr>
        <w:t>preliminary</w:t>
      </w:r>
      <w:r>
        <w:rPr>
          <w:spacing w:val="-6"/>
        </w:rPr>
        <w:t xml:space="preserve"> </w:t>
      </w:r>
      <w:r>
        <w:rPr>
          <w:spacing w:val="-1"/>
        </w:rPr>
        <w:t>analysis</w:t>
      </w:r>
      <w:r>
        <w:rPr>
          <w:spacing w:val="-6"/>
        </w:rPr>
        <w:t xml:space="preserve"> </w:t>
      </w:r>
      <w:r>
        <w:rPr>
          <w:spacing w:val="-1"/>
        </w:rPr>
        <w:t>of</w:t>
      </w:r>
      <w:r>
        <w:rPr>
          <w:spacing w:val="-7"/>
        </w:rPr>
        <w:t xml:space="preserve"> </w:t>
      </w:r>
      <w:r>
        <w:rPr>
          <w:spacing w:val="-1"/>
        </w:rPr>
        <w:t>the</w:t>
      </w:r>
      <w:r>
        <w:rPr>
          <w:spacing w:val="-6"/>
        </w:rPr>
        <w:t xml:space="preserve"> </w:t>
      </w:r>
      <w:r>
        <w:rPr>
          <w:spacing w:val="-1"/>
        </w:rPr>
        <w:t>available</w:t>
      </w:r>
      <w:r>
        <w:rPr>
          <w:spacing w:val="-6"/>
        </w:rPr>
        <w:t xml:space="preserve"> </w:t>
      </w:r>
      <w:r>
        <w:rPr>
          <w:spacing w:val="-1"/>
        </w:rPr>
        <w:t>data,</w:t>
      </w:r>
      <w:r>
        <w:rPr>
          <w:spacing w:val="-6"/>
        </w:rPr>
        <w:t xml:space="preserve"> </w:t>
      </w:r>
      <w:r>
        <w:rPr>
          <w:spacing w:val="-1"/>
        </w:rPr>
        <w:t>the</w:t>
      </w:r>
      <w:r>
        <w:rPr>
          <w:spacing w:val="-6"/>
        </w:rPr>
        <w:t xml:space="preserve"> </w:t>
      </w:r>
      <w:r>
        <w:rPr>
          <w:spacing w:val="-1"/>
        </w:rPr>
        <w:t>following</w:t>
      </w:r>
      <w:r>
        <w:rPr>
          <w:spacing w:val="-7"/>
        </w:rPr>
        <w:t xml:space="preserve"> </w:t>
      </w:r>
      <w:r>
        <w:t>initial</w:t>
      </w:r>
      <w:r>
        <w:rPr>
          <w:spacing w:val="-6"/>
        </w:rPr>
        <w:t xml:space="preserve"> </w:t>
      </w:r>
      <w:r>
        <w:t>conclusions</w:t>
      </w:r>
      <w:r>
        <w:rPr>
          <w:spacing w:val="-6"/>
        </w:rPr>
        <w:t xml:space="preserve"> </w:t>
      </w:r>
      <w:r w:rsidR="1F8E57AC">
        <w:rPr>
          <w:spacing w:val="-6"/>
        </w:rPr>
        <w:t xml:space="preserve">can be </w:t>
      </w:r>
      <w:r>
        <w:t>made:</w:t>
      </w:r>
    </w:p>
    <w:p w14:paraId="6D5DDA35" w14:textId="48DE5FBE" w:rsidR="00054221" w:rsidRDefault="00BD4E74">
      <w:pPr>
        <w:pStyle w:val="ListParagraph"/>
        <w:numPr>
          <w:ilvl w:val="1"/>
          <w:numId w:val="9"/>
        </w:numPr>
        <w:tabs>
          <w:tab w:val="left" w:pos="666"/>
        </w:tabs>
        <w:spacing w:line="314" w:lineRule="auto"/>
        <w:ind w:right="576"/>
        <w:jc w:val="both"/>
      </w:pPr>
      <w:r>
        <w:rPr>
          <w:w w:val="95"/>
        </w:rPr>
        <w:t xml:space="preserve">rCARI </w:t>
      </w:r>
      <w:r w:rsidR="664ED4F8">
        <w:rPr>
          <w:w w:val="95"/>
        </w:rPr>
        <w:t xml:space="preserve">calculated </w:t>
      </w:r>
      <w:r>
        <w:rPr>
          <w:w w:val="95"/>
        </w:rPr>
        <w:t>using</w:t>
      </w:r>
      <w:r w:rsidR="118592FE">
        <w:rPr>
          <w:w w:val="95"/>
        </w:rPr>
        <w:t xml:space="preserve"> the</w:t>
      </w:r>
      <w:r>
        <w:rPr>
          <w:w w:val="95"/>
        </w:rPr>
        <w:t xml:space="preserve"> income &amp; income change indicator (rCARI-Inc) is not statistically different from</w:t>
      </w:r>
      <w:r>
        <w:rPr>
          <w:spacing w:val="1"/>
          <w:w w:val="95"/>
        </w:rPr>
        <w:t xml:space="preserve"> </w:t>
      </w:r>
      <w:r>
        <w:t>the standard/conventional CARI (CARI-FES) when used in Myanmar &amp; Ecuador. In CAR,</w:t>
      </w:r>
      <w:r>
        <w:rPr>
          <w:spacing w:val="1"/>
        </w:rPr>
        <w:t xml:space="preserve"> </w:t>
      </w:r>
      <w:r w:rsidR="53EBDF82">
        <w:rPr>
          <w:spacing w:val="1"/>
        </w:rPr>
        <w:t>however</w:t>
      </w:r>
      <w:r>
        <w:rPr>
          <w:spacing w:val="1"/>
        </w:rPr>
        <w:t xml:space="preserve">, </w:t>
      </w:r>
      <w:r>
        <w:rPr>
          <w:spacing w:val="-1"/>
        </w:rPr>
        <w:t>where</w:t>
      </w:r>
      <w:r>
        <w:rPr>
          <w:spacing w:val="-12"/>
        </w:rPr>
        <w:t xml:space="preserve"> </w:t>
      </w:r>
      <w:r>
        <w:rPr>
          <w:spacing w:val="-1"/>
        </w:rPr>
        <w:t>it</w:t>
      </w:r>
      <w:r>
        <w:rPr>
          <w:spacing w:val="-12"/>
        </w:rPr>
        <w:t xml:space="preserve"> </w:t>
      </w:r>
      <w:r w:rsidR="232F4DDC">
        <w:rPr>
          <w:spacing w:val="-12"/>
        </w:rPr>
        <w:t>wa</w:t>
      </w:r>
      <w:r>
        <w:rPr>
          <w:spacing w:val="-1"/>
        </w:rPr>
        <w:t>s</w:t>
      </w:r>
      <w:r>
        <w:rPr>
          <w:spacing w:val="-12"/>
        </w:rPr>
        <w:t xml:space="preserve"> </w:t>
      </w:r>
      <w:r>
        <w:rPr>
          <w:spacing w:val="-1"/>
        </w:rPr>
        <w:t>significantly</w:t>
      </w:r>
      <w:r>
        <w:rPr>
          <w:spacing w:val="-12"/>
        </w:rPr>
        <w:t xml:space="preserve"> </w:t>
      </w:r>
      <w:r>
        <w:rPr>
          <w:spacing w:val="-1"/>
        </w:rPr>
        <w:t>different,</w:t>
      </w:r>
      <w:r>
        <w:rPr>
          <w:spacing w:val="-10"/>
        </w:rPr>
        <w:t xml:space="preserve"> </w:t>
      </w:r>
      <w:r>
        <w:rPr>
          <w:spacing w:val="-1"/>
        </w:rPr>
        <w:t>rCARI-Inc</w:t>
      </w:r>
      <w:r>
        <w:rPr>
          <w:spacing w:val="-12"/>
        </w:rPr>
        <w:t xml:space="preserve"> </w:t>
      </w:r>
      <w:r>
        <w:t>tend</w:t>
      </w:r>
      <w:r w:rsidR="5E333CDD">
        <w:t>ed</w:t>
      </w:r>
      <w:r>
        <w:rPr>
          <w:spacing w:val="-12"/>
        </w:rPr>
        <w:t xml:space="preserve"> </w:t>
      </w:r>
      <w:r>
        <w:t>to</w:t>
      </w:r>
      <w:r>
        <w:rPr>
          <w:spacing w:val="-12"/>
        </w:rPr>
        <w:t xml:space="preserve"> </w:t>
      </w:r>
      <w:r>
        <w:t>underestimate</w:t>
      </w:r>
      <w:r>
        <w:rPr>
          <w:spacing w:val="-12"/>
        </w:rPr>
        <w:t xml:space="preserve"> </w:t>
      </w:r>
      <w:r>
        <w:t>food</w:t>
      </w:r>
      <w:r>
        <w:rPr>
          <w:spacing w:val="-11"/>
        </w:rPr>
        <w:t xml:space="preserve"> </w:t>
      </w:r>
      <w:r>
        <w:t>insecurity</w:t>
      </w:r>
      <w:r>
        <w:rPr>
          <w:spacing w:val="-12"/>
        </w:rPr>
        <w:t xml:space="preserve"> </w:t>
      </w:r>
      <w:r>
        <w:t>by</w:t>
      </w:r>
      <w:r>
        <w:rPr>
          <w:spacing w:val="-12"/>
        </w:rPr>
        <w:t xml:space="preserve"> </w:t>
      </w:r>
      <w:r>
        <w:t>21</w:t>
      </w:r>
      <w:r w:rsidR="7F33A362">
        <w:t xml:space="preserve"> percentage</w:t>
      </w:r>
      <w:r>
        <w:rPr>
          <w:spacing w:val="-51"/>
        </w:rPr>
        <w:t xml:space="preserve"> </w:t>
      </w:r>
      <w:r>
        <w:t>points.</w:t>
      </w:r>
    </w:p>
    <w:p w14:paraId="44890303" w14:textId="52C69898" w:rsidR="00054221" w:rsidRDefault="00BD4E74">
      <w:pPr>
        <w:pStyle w:val="ListParagraph"/>
        <w:numPr>
          <w:ilvl w:val="1"/>
          <w:numId w:val="9"/>
        </w:numPr>
        <w:tabs>
          <w:tab w:val="left" w:pos="666"/>
        </w:tabs>
        <w:spacing w:before="165" w:line="314" w:lineRule="auto"/>
        <w:ind w:right="578"/>
        <w:jc w:val="both"/>
      </w:pPr>
      <w:proofErr w:type="spellStart"/>
      <w:r>
        <w:t>Analysing</w:t>
      </w:r>
      <w:proofErr w:type="spellEnd"/>
      <w:r>
        <w:rPr>
          <w:spacing w:val="-6"/>
        </w:rPr>
        <w:t xml:space="preserve"> </w:t>
      </w:r>
      <w:r>
        <w:t>the</w:t>
      </w:r>
      <w:r>
        <w:rPr>
          <w:spacing w:val="-5"/>
        </w:rPr>
        <w:t xml:space="preserve"> </w:t>
      </w:r>
      <w:r>
        <w:t>same</w:t>
      </w:r>
      <w:r>
        <w:rPr>
          <w:spacing w:val="-5"/>
        </w:rPr>
        <w:t xml:space="preserve"> </w:t>
      </w:r>
      <w:r>
        <w:t>households</w:t>
      </w:r>
      <w:r>
        <w:rPr>
          <w:spacing w:val="-5"/>
        </w:rPr>
        <w:t xml:space="preserve"> </w:t>
      </w:r>
      <w:r>
        <w:t>interviewed</w:t>
      </w:r>
      <w:r>
        <w:rPr>
          <w:spacing w:val="-5"/>
        </w:rPr>
        <w:t xml:space="preserve"> </w:t>
      </w:r>
      <w:r>
        <w:t>through</w:t>
      </w:r>
      <w:r>
        <w:rPr>
          <w:spacing w:val="-5"/>
        </w:rPr>
        <w:t xml:space="preserve"> </w:t>
      </w:r>
      <w:r w:rsidR="4D9BEC43">
        <w:rPr>
          <w:spacing w:val="-5"/>
        </w:rPr>
        <w:t xml:space="preserve">the </w:t>
      </w:r>
      <w:r>
        <w:t>F2F</w:t>
      </w:r>
      <w:r>
        <w:rPr>
          <w:spacing w:val="-51"/>
        </w:rPr>
        <w:t xml:space="preserve"> </w:t>
      </w:r>
      <w:r>
        <w:t xml:space="preserve">modality revealed that CARI-Inc led to </w:t>
      </w:r>
      <w:r w:rsidR="6F5D67DF">
        <w:t xml:space="preserve">a </w:t>
      </w:r>
      <w:r>
        <w:t>lower food insecurity estimation by 6 to 22 percentage</w:t>
      </w:r>
      <w:r>
        <w:rPr>
          <w:spacing w:val="18"/>
        </w:rPr>
        <w:t xml:space="preserve"> </w:t>
      </w:r>
      <w:r>
        <w:t>points</w:t>
      </w:r>
      <w:r w:rsidR="70C48C50">
        <w:t xml:space="preserve"> compared to CARI-FES</w:t>
      </w:r>
      <w:r>
        <w:t>.</w:t>
      </w:r>
    </w:p>
    <w:p w14:paraId="57456953" w14:textId="6063ECD6" w:rsidR="00054221" w:rsidRDefault="00BD4E74">
      <w:pPr>
        <w:pStyle w:val="ListParagraph"/>
        <w:numPr>
          <w:ilvl w:val="1"/>
          <w:numId w:val="9"/>
        </w:numPr>
        <w:tabs>
          <w:tab w:val="left" w:pos="666"/>
        </w:tabs>
        <w:spacing w:before="163" w:line="314" w:lineRule="auto"/>
        <w:ind w:right="576"/>
        <w:jc w:val="both"/>
      </w:pPr>
      <w:r>
        <w:t xml:space="preserve">FCS, rCSI, FES and income sources indicators collected </w:t>
      </w:r>
      <w:r w:rsidR="6741CFC4">
        <w:t xml:space="preserve">by </w:t>
      </w:r>
      <w:r>
        <w:t>phone tend</w:t>
      </w:r>
      <w:r w:rsidR="5E729CB5">
        <w:t>ed</w:t>
      </w:r>
      <w:r>
        <w:t xml:space="preserve"> to give similar or</w:t>
      </w:r>
      <w:r>
        <w:rPr>
          <w:spacing w:val="1"/>
        </w:rPr>
        <w:t xml:space="preserve"> </w:t>
      </w:r>
      <w:r>
        <w:t xml:space="preserve">slightly different results </w:t>
      </w:r>
      <w:r w:rsidR="0D5D1585">
        <w:t xml:space="preserve">compared to </w:t>
      </w:r>
      <w:r>
        <w:t>F2F data collection</w:t>
      </w:r>
      <w:r w:rsidR="7F6A3258">
        <w:t>, with d</w:t>
      </w:r>
      <w:r>
        <w:t>ifferences in FCS (0 to 8 points), rCSI</w:t>
      </w:r>
      <w:r>
        <w:rPr>
          <w:spacing w:val="1"/>
        </w:rPr>
        <w:t xml:space="preserve"> </w:t>
      </w:r>
      <w:r>
        <w:t>(-1 to 4 points) FES (5-8 points), and income sources (0 to 8% points in category 4) (1% to</w:t>
      </w:r>
      <w:r>
        <w:rPr>
          <w:spacing w:val="1"/>
        </w:rPr>
        <w:t xml:space="preserve"> </w:t>
      </w:r>
      <w:r>
        <w:t>11%</w:t>
      </w:r>
      <w:r>
        <w:rPr>
          <w:spacing w:val="18"/>
        </w:rPr>
        <w:t xml:space="preserve"> </w:t>
      </w:r>
      <w:r>
        <w:t>points</w:t>
      </w:r>
      <w:r>
        <w:rPr>
          <w:spacing w:val="19"/>
        </w:rPr>
        <w:t xml:space="preserve"> </w:t>
      </w:r>
      <w:r>
        <w:t>in</w:t>
      </w:r>
      <w:r>
        <w:rPr>
          <w:spacing w:val="18"/>
        </w:rPr>
        <w:t xml:space="preserve"> </w:t>
      </w:r>
      <w:r>
        <w:t>category</w:t>
      </w:r>
      <w:r>
        <w:rPr>
          <w:spacing w:val="19"/>
        </w:rPr>
        <w:t xml:space="preserve"> </w:t>
      </w:r>
      <w:r>
        <w:t>3)</w:t>
      </w:r>
    </w:p>
    <w:p w14:paraId="1CE669D3" w14:textId="3408D0EC" w:rsidR="00054221" w:rsidRDefault="00BD4E74">
      <w:pPr>
        <w:pStyle w:val="ListParagraph"/>
        <w:numPr>
          <w:ilvl w:val="1"/>
          <w:numId w:val="9"/>
        </w:numPr>
        <w:tabs>
          <w:tab w:val="left" w:pos="666"/>
        </w:tabs>
        <w:spacing w:before="164" w:line="314" w:lineRule="auto"/>
        <w:ind w:right="577"/>
        <w:jc w:val="both"/>
      </w:pPr>
      <w:r>
        <w:t xml:space="preserve">Regardless of the </w:t>
      </w:r>
      <w:r w:rsidR="615F6B82">
        <w:t>collection</w:t>
      </w:r>
      <w:r>
        <w:t xml:space="preserve"> </w:t>
      </w:r>
      <w:proofErr w:type="gramStart"/>
      <w:r>
        <w:t>modality ,</w:t>
      </w:r>
      <w:proofErr w:type="gramEnd"/>
      <w:r>
        <w:t xml:space="preserve"> the absolute prevalence of the FES indicator</w:t>
      </w:r>
      <w:r>
        <w:rPr>
          <w:spacing w:val="1"/>
        </w:rPr>
        <w:t xml:space="preserve"> </w:t>
      </w:r>
      <w:r>
        <w:t>(looking at category 3 and 4, i.e., FES &gt; 65%</w:t>
      </w:r>
      <w:r w:rsidR="6CA73242">
        <w:t xml:space="preserve"> and FES &gt;75%, respectively</w:t>
      </w:r>
      <w:r>
        <w:t xml:space="preserve">) </w:t>
      </w:r>
      <w:r w:rsidR="7AD0102E">
        <w:t>wa</w:t>
      </w:r>
      <w:r>
        <w:t>s much higher than the absolute prevalence</w:t>
      </w:r>
      <w:r>
        <w:rPr>
          <w:spacing w:val="1"/>
        </w:rPr>
        <w:t xml:space="preserve"> </w:t>
      </w:r>
      <w:r>
        <w:t xml:space="preserve">of the income source indicator (looking at </w:t>
      </w:r>
      <w:r w:rsidR="02E4F12B">
        <w:t>the</w:t>
      </w:r>
      <w:r>
        <w:t xml:space="preserve"> irregular income + no income categories).</w:t>
      </w:r>
      <w:r>
        <w:rPr>
          <w:spacing w:val="1"/>
        </w:rPr>
        <w:t xml:space="preserve"> </w:t>
      </w:r>
      <w:r>
        <w:t>The</w:t>
      </w:r>
      <w:r>
        <w:rPr>
          <w:spacing w:val="1"/>
        </w:rPr>
        <w:t xml:space="preserve"> </w:t>
      </w:r>
      <w:r>
        <w:rPr>
          <w:spacing w:val="-1"/>
        </w:rPr>
        <w:t xml:space="preserve">difference between </w:t>
      </w:r>
      <w:r>
        <w:t>the income source and FES prevalence from F2F was</w:t>
      </w:r>
      <w:r>
        <w:rPr>
          <w:spacing w:val="1"/>
        </w:rPr>
        <w:t xml:space="preserve"> </w:t>
      </w:r>
      <w:r>
        <w:t>18</w:t>
      </w:r>
      <w:r w:rsidR="5B7D0740">
        <w:t xml:space="preserve"> percentage</w:t>
      </w:r>
      <w:r>
        <w:rPr>
          <w:spacing w:val="13"/>
        </w:rPr>
        <w:t xml:space="preserve"> </w:t>
      </w:r>
      <w:r>
        <w:t>points</w:t>
      </w:r>
      <w:r>
        <w:rPr>
          <w:spacing w:val="13"/>
        </w:rPr>
        <w:t xml:space="preserve"> </w:t>
      </w:r>
      <w:r>
        <w:t>in</w:t>
      </w:r>
      <w:r>
        <w:rPr>
          <w:spacing w:val="13"/>
        </w:rPr>
        <w:t xml:space="preserve"> </w:t>
      </w:r>
      <w:r>
        <w:t>Myanmar,</w:t>
      </w:r>
      <w:r>
        <w:rPr>
          <w:spacing w:val="13"/>
        </w:rPr>
        <w:t xml:space="preserve"> </w:t>
      </w:r>
      <w:r>
        <w:t>25</w:t>
      </w:r>
      <w:r w:rsidR="093F2741">
        <w:t xml:space="preserve"> percentage</w:t>
      </w:r>
      <w:r>
        <w:rPr>
          <w:spacing w:val="13"/>
        </w:rPr>
        <w:t xml:space="preserve"> </w:t>
      </w:r>
      <w:r>
        <w:t>points</w:t>
      </w:r>
      <w:r>
        <w:rPr>
          <w:spacing w:val="13"/>
        </w:rPr>
        <w:t xml:space="preserve"> </w:t>
      </w:r>
      <w:r>
        <w:t>in</w:t>
      </w:r>
      <w:r>
        <w:rPr>
          <w:spacing w:val="14"/>
        </w:rPr>
        <w:t xml:space="preserve"> </w:t>
      </w:r>
      <w:r>
        <w:t>Ecuador</w:t>
      </w:r>
      <w:r>
        <w:rPr>
          <w:spacing w:val="13"/>
        </w:rPr>
        <w:t xml:space="preserve"> </w:t>
      </w:r>
      <w:r>
        <w:t>and</w:t>
      </w:r>
      <w:r>
        <w:rPr>
          <w:spacing w:val="13"/>
        </w:rPr>
        <w:t xml:space="preserve"> </w:t>
      </w:r>
      <w:r>
        <w:t>44</w:t>
      </w:r>
      <w:r w:rsidR="3CD3D4AA">
        <w:t xml:space="preserve"> </w:t>
      </w:r>
      <w:proofErr w:type="spellStart"/>
      <w:r w:rsidR="3CD3D4AA">
        <w:t>percentage</w:t>
      </w:r>
      <w:r>
        <w:t>points</w:t>
      </w:r>
      <w:proofErr w:type="spellEnd"/>
      <w:r>
        <w:rPr>
          <w:spacing w:val="13"/>
        </w:rPr>
        <w:t xml:space="preserve"> </w:t>
      </w:r>
      <w:r>
        <w:t>in</w:t>
      </w:r>
      <w:r>
        <w:rPr>
          <w:spacing w:val="13"/>
        </w:rPr>
        <w:t xml:space="preserve"> </w:t>
      </w:r>
      <w:r>
        <w:t>CAR.</w:t>
      </w:r>
    </w:p>
    <w:p w14:paraId="4E7680DE" w14:textId="06F28FBA" w:rsidR="00054221" w:rsidRDefault="00BD4E74">
      <w:pPr>
        <w:pStyle w:val="ListParagraph"/>
        <w:numPr>
          <w:ilvl w:val="1"/>
          <w:numId w:val="9"/>
        </w:numPr>
        <w:tabs>
          <w:tab w:val="left" w:pos="666"/>
        </w:tabs>
        <w:spacing w:before="166" w:line="314" w:lineRule="auto"/>
        <w:ind w:right="577"/>
        <w:jc w:val="both"/>
      </w:pPr>
      <w:r>
        <w:t xml:space="preserve">LCS collected </w:t>
      </w:r>
      <w:r w:rsidR="25630525">
        <w:t xml:space="preserve">by </w:t>
      </w:r>
      <w:r>
        <w:t>phone tend</w:t>
      </w:r>
      <w:r w:rsidR="1AEFE3D1">
        <w:t>ed</w:t>
      </w:r>
      <w:r>
        <w:t xml:space="preserve"> to produce </w:t>
      </w:r>
      <w:r w:rsidR="4B8D3AD7">
        <w:t xml:space="preserve">a </w:t>
      </w:r>
      <w:r>
        <w:t>higher estimation of food insecurity than those</w:t>
      </w:r>
      <w:r>
        <w:rPr>
          <w:spacing w:val="1"/>
        </w:rPr>
        <w:t xml:space="preserve"> </w:t>
      </w:r>
      <w:r>
        <w:t xml:space="preserve">collected </w:t>
      </w:r>
      <w:r w:rsidR="0B9FBDF3">
        <w:t xml:space="preserve">through </w:t>
      </w:r>
      <w:r>
        <w:t xml:space="preserve">F2F. The difference </w:t>
      </w:r>
      <w:r w:rsidR="50F71C9E">
        <w:t>seems to have mainly been</w:t>
      </w:r>
      <w:r>
        <w:t xml:space="preserve"> driven by the LCS crisis + emergency coping (18</w:t>
      </w:r>
      <w:r w:rsidR="47736CB8">
        <w:t>-</w:t>
      </w:r>
      <w:r>
        <w:t>28</w:t>
      </w:r>
      <w:r w:rsidR="3EB8F14F">
        <w:t xml:space="preserve"> percentage</w:t>
      </w:r>
      <w:r>
        <w:rPr>
          <w:spacing w:val="18"/>
        </w:rPr>
        <w:t xml:space="preserve"> </w:t>
      </w:r>
      <w:r>
        <w:t>points).</w:t>
      </w:r>
    </w:p>
    <w:p w14:paraId="333AADD9" w14:textId="22807D5B" w:rsidR="00054221" w:rsidRDefault="00BD4E74">
      <w:pPr>
        <w:pStyle w:val="ListParagraph"/>
        <w:numPr>
          <w:ilvl w:val="1"/>
          <w:numId w:val="9"/>
        </w:numPr>
        <w:tabs>
          <w:tab w:val="left" w:pos="666"/>
        </w:tabs>
        <w:spacing w:before="163" w:line="314" w:lineRule="auto"/>
        <w:ind w:right="576"/>
        <w:jc w:val="both"/>
      </w:pPr>
      <w:r>
        <w:t>Although LCS overestimated food insecurity in the 3 pilot countries between 18% and 28%</w:t>
      </w:r>
      <w:r>
        <w:rPr>
          <w:spacing w:val="-51"/>
        </w:rPr>
        <w:t xml:space="preserve"> </w:t>
      </w:r>
      <w:r>
        <w:t>points,</w:t>
      </w:r>
      <w:r>
        <w:rPr>
          <w:spacing w:val="10"/>
        </w:rPr>
        <w:t xml:space="preserve"> </w:t>
      </w:r>
      <w:r>
        <w:t>the</w:t>
      </w:r>
      <w:r>
        <w:rPr>
          <w:spacing w:val="8"/>
        </w:rPr>
        <w:t xml:space="preserve"> </w:t>
      </w:r>
      <w:r>
        <w:t>conservative</w:t>
      </w:r>
      <w:r>
        <w:rPr>
          <w:spacing w:val="9"/>
        </w:rPr>
        <w:t xml:space="preserve"> </w:t>
      </w:r>
      <w:r>
        <w:t>lower</w:t>
      </w:r>
      <w:r>
        <w:rPr>
          <w:spacing w:val="8"/>
        </w:rPr>
        <w:t xml:space="preserve"> </w:t>
      </w:r>
      <w:r>
        <w:t>estimate</w:t>
      </w:r>
      <w:r>
        <w:rPr>
          <w:spacing w:val="9"/>
        </w:rPr>
        <w:t xml:space="preserve"> </w:t>
      </w:r>
      <w:r>
        <w:t>of</w:t>
      </w:r>
      <w:r>
        <w:rPr>
          <w:spacing w:val="8"/>
        </w:rPr>
        <w:t xml:space="preserve"> </w:t>
      </w:r>
      <w:r>
        <w:t>the</w:t>
      </w:r>
      <w:r>
        <w:rPr>
          <w:spacing w:val="8"/>
        </w:rPr>
        <w:t xml:space="preserve"> </w:t>
      </w:r>
      <w:r>
        <w:t>income</w:t>
      </w:r>
      <w:r>
        <w:rPr>
          <w:spacing w:val="8"/>
        </w:rPr>
        <w:t xml:space="preserve"> </w:t>
      </w:r>
      <w:r>
        <w:t>indicator</w:t>
      </w:r>
      <w:r>
        <w:rPr>
          <w:spacing w:val="8"/>
        </w:rPr>
        <w:t xml:space="preserve"> </w:t>
      </w:r>
      <w:r>
        <w:t>compared</w:t>
      </w:r>
      <w:r>
        <w:rPr>
          <w:spacing w:val="9"/>
        </w:rPr>
        <w:t xml:space="preserve"> </w:t>
      </w:r>
      <w:r>
        <w:t>to</w:t>
      </w:r>
      <w:r>
        <w:rPr>
          <w:spacing w:val="8"/>
        </w:rPr>
        <w:t xml:space="preserve"> </w:t>
      </w:r>
      <w:r>
        <w:t>FES</w:t>
      </w:r>
      <w:r>
        <w:rPr>
          <w:spacing w:val="7"/>
        </w:rPr>
        <w:t xml:space="preserve"> </w:t>
      </w:r>
      <w:r>
        <w:t>(-18%</w:t>
      </w:r>
      <w:r>
        <w:rPr>
          <w:spacing w:val="9"/>
        </w:rPr>
        <w:t xml:space="preserve"> </w:t>
      </w:r>
      <w:r>
        <w:t>to</w:t>
      </w:r>
    </w:p>
    <w:p w14:paraId="6D2C3891" w14:textId="16C0ACFB" w:rsidR="00054221" w:rsidRDefault="00BD4E74">
      <w:pPr>
        <w:pStyle w:val="BodyText"/>
        <w:spacing w:before="2" w:line="314" w:lineRule="auto"/>
        <w:ind w:left="665" w:right="575"/>
        <w:jc w:val="both"/>
      </w:pPr>
      <w:r>
        <w:t>-44% points) could explain the equivalence between standard CARI (CARI-FES) with the</w:t>
      </w:r>
      <w:r>
        <w:rPr>
          <w:spacing w:val="1"/>
        </w:rPr>
        <w:t xml:space="preserve"> </w:t>
      </w:r>
      <w:r>
        <w:t>(rCARI-Inc)</w:t>
      </w:r>
      <w:r>
        <w:rPr>
          <w:spacing w:val="-6"/>
        </w:rPr>
        <w:t xml:space="preserve"> </w:t>
      </w:r>
      <w:r>
        <w:t>in</w:t>
      </w:r>
      <w:r>
        <w:rPr>
          <w:spacing w:val="-5"/>
        </w:rPr>
        <w:t xml:space="preserve"> </w:t>
      </w:r>
      <w:r>
        <w:t>Myanmar</w:t>
      </w:r>
      <w:r>
        <w:rPr>
          <w:spacing w:val="-6"/>
        </w:rPr>
        <w:t xml:space="preserve"> </w:t>
      </w:r>
      <w:r>
        <w:t>and</w:t>
      </w:r>
      <w:r>
        <w:rPr>
          <w:spacing w:val="-5"/>
        </w:rPr>
        <w:t xml:space="preserve"> </w:t>
      </w:r>
      <w:r>
        <w:t>Ecuador</w:t>
      </w:r>
      <w:r>
        <w:rPr>
          <w:spacing w:val="-5"/>
        </w:rPr>
        <w:t xml:space="preserve"> </w:t>
      </w:r>
      <w:r>
        <w:t>(Table</w:t>
      </w:r>
      <w:r>
        <w:rPr>
          <w:spacing w:val="-6"/>
        </w:rPr>
        <w:t xml:space="preserve"> </w:t>
      </w:r>
      <w:r>
        <w:t>3)</w:t>
      </w:r>
      <w:r>
        <w:rPr>
          <w:spacing w:val="-5"/>
        </w:rPr>
        <w:t xml:space="preserve"> </w:t>
      </w:r>
      <w:r>
        <w:t>and</w:t>
      </w:r>
      <w:r>
        <w:rPr>
          <w:spacing w:val="-6"/>
        </w:rPr>
        <w:t xml:space="preserve"> </w:t>
      </w:r>
      <w:r>
        <w:t>the</w:t>
      </w:r>
      <w:r>
        <w:rPr>
          <w:spacing w:val="-5"/>
        </w:rPr>
        <w:t xml:space="preserve"> </w:t>
      </w:r>
      <w:r>
        <w:t>underestimation</w:t>
      </w:r>
      <w:r>
        <w:rPr>
          <w:spacing w:val="-5"/>
        </w:rPr>
        <w:t xml:space="preserve"> </w:t>
      </w:r>
      <w:r>
        <w:t>of</w:t>
      </w:r>
      <w:r>
        <w:rPr>
          <w:spacing w:val="-6"/>
        </w:rPr>
        <w:t xml:space="preserve"> </w:t>
      </w:r>
      <w:r>
        <w:t>food</w:t>
      </w:r>
      <w:r>
        <w:rPr>
          <w:spacing w:val="-5"/>
        </w:rPr>
        <w:t xml:space="preserve"> </w:t>
      </w:r>
      <w:r>
        <w:t>insecurity</w:t>
      </w:r>
      <w:r>
        <w:rPr>
          <w:spacing w:val="-51"/>
        </w:rPr>
        <w:t xml:space="preserve"> </w:t>
      </w:r>
      <w:r>
        <w:t>in</w:t>
      </w:r>
      <w:r>
        <w:rPr>
          <w:spacing w:val="18"/>
        </w:rPr>
        <w:t xml:space="preserve"> </w:t>
      </w:r>
      <w:r>
        <w:t>CAR</w:t>
      </w:r>
      <w:r>
        <w:rPr>
          <w:spacing w:val="19"/>
        </w:rPr>
        <w:t xml:space="preserve"> </w:t>
      </w:r>
      <w:r>
        <w:t>(-44</w:t>
      </w:r>
      <w:r w:rsidR="52603B3F">
        <w:t xml:space="preserve"> </w:t>
      </w:r>
      <w:proofErr w:type="spellStart"/>
      <w:r w:rsidR="52603B3F">
        <w:t>percentage</w:t>
      </w:r>
      <w:r>
        <w:t>points</w:t>
      </w:r>
      <w:proofErr w:type="spellEnd"/>
      <w:r>
        <w:t>).</w:t>
      </w:r>
    </w:p>
    <w:p w14:paraId="5483119A" w14:textId="77777777" w:rsidR="00054221" w:rsidRDefault="00054221">
      <w:pPr>
        <w:spacing w:line="314" w:lineRule="auto"/>
        <w:jc w:val="both"/>
        <w:sectPr w:rsidR="00054221">
          <w:pgSz w:w="12240" w:h="15840"/>
          <w:pgMar w:top="1260" w:right="860" w:bottom="1080" w:left="1320" w:header="0" w:footer="888" w:gutter="0"/>
          <w:cols w:space="720"/>
        </w:sectPr>
      </w:pPr>
    </w:p>
    <w:p w14:paraId="434735C2" w14:textId="77777777" w:rsidR="00054221" w:rsidRDefault="00BD4E74">
      <w:pPr>
        <w:pStyle w:val="Heading2"/>
        <w:numPr>
          <w:ilvl w:val="1"/>
          <w:numId w:val="3"/>
        </w:numPr>
        <w:tabs>
          <w:tab w:val="left" w:pos="732"/>
          <w:tab w:val="left" w:pos="733"/>
        </w:tabs>
        <w:spacing w:before="139"/>
      </w:pPr>
      <w:bookmarkStart w:id="109" w:name="Next_Steps..."/>
      <w:bookmarkStart w:id="110" w:name="_bookmark23"/>
      <w:bookmarkEnd w:id="109"/>
      <w:bookmarkEnd w:id="110"/>
      <w:r>
        <w:rPr>
          <w:w w:val="95"/>
        </w:rPr>
        <w:lastRenderedPageBreak/>
        <w:t>Next</w:t>
      </w:r>
      <w:r>
        <w:rPr>
          <w:spacing w:val="55"/>
        </w:rPr>
        <w:t xml:space="preserve"> </w:t>
      </w:r>
      <w:r>
        <w:rPr>
          <w:w w:val="95"/>
        </w:rPr>
        <w:t>Steps...</w:t>
      </w:r>
    </w:p>
    <w:p w14:paraId="1DE63423" w14:textId="5256A61C" w:rsidR="00054221" w:rsidRDefault="00BD4E74">
      <w:pPr>
        <w:pStyle w:val="ListParagraph"/>
        <w:numPr>
          <w:ilvl w:val="2"/>
          <w:numId w:val="3"/>
        </w:numPr>
        <w:tabs>
          <w:tab w:val="left" w:pos="666"/>
        </w:tabs>
        <w:spacing w:before="234" w:line="314" w:lineRule="auto"/>
        <w:ind w:right="575"/>
      </w:pPr>
      <w:r>
        <w:t xml:space="preserve">Resume data collection in the remaining study countries – </w:t>
      </w:r>
      <w:commentRangeStart w:id="111"/>
      <w:r>
        <w:t>Burkina Faso, Lebanon (</w:t>
      </w:r>
      <w:r w:rsidR="58838895">
        <w:t xml:space="preserve">or </w:t>
      </w:r>
      <w:r>
        <w:t>Iraq) &amp;</w:t>
      </w:r>
      <w:r>
        <w:rPr>
          <w:spacing w:val="-51"/>
        </w:rPr>
        <w:t xml:space="preserve"> </w:t>
      </w:r>
      <w:r>
        <w:t>Guatemala.</w:t>
      </w:r>
      <w:commentRangeEnd w:id="111"/>
      <w:r>
        <w:rPr>
          <w:rStyle w:val="CommentReference"/>
        </w:rPr>
        <w:commentReference w:id="111"/>
      </w:r>
    </w:p>
    <w:p w14:paraId="236AE255" w14:textId="78B8E24F" w:rsidR="00054221" w:rsidRDefault="00BD4E74">
      <w:pPr>
        <w:pStyle w:val="ListParagraph"/>
        <w:numPr>
          <w:ilvl w:val="2"/>
          <w:numId w:val="3"/>
        </w:numPr>
        <w:tabs>
          <w:tab w:val="left" w:pos="666"/>
        </w:tabs>
        <w:spacing w:before="161" w:line="314" w:lineRule="auto"/>
        <w:ind w:right="576"/>
      </w:pPr>
      <w:r>
        <w:rPr>
          <w:w w:val="95"/>
        </w:rPr>
        <w:t>Conduct</w:t>
      </w:r>
      <w:r>
        <w:rPr>
          <w:spacing w:val="15"/>
          <w:w w:val="95"/>
        </w:rPr>
        <w:t xml:space="preserve"> </w:t>
      </w:r>
      <w:r>
        <w:rPr>
          <w:w w:val="95"/>
        </w:rPr>
        <w:t>further</w:t>
      </w:r>
      <w:r>
        <w:rPr>
          <w:spacing w:val="14"/>
          <w:w w:val="95"/>
        </w:rPr>
        <w:t xml:space="preserve"> </w:t>
      </w:r>
      <w:r>
        <w:rPr>
          <w:w w:val="95"/>
        </w:rPr>
        <w:t>in-depth</w:t>
      </w:r>
      <w:r>
        <w:rPr>
          <w:spacing w:val="14"/>
          <w:w w:val="95"/>
        </w:rPr>
        <w:t xml:space="preserve"> </w:t>
      </w:r>
      <w:r>
        <w:rPr>
          <w:w w:val="95"/>
        </w:rPr>
        <w:t>analysis</w:t>
      </w:r>
      <w:r>
        <w:rPr>
          <w:spacing w:val="16"/>
          <w:w w:val="95"/>
        </w:rPr>
        <w:t xml:space="preserve"> </w:t>
      </w:r>
      <w:r>
        <w:rPr>
          <w:w w:val="95"/>
        </w:rPr>
        <w:t>of</w:t>
      </w:r>
      <w:r>
        <w:rPr>
          <w:spacing w:val="15"/>
          <w:w w:val="95"/>
        </w:rPr>
        <w:t xml:space="preserve"> </w:t>
      </w:r>
      <w:r>
        <w:rPr>
          <w:w w:val="95"/>
        </w:rPr>
        <w:t>the</w:t>
      </w:r>
      <w:r>
        <w:rPr>
          <w:spacing w:val="14"/>
          <w:w w:val="95"/>
        </w:rPr>
        <w:t xml:space="preserve"> </w:t>
      </w:r>
      <w:r>
        <w:rPr>
          <w:w w:val="95"/>
        </w:rPr>
        <w:t>data</w:t>
      </w:r>
      <w:r>
        <w:rPr>
          <w:spacing w:val="16"/>
          <w:w w:val="95"/>
        </w:rPr>
        <w:t xml:space="preserve"> </w:t>
      </w:r>
      <w:r>
        <w:rPr>
          <w:w w:val="95"/>
        </w:rPr>
        <w:t>-</w:t>
      </w:r>
      <w:r>
        <w:rPr>
          <w:spacing w:val="15"/>
          <w:w w:val="95"/>
        </w:rPr>
        <w:t xml:space="preserve"> </w:t>
      </w:r>
      <w:r>
        <w:rPr>
          <w:w w:val="95"/>
        </w:rPr>
        <w:t>explor</w:t>
      </w:r>
      <w:r w:rsidR="2EC76847">
        <w:rPr>
          <w:w w:val="95"/>
        </w:rPr>
        <w:t>ing</w:t>
      </w:r>
      <w:r>
        <w:rPr>
          <w:spacing w:val="16"/>
          <w:w w:val="95"/>
        </w:rPr>
        <w:t xml:space="preserve"> </w:t>
      </w:r>
      <w:r>
        <w:rPr>
          <w:w w:val="95"/>
        </w:rPr>
        <w:t>the</w:t>
      </w:r>
      <w:r>
        <w:rPr>
          <w:spacing w:val="15"/>
          <w:w w:val="95"/>
        </w:rPr>
        <w:t xml:space="preserve"> </w:t>
      </w:r>
      <w:r>
        <w:rPr>
          <w:w w:val="95"/>
        </w:rPr>
        <w:t>association</w:t>
      </w:r>
      <w:r>
        <w:rPr>
          <w:spacing w:val="15"/>
          <w:w w:val="95"/>
        </w:rPr>
        <w:t xml:space="preserve"> </w:t>
      </w:r>
      <w:r>
        <w:rPr>
          <w:w w:val="95"/>
        </w:rPr>
        <w:t>between</w:t>
      </w:r>
      <w:r>
        <w:rPr>
          <w:spacing w:val="16"/>
          <w:w w:val="95"/>
        </w:rPr>
        <w:t xml:space="preserve"> </w:t>
      </w:r>
      <w:r>
        <w:rPr>
          <w:w w:val="95"/>
        </w:rPr>
        <w:t>the</w:t>
      </w:r>
      <w:r>
        <w:rPr>
          <w:spacing w:val="15"/>
          <w:w w:val="95"/>
        </w:rPr>
        <w:t xml:space="preserve"> </w:t>
      </w:r>
      <w:r>
        <w:rPr>
          <w:w w:val="95"/>
        </w:rPr>
        <w:t>indicators</w:t>
      </w:r>
      <w:r w:rsidR="3CCA3D86">
        <w:rPr>
          <w:w w:val="95"/>
        </w:rPr>
        <w:t>,</w:t>
      </w:r>
      <w:r>
        <w:rPr>
          <w:spacing w:val="-47"/>
          <w:w w:val="95"/>
        </w:rPr>
        <w:t xml:space="preserve"> </w:t>
      </w:r>
      <w:r>
        <w:t>especially</w:t>
      </w:r>
      <w:r>
        <w:rPr>
          <w:spacing w:val="1"/>
        </w:rPr>
        <w:t xml:space="preserve"> </w:t>
      </w:r>
      <w:r>
        <w:t>FES</w:t>
      </w:r>
      <w:r>
        <w:rPr>
          <w:spacing w:val="2"/>
        </w:rPr>
        <w:t xml:space="preserve"> </w:t>
      </w:r>
      <w:r>
        <w:t>and</w:t>
      </w:r>
      <w:r>
        <w:rPr>
          <w:spacing w:val="2"/>
        </w:rPr>
        <w:t xml:space="preserve"> </w:t>
      </w:r>
      <w:r>
        <w:t>Income</w:t>
      </w:r>
      <w:r>
        <w:rPr>
          <w:spacing w:val="1"/>
        </w:rPr>
        <w:t xml:space="preserve"> </w:t>
      </w:r>
      <w:r>
        <w:t>indicators</w:t>
      </w:r>
      <w:r w:rsidR="41DBAC72">
        <w:t>,</w:t>
      </w:r>
      <w:r>
        <w:rPr>
          <w:spacing w:val="2"/>
        </w:rPr>
        <w:t xml:space="preserve"> </w:t>
      </w:r>
      <w:r>
        <w:t>and</w:t>
      </w:r>
      <w:r>
        <w:rPr>
          <w:spacing w:val="2"/>
        </w:rPr>
        <w:t xml:space="preserve"> </w:t>
      </w:r>
      <w:r>
        <w:t>perform</w:t>
      </w:r>
      <w:r>
        <w:rPr>
          <w:spacing w:val="2"/>
        </w:rPr>
        <w:t xml:space="preserve"> </w:t>
      </w:r>
      <w:r>
        <w:t>other</w:t>
      </w:r>
      <w:r>
        <w:rPr>
          <w:spacing w:val="1"/>
        </w:rPr>
        <w:t xml:space="preserve"> </w:t>
      </w:r>
      <w:r>
        <w:t>statistical</w:t>
      </w:r>
      <w:r>
        <w:rPr>
          <w:spacing w:val="2"/>
        </w:rPr>
        <w:t xml:space="preserve"> </w:t>
      </w:r>
      <w:r>
        <w:t>diagnostic</w:t>
      </w:r>
      <w:r>
        <w:rPr>
          <w:spacing w:val="2"/>
        </w:rPr>
        <w:t xml:space="preserve"> </w:t>
      </w:r>
      <w:r>
        <w:t>analysis.</w:t>
      </w:r>
    </w:p>
    <w:p w14:paraId="56799285" w14:textId="77777777" w:rsidR="00054221" w:rsidRDefault="00BD4E74">
      <w:pPr>
        <w:pStyle w:val="ListParagraph"/>
        <w:numPr>
          <w:ilvl w:val="2"/>
          <w:numId w:val="3"/>
        </w:numPr>
        <w:tabs>
          <w:tab w:val="left" w:pos="666"/>
        </w:tabs>
        <w:spacing w:before="162"/>
        <w:ind w:hanging="280"/>
      </w:pPr>
      <w:r>
        <w:t>Aggregate</w:t>
      </w:r>
      <w:r>
        <w:rPr>
          <w:spacing w:val="7"/>
        </w:rPr>
        <w:t xml:space="preserve"> </w:t>
      </w:r>
      <w:r>
        <w:t>the</w:t>
      </w:r>
      <w:r>
        <w:rPr>
          <w:spacing w:val="8"/>
        </w:rPr>
        <w:t xml:space="preserve"> </w:t>
      </w:r>
      <w:r>
        <w:t>full</w:t>
      </w:r>
      <w:r>
        <w:rPr>
          <w:spacing w:val="7"/>
        </w:rPr>
        <w:t xml:space="preserve"> </w:t>
      </w:r>
      <w:r>
        <w:t>sample</w:t>
      </w:r>
      <w:r>
        <w:rPr>
          <w:spacing w:val="8"/>
        </w:rPr>
        <w:t xml:space="preserve"> </w:t>
      </w:r>
      <w:r>
        <w:t>from</w:t>
      </w:r>
      <w:r>
        <w:rPr>
          <w:spacing w:val="7"/>
        </w:rPr>
        <w:t xml:space="preserve"> </w:t>
      </w:r>
      <w:r>
        <w:t>CAR.</w:t>
      </w:r>
    </w:p>
    <w:p w14:paraId="10F6E8A3" w14:textId="0A9A8D0C" w:rsidR="00054221" w:rsidRDefault="00BD4E74">
      <w:pPr>
        <w:pStyle w:val="ListParagraph"/>
        <w:numPr>
          <w:ilvl w:val="2"/>
          <w:numId w:val="3"/>
        </w:numPr>
        <w:tabs>
          <w:tab w:val="left" w:pos="666"/>
        </w:tabs>
        <w:spacing w:line="314" w:lineRule="auto"/>
        <w:ind w:right="579"/>
      </w:pPr>
      <w:r>
        <w:t>Apply</w:t>
      </w:r>
      <w:r>
        <w:rPr>
          <w:spacing w:val="5"/>
        </w:rPr>
        <w:t xml:space="preserve"> </w:t>
      </w:r>
      <w:r>
        <w:t>weights</w:t>
      </w:r>
      <w:r w:rsidR="6CE5B8EE">
        <w:t>,</w:t>
      </w:r>
      <w:r>
        <w:rPr>
          <w:spacing w:val="5"/>
        </w:rPr>
        <w:t xml:space="preserve"> </w:t>
      </w:r>
      <w:r>
        <w:t>where</w:t>
      </w:r>
      <w:r>
        <w:rPr>
          <w:spacing w:val="5"/>
        </w:rPr>
        <w:t xml:space="preserve"> </w:t>
      </w:r>
      <w:r>
        <w:t>practicable</w:t>
      </w:r>
      <w:r w:rsidR="598655E1">
        <w:t>,</w:t>
      </w:r>
      <w:r>
        <w:rPr>
          <w:spacing w:val="6"/>
        </w:rPr>
        <w:t xml:space="preserve"> </w:t>
      </w:r>
      <w:r>
        <w:t>to</w:t>
      </w:r>
      <w:r>
        <w:rPr>
          <w:spacing w:val="5"/>
        </w:rPr>
        <w:t xml:space="preserve"> </w:t>
      </w:r>
      <w:r>
        <w:t>address</w:t>
      </w:r>
      <w:r>
        <w:rPr>
          <w:spacing w:val="7"/>
        </w:rPr>
        <w:t xml:space="preserve"> </w:t>
      </w:r>
      <w:r>
        <w:t>the</w:t>
      </w:r>
      <w:r>
        <w:rPr>
          <w:spacing w:val="5"/>
        </w:rPr>
        <w:t xml:space="preserve"> </w:t>
      </w:r>
      <w:r>
        <w:t>issues</w:t>
      </w:r>
      <w:r>
        <w:rPr>
          <w:spacing w:val="5"/>
        </w:rPr>
        <w:t xml:space="preserve"> </w:t>
      </w:r>
      <w:r>
        <w:t>of</w:t>
      </w:r>
      <w:r>
        <w:rPr>
          <w:spacing w:val="6"/>
        </w:rPr>
        <w:t xml:space="preserve"> </w:t>
      </w:r>
      <w:r>
        <w:t>the</w:t>
      </w:r>
      <w:r>
        <w:rPr>
          <w:spacing w:val="6"/>
        </w:rPr>
        <w:t xml:space="preserve"> </w:t>
      </w:r>
      <w:r>
        <w:t>lower</w:t>
      </w:r>
      <w:r>
        <w:rPr>
          <w:spacing w:val="6"/>
        </w:rPr>
        <w:t xml:space="preserve"> </w:t>
      </w:r>
      <w:r>
        <w:t>response</w:t>
      </w:r>
      <w:r>
        <w:rPr>
          <w:spacing w:val="5"/>
        </w:rPr>
        <w:t xml:space="preserve"> </w:t>
      </w:r>
      <w:r>
        <w:t>rates</w:t>
      </w:r>
      <w:r>
        <w:rPr>
          <w:spacing w:val="6"/>
        </w:rPr>
        <w:t xml:space="preserve"> </w:t>
      </w:r>
      <w:r>
        <w:t>in</w:t>
      </w:r>
      <w:r>
        <w:rPr>
          <w:spacing w:val="6"/>
        </w:rPr>
        <w:t xml:space="preserve"> </w:t>
      </w:r>
      <w:r>
        <w:t>the</w:t>
      </w:r>
      <w:r>
        <w:rPr>
          <w:spacing w:val="-50"/>
        </w:rPr>
        <w:t xml:space="preserve"> </w:t>
      </w:r>
      <w:r>
        <w:t>case</w:t>
      </w:r>
      <w:r>
        <w:rPr>
          <w:spacing w:val="15"/>
        </w:rPr>
        <w:t xml:space="preserve"> </w:t>
      </w:r>
      <w:r>
        <w:t>of</w:t>
      </w:r>
      <w:r>
        <w:rPr>
          <w:spacing w:val="16"/>
        </w:rPr>
        <w:t xml:space="preserve"> </w:t>
      </w:r>
      <w:r>
        <w:t>CAR</w:t>
      </w:r>
      <w:r>
        <w:rPr>
          <w:spacing w:val="15"/>
        </w:rPr>
        <w:t xml:space="preserve"> </w:t>
      </w:r>
      <w:r>
        <w:t>and</w:t>
      </w:r>
      <w:r>
        <w:rPr>
          <w:spacing w:val="16"/>
        </w:rPr>
        <w:t xml:space="preserve"> </w:t>
      </w:r>
      <w:r>
        <w:t>in</w:t>
      </w:r>
      <w:r>
        <w:rPr>
          <w:spacing w:val="15"/>
        </w:rPr>
        <w:t xml:space="preserve"> </w:t>
      </w:r>
      <w:r>
        <w:t>other</w:t>
      </w:r>
      <w:r>
        <w:rPr>
          <w:spacing w:val="16"/>
        </w:rPr>
        <w:t xml:space="preserve"> </w:t>
      </w:r>
      <w:r>
        <w:t>pilot</w:t>
      </w:r>
      <w:r>
        <w:rPr>
          <w:spacing w:val="15"/>
        </w:rPr>
        <w:t xml:space="preserve"> </w:t>
      </w:r>
      <w:r>
        <w:t>countries</w:t>
      </w:r>
      <w:r w:rsidR="25CEDB9A">
        <w:t>,</w:t>
      </w:r>
      <w:r>
        <w:rPr>
          <w:spacing w:val="16"/>
        </w:rPr>
        <w:t xml:space="preserve"> </w:t>
      </w:r>
      <w:r>
        <w:t>where</w:t>
      </w:r>
      <w:r>
        <w:rPr>
          <w:spacing w:val="15"/>
        </w:rPr>
        <w:t xml:space="preserve"> </w:t>
      </w:r>
      <w:r>
        <w:t>applicable.</w:t>
      </w:r>
    </w:p>
    <w:p w14:paraId="6B477367" w14:textId="77777777" w:rsidR="00054221" w:rsidRDefault="00BD4E74">
      <w:pPr>
        <w:pStyle w:val="ListParagraph"/>
        <w:numPr>
          <w:ilvl w:val="2"/>
          <w:numId w:val="3"/>
        </w:numPr>
        <w:tabs>
          <w:tab w:val="left" w:pos="666"/>
        </w:tabs>
        <w:spacing w:before="162"/>
        <w:ind w:hanging="280"/>
      </w:pPr>
      <w:r>
        <w:rPr>
          <w:spacing w:val="-2"/>
        </w:rPr>
        <w:t>Prepare</w:t>
      </w:r>
      <w:r>
        <w:rPr>
          <w:spacing w:val="-6"/>
        </w:rPr>
        <w:t xml:space="preserve"> </w:t>
      </w:r>
      <w:r>
        <w:rPr>
          <w:spacing w:val="-2"/>
        </w:rPr>
        <w:t>the</w:t>
      </w:r>
      <w:r>
        <w:rPr>
          <w:spacing w:val="-5"/>
        </w:rPr>
        <w:t xml:space="preserve"> </w:t>
      </w:r>
      <w:r>
        <w:rPr>
          <w:spacing w:val="-2"/>
        </w:rPr>
        <w:t>initial</w:t>
      </w:r>
      <w:r>
        <w:rPr>
          <w:spacing w:val="-6"/>
        </w:rPr>
        <w:t xml:space="preserve"> </w:t>
      </w:r>
      <w:r>
        <w:rPr>
          <w:spacing w:val="-1"/>
        </w:rPr>
        <w:t>manuscripts</w:t>
      </w:r>
      <w:r>
        <w:rPr>
          <w:spacing w:val="-5"/>
        </w:rPr>
        <w:t xml:space="preserve"> </w:t>
      </w:r>
      <w:r>
        <w:rPr>
          <w:spacing w:val="-1"/>
        </w:rPr>
        <w:t>for</w:t>
      </w:r>
      <w:r>
        <w:rPr>
          <w:spacing w:val="-5"/>
        </w:rPr>
        <w:t xml:space="preserve"> </w:t>
      </w:r>
      <w:r>
        <w:rPr>
          <w:spacing w:val="-1"/>
        </w:rPr>
        <w:t>scientific</w:t>
      </w:r>
      <w:r>
        <w:rPr>
          <w:spacing w:val="-6"/>
        </w:rPr>
        <w:t xml:space="preserve"> </w:t>
      </w:r>
      <w:r>
        <w:rPr>
          <w:spacing w:val="-1"/>
        </w:rPr>
        <w:t>publication.</w:t>
      </w:r>
    </w:p>
    <w:p w14:paraId="2F232D7B" w14:textId="77777777" w:rsidR="00054221" w:rsidRDefault="00054221">
      <w:pPr>
        <w:sectPr w:rsidR="00054221">
          <w:pgSz w:w="12240" w:h="15840"/>
          <w:pgMar w:top="1300" w:right="860" w:bottom="1080" w:left="1320" w:header="0" w:footer="888" w:gutter="0"/>
          <w:cols w:space="720"/>
        </w:sectPr>
      </w:pPr>
    </w:p>
    <w:p w14:paraId="73949349" w14:textId="66EF8C55" w:rsidR="00054221" w:rsidRDefault="00BD4E74">
      <w:pPr>
        <w:pStyle w:val="Heading1"/>
        <w:numPr>
          <w:ilvl w:val="0"/>
          <w:numId w:val="9"/>
        </w:numPr>
        <w:tabs>
          <w:tab w:val="left" w:pos="604"/>
          <w:tab w:val="left" w:pos="605"/>
        </w:tabs>
      </w:pPr>
      <w:bookmarkStart w:id="112" w:name="Challenges_of_the_study_by_country"/>
      <w:bookmarkStart w:id="113" w:name="_bookmark24"/>
      <w:bookmarkEnd w:id="112"/>
      <w:bookmarkEnd w:id="113"/>
      <w:commentRangeStart w:id="114"/>
      <w:r>
        <w:lastRenderedPageBreak/>
        <w:t>Challenges</w:t>
      </w:r>
      <w:r>
        <w:rPr>
          <w:spacing w:val="4"/>
        </w:rPr>
        <w:t xml:space="preserve"> </w:t>
      </w:r>
      <w:commentRangeEnd w:id="114"/>
      <w:r>
        <w:rPr>
          <w:rStyle w:val="CommentReference"/>
        </w:rPr>
        <w:commentReference w:id="114"/>
      </w:r>
      <w:r>
        <w:t>of</w:t>
      </w:r>
      <w:r>
        <w:rPr>
          <w:spacing w:val="5"/>
        </w:rPr>
        <w:t xml:space="preserve"> </w:t>
      </w:r>
      <w:r>
        <w:t>the</w:t>
      </w:r>
      <w:r>
        <w:rPr>
          <w:spacing w:val="5"/>
        </w:rPr>
        <w:t xml:space="preserve"> </w:t>
      </w:r>
      <w:r>
        <w:t>study</w:t>
      </w:r>
      <w:r>
        <w:rPr>
          <w:spacing w:val="5"/>
        </w:rPr>
        <w:t xml:space="preserve"> </w:t>
      </w:r>
      <w:r>
        <w:t>by</w:t>
      </w:r>
      <w:r>
        <w:rPr>
          <w:spacing w:val="4"/>
        </w:rPr>
        <w:t xml:space="preserve"> </w:t>
      </w:r>
      <w:r>
        <w:t>country</w:t>
      </w:r>
    </w:p>
    <w:p w14:paraId="25E33BED" w14:textId="6621AD5E" w:rsidR="00054221" w:rsidRDefault="00BD4E74">
      <w:pPr>
        <w:pStyle w:val="BodyText"/>
        <w:spacing w:before="282"/>
        <w:ind w:left="120"/>
      </w:pPr>
      <w:r>
        <w:t>In</w:t>
      </w:r>
      <w:r>
        <w:rPr>
          <w:spacing w:val="-6"/>
        </w:rPr>
        <w:t xml:space="preserve"> </w:t>
      </w:r>
      <w:r>
        <w:t>this</w:t>
      </w:r>
      <w:r>
        <w:rPr>
          <w:spacing w:val="-5"/>
        </w:rPr>
        <w:t xml:space="preserve"> </w:t>
      </w:r>
      <w:r>
        <w:t>section,</w:t>
      </w:r>
      <w:r>
        <w:rPr>
          <w:spacing w:val="-6"/>
        </w:rPr>
        <w:t xml:space="preserve"> </w:t>
      </w:r>
      <w:r>
        <w:t>the</w:t>
      </w:r>
      <w:r>
        <w:rPr>
          <w:spacing w:val="-5"/>
        </w:rPr>
        <w:t xml:space="preserve"> </w:t>
      </w:r>
      <w:r>
        <w:t>main</w:t>
      </w:r>
      <w:r>
        <w:rPr>
          <w:spacing w:val="-6"/>
        </w:rPr>
        <w:t xml:space="preserve"> </w:t>
      </w:r>
      <w:r>
        <w:t>challenges</w:t>
      </w:r>
      <w:r>
        <w:rPr>
          <w:spacing w:val="-5"/>
        </w:rPr>
        <w:t xml:space="preserve"> </w:t>
      </w:r>
      <w:r>
        <w:t>faced</w:t>
      </w:r>
      <w:r>
        <w:rPr>
          <w:spacing w:val="-6"/>
        </w:rPr>
        <w:t xml:space="preserve"> </w:t>
      </w:r>
      <w:r>
        <w:t>in</w:t>
      </w:r>
      <w:r>
        <w:rPr>
          <w:spacing w:val="-5"/>
        </w:rPr>
        <w:t xml:space="preserve"> </w:t>
      </w:r>
      <w:r>
        <w:t>the</w:t>
      </w:r>
      <w:r>
        <w:rPr>
          <w:spacing w:val="-6"/>
        </w:rPr>
        <w:t xml:space="preserve"> </w:t>
      </w:r>
      <w:r>
        <w:t>3</w:t>
      </w:r>
      <w:r>
        <w:rPr>
          <w:spacing w:val="-5"/>
        </w:rPr>
        <w:t xml:space="preserve"> </w:t>
      </w:r>
      <w:r>
        <w:t>pilot</w:t>
      </w:r>
      <w:r>
        <w:rPr>
          <w:spacing w:val="-6"/>
        </w:rPr>
        <w:t xml:space="preserve"> </w:t>
      </w:r>
      <w:r>
        <w:t>countries</w:t>
      </w:r>
      <w:r>
        <w:rPr>
          <w:spacing w:val="-5"/>
        </w:rPr>
        <w:t xml:space="preserve"> </w:t>
      </w:r>
      <w:r>
        <w:t>are</w:t>
      </w:r>
      <w:r>
        <w:rPr>
          <w:spacing w:val="-6"/>
        </w:rPr>
        <w:t xml:space="preserve"> </w:t>
      </w:r>
      <w:r>
        <w:t>listed</w:t>
      </w:r>
      <w:r w:rsidR="317D9DE4">
        <w:t xml:space="preserve"> by </w:t>
      </w:r>
      <w:proofErr w:type="gramStart"/>
      <w:r w:rsidR="317D9DE4">
        <w:t>country</w:t>
      </w:r>
      <w:proofErr w:type="gramEnd"/>
    </w:p>
    <w:p w14:paraId="197EB5DD" w14:textId="77777777" w:rsidR="00054221" w:rsidRDefault="00054221">
      <w:pPr>
        <w:pStyle w:val="BodyText"/>
        <w:rPr>
          <w:sz w:val="33"/>
        </w:rPr>
      </w:pPr>
    </w:p>
    <w:p w14:paraId="2D138CB1" w14:textId="77777777" w:rsidR="00054221" w:rsidRDefault="00BD4E74">
      <w:pPr>
        <w:pStyle w:val="Heading2"/>
        <w:numPr>
          <w:ilvl w:val="1"/>
          <w:numId w:val="2"/>
        </w:numPr>
        <w:tabs>
          <w:tab w:val="left" w:pos="732"/>
          <w:tab w:val="left" w:pos="733"/>
        </w:tabs>
      </w:pPr>
      <w:bookmarkStart w:id="115" w:name="Myanmar"/>
      <w:bookmarkStart w:id="116" w:name="_bookmark25"/>
      <w:bookmarkEnd w:id="115"/>
      <w:bookmarkEnd w:id="116"/>
      <w:r>
        <w:t>Myanmar</w:t>
      </w:r>
    </w:p>
    <w:p w14:paraId="62093EFC" w14:textId="77777777" w:rsidR="00054221" w:rsidRDefault="00BD4E74">
      <w:pPr>
        <w:pStyle w:val="ListParagraph"/>
        <w:numPr>
          <w:ilvl w:val="2"/>
          <w:numId w:val="2"/>
        </w:numPr>
        <w:tabs>
          <w:tab w:val="left" w:pos="666"/>
        </w:tabs>
        <w:spacing w:before="234"/>
        <w:ind w:hanging="280"/>
      </w:pPr>
      <w:r>
        <w:rPr>
          <w:w w:val="95"/>
        </w:rPr>
        <w:t>Outdated</w:t>
      </w:r>
      <w:r>
        <w:rPr>
          <w:spacing w:val="35"/>
          <w:w w:val="95"/>
        </w:rPr>
        <w:t xml:space="preserve"> </w:t>
      </w:r>
      <w:r>
        <w:rPr>
          <w:w w:val="95"/>
        </w:rPr>
        <w:t>household</w:t>
      </w:r>
      <w:r>
        <w:rPr>
          <w:spacing w:val="35"/>
          <w:w w:val="95"/>
        </w:rPr>
        <w:t xml:space="preserve"> </w:t>
      </w:r>
      <w:r>
        <w:rPr>
          <w:w w:val="95"/>
        </w:rPr>
        <w:t>listing</w:t>
      </w:r>
      <w:r>
        <w:rPr>
          <w:spacing w:val="35"/>
          <w:w w:val="95"/>
        </w:rPr>
        <w:t xml:space="preserve"> </w:t>
      </w:r>
      <w:r>
        <w:rPr>
          <w:w w:val="95"/>
        </w:rPr>
        <w:t>data</w:t>
      </w:r>
    </w:p>
    <w:p w14:paraId="17C23DD7" w14:textId="77777777" w:rsidR="00054221" w:rsidRDefault="00BD4E74">
      <w:pPr>
        <w:pStyle w:val="ListParagraph"/>
        <w:numPr>
          <w:ilvl w:val="2"/>
          <w:numId w:val="2"/>
        </w:numPr>
        <w:tabs>
          <w:tab w:val="left" w:pos="666"/>
        </w:tabs>
        <w:ind w:hanging="280"/>
      </w:pPr>
      <w:r>
        <w:rPr>
          <w:w w:val="95"/>
        </w:rPr>
        <w:t>Poor/unstable</w:t>
      </w:r>
      <w:r>
        <w:rPr>
          <w:spacing w:val="35"/>
          <w:w w:val="95"/>
        </w:rPr>
        <w:t xml:space="preserve"> </w:t>
      </w:r>
      <w:r>
        <w:rPr>
          <w:w w:val="95"/>
        </w:rPr>
        <w:t>network</w:t>
      </w:r>
      <w:r>
        <w:rPr>
          <w:spacing w:val="35"/>
          <w:w w:val="95"/>
        </w:rPr>
        <w:t xml:space="preserve"> </w:t>
      </w:r>
      <w:r>
        <w:rPr>
          <w:w w:val="95"/>
        </w:rPr>
        <w:t>coverage</w:t>
      </w:r>
    </w:p>
    <w:p w14:paraId="11CB10FD" w14:textId="77777777" w:rsidR="00054221" w:rsidRDefault="00BD4E74">
      <w:pPr>
        <w:pStyle w:val="ListParagraph"/>
        <w:numPr>
          <w:ilvl w:val="2"/>
          <w:numId w:val="2"/>
        </w:numPr>
        <w:tabs>
          <w:tab w:val="left" w:pos="666"/>
        </w:tabs>
        <w:ind w:hanging="280"/>
      </w:pPr>
      <w:r>
        <w:rPr>
          <w:w w:val="95"/>
        </w:rPr>
        <w:t>Mobility</w:t>
      </w:r>
      <w:r>
        <w:rPr>
          <w:spacing w:val="15"/>
          <w:w w:val="95"/>
        </w:rPr>
        <w:t xml:space="preserve"> </w:t>
      </w:r>
      <w:r>
        <w:rPr>
          <w:w w:val="95"/>
        </w:rPr>
        <w:t>of</w:t>
      </w:r>
      <w:r>
        <w:rPr>
          <w:spacing w:val="16"/>
          <w:w w:val="95"/>
        </w:rPr>
        <w:t xml:space="preserve"> </w:t>
      </w:r>
      <w:r>
        <w:rPr>
          <w:w w:val="95"/>
        </w:rPr>
        <w:t>respondents/households</w:t>
      </w:r>
    </w:p>
    <w:p w14:paraId="36577002" w14:textId="77777777" w:rsidR="00054221" w:rsidRDefault="00BD4E74">
      <w:pPr>
        <w:pStyle w:val="ListParagraph"/>
        <w:numPr>
          <w:ilvl w:val="2"/>
          <w:numId w:val="2"/>
        </w:numPr>
        <w:tabs>
          <w:tab w:val="left" w:pos="666"/>
        </w:tabs>
        <w:ind w:hanging="280"/>
      </w:pPr>
      <w:r>
        <w:rPr>
          <w:spacing w:val="-1"/>
        </w:rPr>
        <w:t>Absence</w:t>
      </w:r>
      <w:r>
        <w:rPr>
          <w:spacing w:val="-6"/>
        </w:rPr>
        <w:t xml:space="preserve"> </w:t>
      </w:r>
      <w:r>
        <w:rPr>
          <w:spacing w:val="-1"/>
        </w:rPr>
        <w:t>of</w:t>
      </w:r>
      <w:r>
        <w:rPr>
          <w:spacing w:val="-6"/>
        </w:rPr>
        <w:t xml:space="preserve"> </w:t>
      </w:r>
      <w:r>
        <w:rPr>
          <w:spacing w:val="-1"/>
        </w:rPr>
        <w:t>baseline</w:t>
      </w:r>
      <w:r>
        <w:rPr>
          <w:spacing w:val="-6"/>
        </w:rPr>
        <w:t xml:space="preserve"> </w:t>
      </w:r>
      <w:r>
        <w:rPr>
          <w:spacing w:val="-1"/>
        </w:rPr>
        <w:t>data</w:t>
      </w:r>
      <w:r>
        <w:rPr>
          <w:spacing w:val="-6"/>
        </w:rPr>
        <w:t xml:space="preserve"> </w:t>
      </w:r>
      <w:r>
        <w:rPr>
          <w:spacing w:val="-1"/>
        </w:rPr>
        <w:t>(for</w:t>
      </w:r>
      <w:r>
        <w:rPr>
          <w:spacing w:val="-6"/>
        </w:rPr>
        <w:t xml:space="preserve"> </w:t>
      </w:r>
      <w:r>
        <w:rPr>
          <w:spacing w:val="-1"/>
        </w:rPr>
        <w:t>assessing</w:t>
      </w:r>
      <w:r>
        <w:rPr>
          <w:spacing w:val="-5"/>
        </w:rPr>
        <w:t xml:space="preserve"> </w:t>
      </w:r>
      <w:r>
        <w:t>the</w:t>
      </w:r>
      <w:r>
        <w:rPr>
          <w:spacing w:val="-6"/>
        </w:rPr>
        <w:t xml:space="preserve"> </w:t>
      </w:r>
      <w:r>
        <w:t>attrition</w:t>
      </w:r>
      <w:r>
        <w:rPr>
          <w:spacing w:val="-6"/>
        </w:rPr>
        <w:t xml:space="preserve"> </w:t>
      </w:r>
      <w:r>
        <w:t>characteristics)</w:t>
      </w:r>
    </w:p>
    <w:p w14:paraId="5370DC1C" w14:textId="77777777" w:rsidR="00054221" w:rsidRDefault="00BD4E74">
      <w:pPr>
        <w:pStyle w:val="ListParagraph"/>
        <w:numPr>
          <w:ilvl w:val="2"/>
          <w:numId w:val="2"/>
        </w:numPr>
        <w:tabs>
          <w:tab w:val="left" w:pos="666"/>
        </w:tabs>
        <w:ind w:hanging="280"/>
      </w:pPr>
      <w:r>
        <w:t>Limited</w:t>
      </w:r>
      <w:r>
        <w:rPr>
          <w:spacing w:val="-2"/>
        </w:rPr>
        <w:t xml:space="preserve"> </w:t>
      </w:r>
      <w:r>
        <w:t>coverage</w:t>
      </w:r>
      <w:r>
        <w:rPr>
          <w:spacing w:val="-2"/>
        </w:rPr>
        <w:t xml:space="preserve"> </w:t>
      </w:r>
      <w:r>
        <w:t>of</w:t>
      </w:r>
      <w:r>
        <w:rPr>
          <w:spacing w:val="-2"/>
        </w:rPr>
        <w:t xml:space="preserve"> </w:t>
      </w:r>
      <w:r>
        <w:t>the</w:t>
      </w:r>
      <w:r>
        <w:rPr>
          <w:spacing w:val="-2"/>
        </w:rPr>
        <w:t xml:space="preserve"> </w:t>
      </w:r>
      <w:r>
        <w:t>study</w:t>
      </w:r>
      <w:r>
        <w:rPr>
          <w:spacing w:val="-2"/>
        </w:rPr>
        <w:t xml:space="preserve"> </w:t>
      </w:r>
      <w:r>
        <w:t>population</w:t>
      </w:r>
      <w:r>
        <w:rPr>
          <w:spacing w:val="-2"/>
        </w:rPr>
        <w:t xml:space="preserve"> </w:t>
      </w:r>
      <w:r>
        <w:t>(covered</w:t>
      </w:r>
      <w:r>
        <w:rPr>
          <w:spacing w:val="-2"/>
        </w:rPr>
        <w:t xml:space="preserve"> </w:t>
      </w:r>
      <w:r>
        <w:t>only</w:t>
      </w:r>
      <w:r>
        <w:rPr>
          <w:spacing w:val="-2"/>
        </w:rPr>
        <w:t xml:space="preserve"> </w:t>
      </w:r>
      <w:r>
        <w:t>IDPs)</w:t>
      </w:r>
    </w:p>
    <w:p w14:paraId="2BB900C7" w14:textId="77777777" w:rsidR="00054221" w:rsidRDefault="00BD4E74">
      <w:pPr>
        <w:pStyle w:val="ListParagraph"/>
        <w:numPr>
          <w:ilvl w:val="2"/>
          <w:numId w:val="2"/>
        </w:numPr>
        <w:tabs>
          <w:tab w:val="left" w:pos="666"/>
        </w:tabs>
        <w:spacing w:before="239"/>
        <w:ind w:hanging="280"/>
      </w:pPr>
      <w:r>
        <w:rPr>
          <w:w w:val="95"/>
        </w:rPr>
        <w:t>Typhoon</w:t>
      </w:r>
      <w:r>
        <w:rPr>
          <w:spacing w:val="25"/>
          <w:w w:val="95"/>
        </w:rPr>
        <w:t xml:space="preserve"> </w:t>
      </w:r>
      <w:r>
        <w:rPr>
          <w:w w:val="95"/>
        </w:rPr>
        <w:t>season</w:t>
      </w:r>
      <w:r>
        <w:rPr>
          <w:spacing w:val="26"/>
          <w:w w:val="95"/>
        </w:rPr>
        <w:t xml:space="preserve"> </w:t>
      </w:r>
      <w:r>
        <w:rPr>
          <w:w w:val="95"/>
        </w:rPr>
        <w:t>affected</w:t>
      </w:r>
      <w:r>
        <w:rPr>
          <w:spacing w:val="26"/>
          <w:w w:val="95"/>
        </w:rPr>
        <w:t xml:space="preserve"> </w:t>
      </w:r>
      <w:r>
        <w:rPr>
          <w:w w:val="95"/>
        </w:rPr>
        <w:t>the</w:t>
      </w:r>
      <w:r>
        <w:rPr>
          <w:spacing w:val="26"/>
          <w:w w:val="95"/>
        </w:rPr>
        <w:t xml:space="preserve"> </w:t>
      </w:r>
      <w:r>
        <w:rPr>
          <w:w w:val="95"/>
        </w:rPr>
        <w:t>implementation</w:t>
      </w:r>
      <w:r>
        <w:rPr>
          <w:spacing w:val="26"/>
          <w:w w:val="95"/>
        </w:rPr>
        <w:t xml:space="preserve"> </w:t>
      </w:r>
      <w:r>
        <w:rPr>
          <w:w w:val="95"/>
        </w:rPr>
        <w:t>period.</w:t>
      </w:r>
    </w:p>
    <w:p w14:paraId="735FADA1" w14:textId="77777777" w:rsidR="00054221" w:rsidRDefault="00BD4E74">
      <w:pPr>
        <w:pStyle w:val="ListParagraph"/>
        <w:numPr>
          <w:ilvl w:val="2"/>
          <w:numId w:val="2"/>
        </w:numPr>
        <w:tabs>
          <w:tab w:val="left" w:pos="666"/>
        </w:tabs>
        <w:ind w:hanging="280"/>
      </w:pPr>
      <w:r>
        <w:t>Restricted</w:t>
      </w:r>
      <w:r>
        <w:rPr>
          <w:spacing w:val="-2"/>
        </w:rPr>
        <w:t xml:space="preserve"> </w:t>
      </w:r>
      <w:r>
        <w:t>access</w:t>
      </w:r>
      <w:r>
        <w:rPr>
          <w:spacing w:val="-2"/>
        </w:rPr>
        <w:t xml:space="preserve"> </w:t>
      </w:r>
      <w:r>
        <w:t>to</w:t>
      </w:r>
      <w:r>
        <w:rPr>
          <w:spacing w:val="-1"/>
        </w:rPr>
        <w:t xml:space="preserve"> </w:t>
      </w:r>
      <w:r>
        <w:t>the</w:t>
      </w:r>
      <w:r>
        <w:rPr>
          <w:spacing w:val="-2"/>
        </w:rPr>
        <w:t xml:space="preserve"> </w:t>
      </w:r>
      <w:r>
        <w:t>field</w:t>
      </w:r>
    </w:p>
    <w:p w14:paraId="3894E370" w14:textId="77777777" w:rsidR="00054221" w:rsidRDefault="00BD4E74">
      <w:pPr>
        <w:pStyle w:val="ListParagraph"/>
        <w:numPr>
          <w:ilvl w:val="2"/>
          <w:numId w:val="2"/>
        </w:numPr>
        <w:tabs>
          <w:tab w:val="left" w:pos="666"/>
        </w:tabs>
        <w:ind w:hanging="280"/>
      </w:pPr>
      <w:r>
        <w:rPr>
          <w:w w:val="95"/>
        </w:rPr>
        <w:t>Distrust</w:t>
      </w:r>
      <w:r>
        <w:rPr>
          <w:spacing w:val="20"/>
          <w:w w:val="95"/>
        </w:rPr>
        <w:t xml:space="preserve"> </w:t>
      </w:r>
      <w:r>
        <w:rPr>
          <w:w w:val="95"/>
        </w:rPr>
        <w:t>from</w:t>
      </w:r>
      <w:r>
        <w:rPr>
          <w:spacing w:val="19"/>
          <w:w w:val="95"/>
        </w:rPr>
        <w:t xml:space="preserve"> </w:t>
      </w:r>
      <w:r>
        <w:rPr>
          <w:w w:val="95"/>
        </w:rPr>
        <w:t>respondents</w:t>
      </w:r>
    </w:p>
    <w:p w14:paraId="42E61388" w14:textId="77777777" w:rsidR="00054221" w:rsidRDefault="00054221">
      <w:pPr>
        <w:pStyle w:val="BodyText"/>
        <w:rPr>
          <w:sz w:val="33"/>
        </w:rPr>
      </w:pPr>
    </w:p>
    <w:p w14:paraId="0F882C10" w14:textId="77777777" w:rsidR="00054221" w:rsidRDefault="00BD4E74">
      <w:pPr>
        <w:pStyle w:val="Heading2"/>
        <w:numPr>
          <w:ilvl w:val="1"/>
          <w:numId w:val="2"/>
        </w:numPr>
        <w:tabs>
          <w:tab w:val="left" w:pos="732"/>
          <w:tab w:val="left" w:pos="733"/>
        </w:tabs>
      </w:pPr>
      <w:bookmarkStart w:id="117" w:name="Ecuador"/>
      <w:bookmarkStart w:id="118" w:name="_bookmark26"/>
      <w:bookmarkEnd w:id="117"/>
      <w:bookmarkEnd w:id="118"/>
      <w:r>
        <w:t>Ecuador</w:t>
      </w:r>
    </w:p>
    <w:p w14:paraId="760F2B9D" w14:textId="77777777" w:rsidR="00054221" w:rsidRDefault="00BD4E74">
      <w:pPr>
        <w:pStyle w:val="ListParagraph"/>
        <w:numPr>
          <w:ilvl w:val="2"/>
          <w:numId w:val="2"/>
        </w:numPr>
        <w:tabs>
          <w:tab w:val="left" w:pos="666"/>
        </w:tabs>
        <w:spacing w:before="234"/>
        <w:ind w:hanging="280"/>
      </w:pPr>
      <w:r>
        <w:rPr>
          <w:w w:val="95"/>
        </w:rPr>
        <w:t>Issues</w:t>
      </w:r>
      <w:r>
        <w:rPr>
          <w:spacing w:val="13"/>
          <w:w w:val="95"/>
        </w:rPr>
        <w:t xml:space="preserve"> </w:t>
      </w:r>
      <w:r>
        <w:rPr>
          <w:w w:val="95"/>
        </w:rPr>
        <w:t>of</w:t>
      </w:r>
      <w:r>
        <w:rPr>
          <w:spacing w:val="13"/>
          <w:w w:val="95"/>
        </w:rPr>
        <w:t xml:space="preserve"> </w:t>
      </w:r>
      <w:r>
        <w:rPr>
          <w:w w:val="95"/>
        </w:rPr>
        <w:t>security</w:t>
      </w:r>
      <w:r>
        <w:rPr>
          <w:spacing w:val="13"/>
          <w:w w:val="95"/>
        </w:rPr>
        <w:t xml:space="preserve"> </w:t>
      </w:r>
      <w:r>
        <w:rPr>
          <w:w w:val="95"/>
        </w:rPr>
        <w:t>for</w:t>
      </w:r>
      <w:r>
        <w:rPr>
          <w:spacing w:val="13"/>
          <w:w w:val="95"/>
        </w:rPr>
        <w:t xml:space="preserve"> </w:t>
      </w:r>
      <w:r>
        <w:rPr>
          <w:w w:val="95"/>
        </w:rPr>
        <w:t>enumerators</w:t>
      </w:r>
      <w:r>
        <w:rPr>
          <w:spacing w:val="13"/>
          <w:w w:val="95"/>
        </w:rPr>
        <w:t xml:space="preserve"> </w:t>
      </w:r>
      <w:r>
        <w:rPr>
          <w:w w:val="95"/>
        </w:rPr>
        <w:t>in</w:t>
      </w:r>
      <w:r>
        <w:rPr>
          <w:spacing w:val="14"/>
          <w:w w:val="95"/>
        </w:rPr>
        <w:t xml:space="preserve"> </w:t>
      </w:r>
      <w:r>
        <w:rPr>
          <w:w w:val="95"/>
        </w:rPr>
        <w:t>some</w:t>
      </w:r>
      <w:r>
        <w:rPr>
          <w:spacing w:val="13"/>
          <w:w w:val="95"/>
        </w:rPr>
        <w:t xml:space="preserve"> </w:t>
      </w:r>
      <w:r>
        <w:rPr>
          <w:w w:val="95"/>
        </w:rPr>
        <w:t>communities.</w:t>
      </w:r>
    </w:p>
    <w:p w14:paraId="3F092304" w14:textId="195961A1" w:rsidR="00054221" w:rsidRDefault="00BD4E74">
      <w:pPr>
        <w:pStyle w:val="ListParagraph"/>
        <w:numPr>
          <w:ilvl w:val="3"/>
          <w:numId w:val="2"/>
        </w:numPr>
        <w:tabs>
          <w:tab w:val="left" w:pos="666"/>
        </w:tabs>
        <w:spacing w:line="314" w:lineRule="auto"/>
        <w:ind w:right="579"/>
      </w:pPr>
      <w:r>
        <w:rPr>
          <w:spacing w:val="-1"/>
        </w:rPr>
        <w:t>Parts</w:t>
      </w:r>
      <w:r>
        <w:rPr>
          <w:spacing w:val="-7"/>
        </w:rPr>
        <w:t xml:space="preserve"> </w:t>
      </w:r>
      <w:r>
        <w:rPr>
          <w:spacing w:val="-1"/>
        </w:rPr>
        <w:t>of</w:t>
      </w:r>
      <w:r>
        <w:rPr>
          <w:spacing w:val="-6"/>
        </w:rPr>
        <w:t xml:space="preserve"> </w:t>
      </w:r>
      <w:r>
        <w:rPr>
          <w:spacing w:val="-1"/>
        </w:rPr>
        <w:t>the</w:t>
      </w:r>
      <w:r>
        <w:rPr>
          <w:spacing w:val="-6"/>
        </w:rPr>
        <w:t xml:space="preserve"> </w:t>
      </w:r>
      <w:r>
        <w:rPr>
          <w:spacing w:val="-1"/>
        </w:rPr>
        <w:t>country</w:t>
      </w:r>
      <w:r>
        <w:rPr>
          <w:spacing w:val="-6"/>
        </w:rPr>
        <w:t xml:space="preserve"> </w:t>
      </w:r>
      <w:r>
        <w:rPr>
          <w:spacing w:val="-1"/>
        </w:rPr>
        <w:t>were</w:t>
      </w:r>
      <w:r>
        <w:rPr>
          <w:spacing w:val="-6"/>
        </w:rPr>
        <w:t xml:space="preserve"> </w:t>
      </w:r>
      <w:r>
        <w:rPr>
          <w:spacing w:val="-1"/>
        </w:rPr>
        <w:t>not</w:t>
      </w:r>
      <w:r>
        <w:rPr>
          <w:spacing w:val="-6"/>
        </w:rPr>
        <w:t xml:space="preserve"> </w:t>
      </w:r>
      <w:r>
        <w:rPr>
          <w:spacing w:val="-1"/>
        </w:rPr>
        <w:t>accessible</w:t>
      </w:r>
      <w:r>
        <w:rPr>
          <w:spacing w:val="-7"/>
        </w:rPr>
        <w:t xml:space="preserve"> </w:t>
      </w:r>
      <w:r>
        <w:rPr>
          <w:spacing w:val="-1"/>
        </w:rPr>
        <w:t>due</w:t>
      </w:r>
      <w:r>
        <w:rPr>
          <w:spacing w:val="-6"/>
        </w:rPr>
        <w:t xml:space="preserve"> </w:t>
      </w:r>
      <w:r>
        <w:rPr>
          <w:spacing w:val="-1"/>
        </w:rPr>
        <w:t>to</w:t>
      </w:r>
      <w:r>
        <w:rPr>
          <w:spacing w:val="-6"/>
        </w:rPr>
        <w:t xml:space="preserve"> </w:t>
      </w:r>
      <w:r>
        <w:rPr>
          <w:spacing w:val="-1"/>
        </w:rPr>
        <w:t>safety</w:t>
      </w:r>
      <w:r>
        <w:rPr>
          <w:spacing w:val="-6"/>
        </w:rPr>
        <w:t xml:space="preserve"> </w:t>
      </w:r>
      <w:r>
        <w:t>concerns</w:t>
      </w:r>
      <w:r>
        <w:rPr>
          <w:spacing w:val="-6"/>
        </w:rPr>
        <w:t xml:space="preserve"> </w:t>
      </w:r>
      <w:r>
        <w:t>for</w:t>
      </w:r>
      <w:r>
        <w:rPr>
          <w:spacing w:val="-6"/>
        </w:rPr>
        <w:t xml:space="preserve"> </w:t>
      </w:r>
      <w:r>
        <w:t>the</w:t>
      </w:r>
      <w:r>
        <w:rPr>
          <w:spacing w:val="-7"/>
        </w:rPr>
        <w:t xml:space="preserve"> </w:t>
      </w:r>
      <w:r>
        <w:t>face-to-face</w:t>
      </w:r>
      <w:r>
        <w:rPr>
          <w:spacing w:val="-6"/>
        </w:rPr>
        <w:t xml:space="preserve"> </w:t>
      </w:r>
      <w:r>
        <w:t>enumerators.</w:t>
      </w:r>
    </w:p>
    <w:p w14:paraId="5C912964" w14:textId="77777777" w:rsidR="00054221" w:rsidRDefault="00BD4E74">
      <w:pPr>
        <w:pStyle w:val="ListParagraph"/>
        <w:numPr>
          <w:ilvl w:val="2"/>
          <w:numId w:val="2"/>
        </w:numPr>
        <w:tabs>
          <w:tab w:val="left" w:pos="666"/>
        </w:tabs>
        <w:spacing w:before="162"/>
        <w:ind w:hanging="280"/>
      </w:pPr>
      <w:r>
        <w:rPr>
          <w:spacing w:val="-1"/>
        </w:rPr>
        <w:t>Misunderstanding</w:t>
      </w:r>
      <w:r>
        <w:rPr>
          <w:spacing w:val="-6"/>
        </w:rPr>
        <w:t xml:space="preserve"> </w:t>
      </w:r>
      <w:r>
        <w:rPr>
          <w:spacing w:val="-1"/>
        </w:rPr>
        <w:t>with</w:t>
      </w:r>
      <w:r>
        <w:rPr>
          <w:spacing w:val="-6"/>
        </w:rPr>
        <w:t xml:space="preserve"> </w:t>
      </w:r>
      <w:r>
        <w:rPr>
          <w:spacing w:val="-1"/>
        </w:rPr>
        <w:t>the</w:t>
      </w:r>
      <w:r>
        <w:rPr>
          <w:spacing w:val="-6"/>
        </w:rPr>
        <w:t xml:space="preserve"> </w:t>
      </w:r>
      <w:r>
        <w:rPr>
          <w:spacing w:val="-1"/>
        </w:rPr>
        <w:t>local</w:t>
      </w:r>
      <w:r>
        <w:rPr>
          <w:spacing w:val="-6"/>
        </w:rPr>
        <w:t xml:space="preserve"> </w:t>
      </w:r>
      <w:r>
        <w:t>authorities</w:t>
      </w:r>
      <w:r>
        <w:rPr>
          <w:spacing w:val="-6"/>
        </w:rPr>
        <w:t xml:space="preserve"> </w:t>
      </w:r>
      <w:r>
        <w:t>preventing</w:t>
      </w:r>
      <w:r>
        <w:rPr>
          <w:spacing w:val="-6"/>
        </w:rPr>
        <w:t xml:space="preserve"> </w:t>
      </w:r>
      <w:r>
        <w:t>field</w:t>
      </w:r>
      <w:r>
        <w:rPr>
          <w:spacing w:val="-6"/>
        </w:rPr>
        <w:t xml:space="preserve"> </w:t>
      </w:r>
      <w:r>
        <w:t>access</w:t>
      </w:r>
      <w:r>
        <w:rPr>
          <w:spacing w:val="-6"/>
        </w:rPr>
        <w:t xml:space="preserve"> </w:t>
      </w:r>
      <w:r>
        <w:t>by</w:t>
      </w:r>
      <w:r>
        <w:rPr>
          <w:spacing w:val="-6"/>
        </w:rPr>
        <w:t xml:space="preserve"> </w:t>
      </w:r>
      <w:r>
        <w:t>F2F</w:t>
      </w:r>
      <w:r>
        <w:rPr>
          <w:spacing w:val="-6"/>
        </w:rPr>
        <w:t xml:space="preserve"> </w:t>
      </w:r>
      <w:r>
        <w:t>team.</w:t>
      </w:r>
    </w:p>
    <w:p w14:paraId="47EDD278" w14:textId="77777777" w:rsidR="00054221" w:rsidRDefault="00BD4E74">
      <w:pPr>
        <w:pStyle w:val="ListParagraph"/>
        <w:numPr>
          <w:ilvl w:val="3"/>
          <w:numId w:val="2"/>
        </w:numPr>
        <w:tabs>
          <w:tab w:val="left" w:pos="666"/>
        </w:tabs>
        <w:spacing w:line="314" w:lineRule="auto"/>
        <w:ind w:right="580"/>
      </w:pPr>
      <w:r>
        <w:rPr>
          <w:w w:val="95"/>
        </w:rPr>
        <w:t>Dues</w:t>
      </w:r>
      <w:r>
        <w:rPr>
          <w:spacing w:val="20"/>
          <w:w w:val="95"/>
        </w:rPr>
        <w:t xml:space="preserve"> </w:t>
      </w:r>
      <w:r>
        <w:rPr>
          <w:w w:val="95"/>
        </w:rPr>
        <w:t>to</w:t>
      </w:r>
      <w:r>
        <w:rPr>
          <w:spacing w:val="21"/>
          <w:w w:val="95"/>
        </w:rPr>
        <w:t xml:space="preserve"> </w:t>
      </w:r>
      <w:r>
        <w:rPr>
          <w:w w:val="95"/>
        </w:rPr>
        <w:t>political</w:t>
      </w:r>
      <w:r>
        <w:rPr>
          <w:spacing w:val="21"/>
          <w:w w:val="95"/>
        </w:rPr>
        <w:t xml:space="preserve"> </w:t>
      </w:r>
      <w:r>
        <w:rPr>
          <w:w w:val="95"/>
        </w:rPr>
        <w:t>reasons,</w:t>
      </w:r>
      <w:r>
        <w:rPr>
          <w:spacing w:val="22"/>
          <w:w w:val="95"/>
        </w:rPr>
        <w:t xml:space="preserve"> </w:t>
      </w:r>
      <w:r>
        <w:rPr>
          <w:w w:val="95"/>
        </w:rPr>
        <w:t>some</w:t>
      </w:r>
      <w:r>
        <w:rPr>
          <w:spacing w:val="21"/>
          <w:w w:val="95"/>
        </w:rPr>
        <w:t xml:space="preserve"> </w:t>
      </w:r>
      <w:r>
        <w:rPr>
          <w:w w:val="95"/>
        </w:rPr>
        <w:t>local</w:t>
      </w:r>
      <w:r>
        <w:rPr>
          <w:spacing w:val="22"/>
          <w:w w:val="95"/>
        </w:rPr>
        <w:t xml:space="preserve"> </w:t>
      </w:r>
      <w:r>
        <w:rPr>
          <w:w w:val="95"/>
        </w:rPr>
        <w:t>authorities</w:t>
      </w:r>
      <w:r>
        <w:rPr>
          <w:spacing w:val="21"/>
          <w:w w:val="95"/>
        </w:rPr>
        <w:t xml:space="preserve"> </w:t>
      </w:r>
      <w:r>
        <w:rPr>
          <w:w w:val="95"/>
        </w:rPr>
        <w:t>refused</w:t>
      </w:r>
      <w:r>
        <w:rPr>
          <w:spacing w:val="20"/>
          <w:w w:val="95"/>
        </w:rPr>
        <w:t xml:space="preserve"> </w:t>
      </w:r>
      <w:r>
        <w:rPr>
          <w:w w:val="95"/>
        </w:rPr>
        <w:t>enumerators</w:t>
      </w:r>
      <w:r>
        <w:rPr>
          <w:spacing w:val="21"/>
          <w:w w:val="95"/>
        </w:rPr>
        <w:t xml:space="preserve"> </w:t>
      </w:r>
      <w:r>
        <w:rPr>
          <w:w w:val="95"/>
        </w:rPr>
        <w:t>access</w:t>
      </w:r>
      <w:r>
        <w:rPr>
          <w:spacing w:val="21"/>
          <w:w w:val="95"/>
        </w:rPr>
        <w:t xml:space="preserve"> </w:t>
      </w:r>
      <w:r>
        <w:rPr>
          <w:w w:val="95"/>
        </w:rPr>
        <w:t>leading</w:t>
      </w:r>
      <w:r>
        <w:rPr>
          <w:spacing w:val="21"/>
          <w:w w:val="95"/>
        </w:rPr>
        <w:t xml:space="preserve"> </w:t>
      </w:r>
      <w:r>
        <w:rPr>
          <w:w w:val="95"/>
        </w:rPr>
        <w:t>to</w:t>
      </w:r>
      <w:r>
        <w:rPr>
          <w:spacing w:val="21"/>
          <w:w w:val="95"/>
        </w:rPr>
        <w:t xml:space="preserve"> </w:t>
      </w:r>
      <w:r>
        <w:rPr>
          <w:w w:val="95"/>
        </w:rPr>
        <w:t>drop-</w:t>
      </w:r>
      <w:r>
        <w:rPr>
          <w:spacing w:val="-47"/>
          <w:w w:val="95"/>
        </w:rPr>
        <w:t xml:space="preserve"> </w:t>
      </w:r>
      <w:r>
        <w:t>ping</w:t>
      </w:r>
      <w:r>
        <w:rPr>
          <w:spacing w:val="17"/>
        </w:rPr>
        <w:t xml:space="preserve"> </w:t>
      </w:r>
      <w:r>
        <w:t>of</w:t>
      </w:r>
      <w:r>
        <w:rPr>
          <w:spacing w:val="17"/>
        </w:rPr>
        <w:t xml:space="preserve"> </w:t>
      </w:r>
      <w:r>
        <w:t>these</w:t>
      </w:r>
      <w:r>
        <w:rPr>
          <w:spacing w:val="18"/>
        </w:rPr>
        <w:t xml:space="preserve"> </w:t>
      </w:r>
      <w:r>
        <w:t>communities.</w:t>
      </w:r>
    </w:p>
    <w:p w14:paraId="09B02A14" w14:textId="77777777" w:rsidR="00054221" w:rsidRDefault="00BD4E74">
      <w:pPr>
        <w:pStyle w:val="ListParagraph"/>
        <w:numPr>
          <w:ilvl w:val="3"/>
          <w:numId w:val="2"/>
        </w:numPr>
        <w:tabs>
          <w:tab w:val="left" w:pos="666"/>
        </w:tabs>
        <w:spacing w:before="162"/>
        <w:ind w:hanging="292"/>
      </w:pPr>
      <w:r>
        <w:rPr>
          <w:w w:val="95"/>
        </w:rPr>
        <w:t>Distrust</w:t>
      </w:r>
      <w:r>
        <w:rPr>
          <w:spacing w:val="21"/>
          <w:w w:val="95"/>
        </w:rPr>
        <w:t xml:space="preserve"> </w:t>
      </w:r>
      <w:r>
        <w:rPr>
          <w:w w:val="95"/>
        </w:rPr>
        <w:t>from</w:t>
      </w:r>
      <w:r>
        <w:rPr>
          <w:spacing w:val="22"/>
          <w:w w:val="95"/>
        </w:rPr>
        <w:t xml:space="preserve"> </w:t>
      </w:r>
      <w:r>
        <w:rPr>
          <w:w w:val="95"/>
        </w:rPr>
        <w:t>local</w:t>
      </w:r>
      <w:r>
        <w:rPr>
          <w:spacing w:val="22"/>
          <w:w w:val="95"/>
        </w:rPr>
        <w:t xml:space="preserve"> </w:t>
      </w:r>
      <w:r>
        <w:rPr>
          <w:w w:val="95"/>
        </w:rPr>
        <w:t>authorities</w:t>
      </w:r>
      <w:r>
        <w:rPr>
          <w:spacing w:val="22"/>
          <w:w w:val="95"/>
        </w:rPr>
        <w:t xml:space="preserve"> </w:t>
      </w:r>
      <w:r>
        <w:rPr>
          <w:w w:val="95"/>
        </w:rPr>
        <w:t>and</w:t>
      </w:r>
      <w:r>
        <w:rPr>
          <w:spacing w:val="22"/>
          <w:w w:val="95"/>
        </w:rPr>
        <w:t xml:space="preserve"> </w:t>
      </w:r>
      <w:r>
        <w:rPr>
          <w:w w:val="95"/>
        </w:rPr>
        <w:t>in</w:t>
      </w:r>
      <w:r>
        <w:rPr>
          <w:spacing w:val="22"/>
          <w:w w:val="95"/>
        </w:rPr>
        <w:t xml:space="preserve"> </w:t>
      </w:r>
      <w:r>
        <w:rPr>
          <w:w w:val="95"/>
        </w:rPr>
        <w:t>some</w:t>
      </w:r>
      <w:r>
        <w:rPr>
          <w:spacing w:val="22"/>
          <w:w w:val="95"/>
        </w:rPr>
        <w:t xml:space="preserve"> </w:t>
      </w:r>
      <w:r>
        <w:rPr>
          <w:w w:val="95"/>
        </w:rPr>
        <w:t>cases</w:t>
      </w:r>
      <w:r>
        <w:rPr>
          <w:spacing w:val="22"/>
          <w:w w:val="95"/>
        </w:rPr>
        <w:t xml:space="preserve"> </w:t>
      </w:r>
      <w:r>
        <w:rPr>
          <w:w w:val="95"/>
        </w:rPr>
        <w:t>respondents.</w:t>
      </w:r>
    </w:p>
    <w:p w14:paraId="464AE4A2" w14:textId="77777777" w:rsidR="00054221" w:rsidRDefault="00BD4E74">
      <w:pPr>
        <w:pStyle w:val="ListParagraph"/>
        <w:numPr>
          <w:ilvl w:val="2"/>
          <w:numId w:val="2"/>
        </w:numPr>
        <w:tabs>
          <w:tab w:val="left" w:pos="666"/>
        </w:tabs>
        <w:ind w:hanging="280"/>
      </w:pPr>
      <w:r>
        <w:rPr>
          <w:w w:val="95"/>
        </w:rPr>
        <w:t>Invalid</w:t>
      </w:r>
      <w:r>
        <w:rPr>
          <w:spacing w:val="19"/>
          <w:w w:val="95"/>
        </w:rPr>
        <w:t xml:space="preserve"> </w:t>
      </w:r>
      <w:r>
        <w:rPr>
          <w:w w:val="95"/>
        </w:rPr>
        <w:t>respondent</w:t>
      </w:r>
      <w:r>
        <w:rPr>
          <w:spacing w:val="19"/>
          <w:w w:val="95"/>
        </w:rPr>
        <w:t xml:space="preserve"> </w:t>
      </w:r>
      <w:r>
        <w:rPr>
          <w:w w:val="95"/>
        </w:rPr>
        <w:t>of</w:t>
      </w:r>
      <w:r>
        <w:rPr>
          <w:spacing w:val="20"/>
          <w:w w:val="95"/>
        </w:rPr>
        <w:t xml:space="preserve"> </w:t>
      </w:r>
      <w:r>
        <w:rPr>
          <w:w w:val="95"/>
        </w:rPr>
        <w:t>household</w:t>
      </w:r>
      <w:r>
        <w:rPr>
          <w:spacing w:val="19"/>
          <w:w w:val="95"/>
        </w:rPr>
        <w:t xml:space="preserve"> </w:t>
      </w:r>
      <w:r>
        <w:rPr>
          <w:w w:val="95"/>
        </w:rPr>
        <w:t>contact</w:t>
      </w:r>
      <w:r>
        <w:rPr>
          <w:spacing w:val="19"/>
          <w:w w:val="95"/>
        </w:rPr>
        <w:t xml:space="preserve"> </w:t>
      </w:r>
      <w:r>
        <w:rPr>
          <w:w w:val="95"/>
        </w:rPr>
        <w:t>information</w:t>
      </w:r>
      <w:r>
        <w:rPr>
          <w:spacing w:val="20"/>
          <w:w w:val="95"/>
        </w:rPr>
        <w:t xml:space="preserve"> </w:t>
      </w:r>
      <w:r>
        <w:rPr>
          <w:w w:val="95"/>
        </w:rPr>
        <w:t>(collected</w:t>
      </w:r>
      <w:r>
        <w:rPr>
          <w:spacing w:val="19"/>
          <w:w w:val="95"/>
        </w:rPr>
        <w:t xml:space="preserve"> </w:t>
      </w:r>
      <w:r>
        <w:rPr>
          <w:w w:val="95"/>
        </w:rPr>
        <w:t>during</w:t>
      </w:r>
      <w:r>
        <w:rPr>
          <w:spacing w:val="19"/>
          <w:w w:val="95"/>
        </w:rPr>
        <w:t xml:space="preserve"> </w:t>
      </w:r>
      <w:r>
        <w:rPr>
          <w:w w:val="95"/>
        </w:rPr>
        <w:t>the</w:t>
      </w:r>
      <w:r>
        <w:rPr>
          <w:spacing w:val="20"/>
          <w:w w:val="95"/>
        </w:rPr>
        <w:t xml:space="preserve"> </w:t>
      </w:r>
      <w:r>
        <w:rPr>
          <w:w w:val="95"/>
        </w:rPr>
        <w:t>listing</w:t>
      </w:r>
      <w:r>
        <w:rPr>
          <w:spacing w:val="19"/>
          <w:w w:val="95"/>
        </w:rPr>
        <w:t xml:space="preserve"> </w:t>
      </w:r>
      <w:r>
        <w:rPr>
          <w:w w:val="95"/>
        </w:rPr>
        <w:t>phase)</w:t>
      </w:r>
    </w:p>
    <w:p w14:paraId="4231EA80" w14:textId="77777777" w:rsidR="00054221" w:rsidRDefault="00BD4E74">
      <w:pPr>
        <w:pStyle w:val="ListParagraph"/>
        <w:numPr>
          <w:ilvl w:val="2"/>
          <w:numId w:val="2"/>
        </w:numPr>
        <w:tabs>
          <w:tab w:val="left" w:pos="666"/>
        </w:tabs>
        <w:ind w:hanging="280"/>
      </w:pPr>
      <w:r>
        <w:rPr>
          <w:spacing w:val="-2"/>
        </w:rPr>
        <w:t>Poor</w:t>
      </w:r>
      <w:r>
        <w:rPr>
          <w:spacing w:val="-6"/>
        </w:rPr>
        <w:t xml:space="preserve"> </w:t>
      </w:r>
      <w:r>
        <w:rPr>
          <w:spacing w:val="-1"/>
        </w:rPr>
        <w:t>phone</w:t>
      </w:r>
      <w:r>
        <w:rPr>
          <w:spacing w:val="-6"/>
        </w:rPr>
        <w:t xml:space="preserve"> </w:t>
      </w:r>
      <w:r>
        <w:rPr>
          <w:spacing w:val="-1"/>
        </w:rPr>
        <w:t>coverage</w:t>
      </w:r>
      <w:r>
        <w:rPr>
          <w:spacing w:val="-5"/>
        </w:rPr>
        <w:t xml:space="preserve"> </w:t>
      </w:r>
      <w:r>
        <w:rPr>
          <w:spacing w:val="-1"/>
        </w:rPr>
        <w:t>in</w:t>
      </w:r>
      <w:r>
        <w:rPr>
          <w:spacing w:val="-6"/>
        </w:rPr>
        <w:t xml:space="preserve"> </w:t>
      </w:r>
      <w:r>
        <w:rPr>
          <w:spacing w:val="-1"/>
        </w:rPr>
        <w:t>remote</w:t>
      </w:r>
      <w:r>
        <w:rPr>
          <w:spacing w:val="-6"/>
        </w:rPr>
        <w:t xml:space="preserve"> </w:t>
      </w:r>
      <w:r>
        <w:rPr>
          <w:spacing w:val="-1"/>
        </w:rPr>
        <w:t>areas</w:t>
      </w:r>
    </w:p>
    <w:p w14:paraId="0FFE0D90" w14:textId="77777777" w:rsidR="00054221" w:rsidRDefault="00BD4E74">
      <w:pPr>
        <w:pStyle w:val="ListParagraph"/>
        <w:numPr>
          <w:ilvl w:val="2"/>
          <w:numId w:val="2"/>
        </w:numPr>
        <w:tabs>
          <w:tab w:val="left" w:pos="666"/>
        </w:tabs>
        <w:spacing w:line="314" w:lineRule="auto"/>
        <w:ind w:right="577"/>
      </w:pPr>
      <w:r>
        <w:rPr>
          <w:w w:val="95"/>
        </w:rPr>
        <w:t>Disproportionate</w:t>
      </w:r>
      <w:r>
        <w:rPr>
          <w:spacing w:val="22"/>
          <w:w w:val="95"/>
        </w:rPr>
        <w:t xml:space="preserve"> </w:t>
      </w:r>
      <w:r>
        <w:rPr>
          <w:w w:val="95"/>
        </w:rPr>
        <w:t>ownership</w:t>
      </w:r>
      <w:r>
        <w:rPr>
          <w:spacing w:val="23"/>
          <w:w w:val="95"/>
        </w:rPr>
        <w:t xml:space="preserve"> </w:t>
      </w:r>
      <w:r>
        <w:rPr>
          <w:w w:val="95"/>
        </w:rPr>
        <w:t>of</w:t>
      </w:r>
      <w:r>
        <w:rPr>
          <w:spacing w:val="22"/>
          <w:w w:val="95"/>
        </w:rPr>
        <w:t xml:space="preserve"> </w:t>
      </w:r>
      <w:r>
        <w:rPr>
          <w:w w:val="95"/>
        </w:rPr>
        <w:t>phones</w:t>
      </w:r>
      <w:r>
        <w:rPr>
          <w:spacing w:val="23"/>
          <w:w w:val="95"/>
        </w:rPr>
        <w:t xml:space="preserve"> </w:t>
      </w:r>
      <w:r>
        <w:rPr>
          <w:w w:val="95"/>
        </w:rPr>
        <w:t>between</w:t>
      </w:r>
      <w:r>
        <w:rPr>
          <w:spacing w:val="23"/>
          <w:w w:val="95"/>
        </w:rPr>
        <w:t xml:space="preserve"> </w:t>
      </w:r>
      <w:r>
        <w:rPr>
          <w:w w:val="95"/>
        </w:rPr>
        <w:t>urban</w:t>
      </w:r>
      <w:r>
        <w:rPr>
          <w:spacing w:val="22"/>
          <w:w w:val="95"/>
        </w:rPr>
        <w:t xml:space="preserve"> </w:t>
      </w:r>
      <w:r>
        <w:rPr>
          <w:w w:val="95"/>
        </w:rPr>
        <w:t>and</w:t>
      </w:r>
      <w:r>
        <w:rPr>
          <w:spacing w:val="23"/>
          <w:w w:val="95"/>
        </w:rPr>
        <w:t xml:space="preserve"> </w:t>
      </w:r>
      <w:r>
        <w:rPr>
          <w:w w:val="95"/>
        </w:rPr>
        <w:t>rural</w:t>
      </w:r>
      <w:r>
        <w:rPr>
          <w:spacing w:val="23"/>
          <w:w w:val="95"/>
        </w:rPr>
        <w:t xml:space="preserve"> </w:t>
      </w:r>
      <w:r>
        <w:rPr>
          <w:w w:val="95"/>
        </w:rPr>
        <w:t>areas</w:t>
      </w:r>
      <w:r>
        <w:rPr>
          <w:spacing w:val="22"/>
          <w:w w:val="95"/>
        </w:rPr>
        <w:t xml:space="preserve"> </w:t>
      </w:r>
      <w:r>
        <w:rPr>
          <w:w w:val="95"/>
        </w:rPr>
        <w:t>(low</w:t>
      </w:r>
      <w:r>
        <w:rPr>
          <w:spacing w:val="23"/>
          <w:w w:val="95"/>
        </w:rPr>
        <w:t xml:space="preserve"> </w:t>
      </w:r>
      <w:r>
        <w:rPr>
          <w:w w:val="95"/>
        </w:rPr>
        <w:t>phone</w:t>
      </w:r>
      <w:r>
        <w:rPr>
          <w:spacing w:val="23"/>
          <w:w w:val="95"/>
        </w:rPr>
        <w:t xml:space="preserve"> </w:t>
      </w:r>
      <w:r>
        <w:rPr>
          <w:w w:val="95"/>
        </w:rPr>
        <w:t>ownership</w:t>
      </w:r>
      <w:r>
        <w:rPr>
          <w:spacing w:val="-48"/>
          <w:w w:val="95"/>
        </w:rPr>
        <w:t xml:space="preserve"> </w:t>
      </w:r>
      <w:r>
        <w:t>in</w:t>
      </w:r>
      <w:r>
        <w:rPr>
          <w:spacing w:val="18"/>
        </w:rPr>
        <w:t xml:space="preserve"> </w:t>
      </w:r>
      <w:r>
        <w:t>rural</w:t>
      </w:r>
      <w:r>
        <w:rPr>
          <w:spacing w:val="18"/>
        </w:rPr>
        <w:t xml:space="preserve"> </w:t>
      </w:r>
      <w:r>
        <w:t>areas)</w:t>
      </w:r>
    </w:p>
    <w:p w14:paraId="205B17B8" w14:textId="77777777" w:rsidR="00054221" w:rsidRDefault="00BD4E74">
      <w:pPr>
        <w:pStyle w:val="ListParagraph"/>
        <w:numPr>
          <w:ilvl w:val="2"/>
          <w:numId w:val="2"/>
        </w:numPr>
        <w:tabs>
          <w:tab w:val="left" w:pos="666"/>
        </w:tabs>
        <w:spacing w:before="162"/>
        <w:ind w:hanging="280"/>
      </w:pPr>
      <w:r>
        <w:rPr>
          <w:w w:val="95"/>
        </w:rPr>
        <w:t>Low</w:t>
      </w:r>
      <w:r>
        <w:rPr>
          <w:spacing w:val="23"/>
          <w:w w:val="95"/>
        </w:rPr>
        <w:t xml:space="preserve"> </w:t>
      </w:r>
      <w:r>
        <w:rPr>
          <w:w w:val="95"/>
        </w:rPr>
        <w:t>response</w:t>
      </w:r>
      <w:r>
        <w:rPr>
          <w:spacing w:val="24"/>
          <w:w w:val="95"/>
        </w:rPr>
        <w:t xml:space="preserve"> </w:t>
      </w:r>
      <w:r>
        <w:rPr>
          <w:w w:val="95"/>
        </w:rPr>
        <w:t>rate</w:t>
      </w:r>
      <w:r>
        <w:rPr>
          <w:spacing w:val="23"/>
          <w:w w:val="95"/>
        </w:rPr>
        <w:t xml:space="preserve"> </w:t>
      </w:r>
      <w:r>
        <w:rPr>
          <w:w w:val="95"/>
        </w:rPr>
        <w:t>particularly</w:t>
      </w:r>
      <w:r>
        <w:rPr>
          <w:spacing w:val="24"/>
          <w:w w:val="95"/>
        </w:rPr>
        <w:t xml:space="preserve"> </w:t>
      </w:r>
      <w:r>
        <w:rPr>
          <w:w w:val="95"/>
        </w:rPr>
        <w:t>among</w:t>
      </w:r>
      <w:r>
        <w:rPr>
          <w:spacing w:val="23"/>
          <w:w w:val="95"/>
        </w:rPr>
        <w:t xml:space="preserve"> </w:t>
      </w:r>
      <w:r>
        <w:rPr>
          <w:w w:val="95"/>
        </w:rPr>
        <w:t>the</w:t>
      </w:r>
      <w:r>
        <w:rPr>
          <w:spacing w:val="24"/>
          <w:w w:val="95"/>
        </w:rPr>
        <w:t xml:space="preserve"> </w:t>
      </w:r>
      <w:r>
        <w:rPr>
          <w:w w:val="95"/>
        </w:rPr>
        <w:t>remote</w:t>
      </w:r>
      <w:r>
        <w:rPr>
          <w:spacing w:val="24"/>
          <w:w w:val="95"/>
        </w:rPr>
        <w:t xml:space="preserve"> </w:t>
      </w:r>
      <w:r>
        <w:rPr>
          <w:w w:val="95"/>
        </w:rPr>
        <w:t>sample</w:t>
      </w:r>
    </w:p>
    <w:p w14:paraId="61A9AF7B" w14:textId="77777777" w:rsidR="00054221" w:rsidRDefault="00BD4E74">
      <w:pPr>
        <w:pStyle w:val="ListParagraph"/>
        <w:numPr>
          <w:ilvl w:val="3"/>
          <w:numId w:val="2"/>
        </w:numPr>
        <w:tabs>
          <w:tab w:val="left" w:pos="666"/>
        </w:tabs>
        <w:ind w:hanging="280"/>
      </w:pPr>
      <w:r>
        <w:t>High</w:t>
      </w:r>
      <w:r>
        <w:rPr>
          <w:spacing w:val="-6"/>
        </w:rPr>
        <w:t xml:space="preserve"> </w:t>
      </w:r>
      <w:r>
        <w:t>attrition</w:t>
      </w:r>
      <w:r>
        <w:rPr>
          <w:spacing w:val="-5"/>
        </w:rPr>
        <w:t xml:space="preserve"> </w:t>
      </w:r>
      <w:r>
        <w:t>between</w:t>
      </w:r>
      <w:r>
        <w:rPr>
          <w:spacing w:val="-5"/>
        </w:rPr>
        <w:t xml:space="preserve"> </w:t>
      </w:r>
      <w:r>
        <w:t>the</w:t>
      </w:r>
      <w:r>
        <w:rPr>
          <w:spacing w:val="-5"/>
        </w:rPr>
        <w:t xml:space="preserve"> </w:t>
      </w:r>
      <w:r>
        <w:t>time</w:t>
      </w:r>
      <w:r>
        <w:rPr>
          <w:spacing w:val="-5"/>
        </w:rPr>
        <w:t xml:space="preserve"> </w:t>
      </w:r>
      <w:r>
        <w:t>of</w:t>
      </w:r>
      <w:r>
        <w:rPr>
          <w:spacing w:val="-5"/>
        </w:rPr>
        <w:t xml:space="preserve"> </w:t>
      </w:r>
      <w:r>
        <w:t>receiving</w:t>
      </w:r>
      <w:r>
        <w:rPr>
          <w:spacing w:val="-5"/>
        </w:rPr>
        <w:t xml:space="preserve"> </w:t>
      </w:r>
      <w:r>
        <w:t>consent</w:t>
      </w:r>
      <w:r>
        <w:rPr>
          <w:spacing w:val="-5"/>
        </w:rPr>
        <w:t xml:space="preserve"> </w:t>
      </w:r>
      <w:r>
        <w:t>and</w:t>
      </w:r>
      <w:r>
        <w:rPr>
          <w:spacing w:val="-5"/>
        </w:rPr>
        <w:t xml:space="preserve"> </w:t>
      </w:r>
      <w:r>
        <w:t>actual</w:t>
      </w:r>
      <w:r>
        <w:rPr>
          <w:spacing w:val="-5"/>
        </w:rPr>
        <w:t xml:space="preserve"> </w:t>
      </w:r>
      <w:r>
        <w:t>interview</w:t>
      </w:r>
      <w:r>
        <w:rPr>
          <w:spacing w:val="-5"/>
        </w:rPr>
        <w:t xml:space="preserve"> </w:t>
      </w:r>
      <w:r>
        <w:t>date.</w:t>
      </w:r>
    </w:p>
    <w:p w14:paraId="45BDE005" w14:textId="77777777" w:rsidR="00054221" w:rsidRDefault="00054221">
      <w:pPr>
        <w:pStyle w:val="BodyText"/>
        <w:spacing w:before="1"/>
        <w:rPr>
          <w:sz w:val="33"/>
        </w:rPr>
      </w:pPr>
    </w:p>
    <w:p w14:paraId="2047ED98" w14:textId="77777777" w:rsidR="00054221" w:rsidRDefault="00BD4E74">
      <w:pPr>
        <w:pStyle w:val="Heading2"/>
        <w:numPr>
          <w:ilvl w:val="1"/>
          <w:numId w:val="2"/>
        </w:numPr>
        <w:tabs>
          <w:tab w:val="left" w:pos="732"/>
          <w:tab w:val="left" w:pos="733"/>
        </w:tabs>
      </w:pPr>
      <w:bookmarkStart w:id="119" w:name="CAR"/>
      <w:bookmarkStart w:id="120" w:name="_bookmark27"/>
      <w:bookmarkEnd w:id="119"/>
      <w:bookmarkEnd w:id="120"/>
      <w:r>
        <w:rPr>
          <w:w w:val="110"/>
        </w:rPr>
        <w:t>CAR</w:t>
      </w:r>
    </w:p>
    <w:p w14:paraId="0272A887" w14:textId="726815B2" w:rsidR="00054221" w:rsidRDefault="00BD4E74">
      <w:pPr>
        <w:pStyle w:val="ListParagraph"/>
        <w:numPr>
          <w:ilvl w:val="2"/>
          <w:numId w:val="2"/>
        </w:numPr>
        <w:tabs>
          <w:tab w:val="left" w:pos="666"/>
        </w:tabs>
        <w:spacing w:before="234"/>
        <w:ind w:hanging="280"/>
      </w:pPr>
      <w:r>
        <w:rPr>
          <w:spacing w:val="-1"/>
        </w:rPr>
        <w:t>Restricted</w:t>
      </w:r>
      <w:r>
        <w:rPr>
          <w:spacing w:val="-6"/>
        </w:rPr>
        <w:t xml:space="preserve"> </w:t>
      </w:r>
      <w:r>
        <w:t>access</w:t>
      </w:r>
      <w:r>
        <w:rPr>
          <w:spacing w:val="-6"/>
        </w:rPr>
        <w:t xml:space="preserve"> </w:t>
      </w:r>
      <w:r>
        <w:t>to</w:t>
      </w:r>
      <w:r>
        <w:rPr>
          <w:spacing w:val="-6"/>
        </w:rPr>
        <w:t xml:space="preserve"> </w:t>
      </w:r>
      <w:r>
        <w:t>the</w:t>
      </w:r>
      <w:r>
        <w:rPr>
          <w:spacing w:val="-6"/>
        </w:rPr>
        <w:t xml:space="preserve"> </w:t>
      </w:r>
      <w:r>
        <w:t>field</w:t>
      </w:r>
      <w:r>
        <w:rPr>
          <w:spacing w:val="-6"/>
        </w:rPr>
        <w:t xml:space="preserve"> </w:t>
      </w:r>
      <w:r>
        <w:t>because</w:t>
      </w:r>
      <w:r>
        <w:rPr>
          <w:spacing w:val="-6"/>
        </w:rPr>
        <w:t xml:space="preserve"> </w:t>
      </w:r>
      <w:r>
        <w:t>of</w:t>
      </w:r>
      <w:r>
        <w:rPr>
          <w:spacing w:val="-6"/>
        </w:rPr>
        <w:t xml:space="preserve"> </w:t>
      </w:r>
      <w:r w:rsidR="406E950D">
        <w:rPr>
          <w:spacing w:val="-6"/>
        </w:rPr>
        <w:t xml:space="preserve">the </w:t>
      </w:r>
      <w:commentRangeStart w:id="121"/>
      <w:r>
        <w:t>deteriorating</w:t>
      </w:r>
      <w:r>
        <w:rPr>
          <w:spacing w:val="-6"/>
        </w:rPr>
        <w:t xml:space="preserve"> </w:t>
      </w:r>
      <w:r>
        <w:t>security</w:t>
      </w:r>
      <w:r>
        <w:rPr>
          <w:spacing w:val="-6"/>
        </w:rPr>
        <w:t xml:space="preserve"> </w:t>
      </w:r>
      <w:r>
        <w:t>situation</w:t>
      </w:r>
      <w:commentRangeEnd w:id="121"/>
      <w:r>
        <w:rPr>
          <w:rStyle w:val="CommentReference"/>
        </w:rPr>
        <w:commentReference w:id="121"/>
      </w:r>
    </w:p>
    <w:p w14:paraId="03B80163" w14:textId="77777777" w:rsidR="00054221" w:rsidRDefault="00054221">
      <w:pPr>
        <w:sectPr w:rsidR="00054221">
          <w:pgSz w:w="12240" w:h="15840"/>
          <w:pgMar w:top="1260" w:right="860" w:bottom="1080" w:left="1320" w:header="0" w:footer="888" w:gutter="0"/>
          <w:cols w:space="720"/>
        </w:sectPr>
      </w:pPr>
    </w:p>
    <w:p w14:paraId="4519EB3D" w14:textId="77777777" w:rsidR="00054221" w:rsidRDefault="00BD4E74">
      <w:pPr>
        <w:pStyle w:val="ListParagraph"/>
        <w:numPr>
          <w:ilvl w:val="2"/>
          <w:numId w:val="2"/>
        </w:numPr>
        <w:tabs>
          <w:tab w:val="left" w:pos="666"/>
        </w:tabs>
        <w:spacing w:before="117"/>
        <w:ind w:hanging="280"/>
      </w:pPr>
      <w:r>
        <w:rPr>
          <w:w w:val="95"/>
        </w:rPr>
        <w:lastRenderedPageBreak/>
        <w:t>Bad</w:t>
      </w:r>
      <w:r>
        <w:rPr>
          <w:spacing w:val="33"/>
          <w:w w:val="95"/>
        </w:rPr>
        <w:t xml:space="preserve"> </w:t>
      </w:r>
      <w:r>
        <w:rPr>
          <w:w w:val="95"/>
        </w:rPr>
        <w:t>phone</w:t>
      </w:r>
      <w:r>
        <w:rPr>
          <w:spacing w:val="34"/>
          <w:w w:val="95"/>
        </w:rPr>
        <w:t xml:space="preserve"> </w:t>
      </w:r>
      <w:r>
        <w:rPr>
          <w:w w:val="95"/>
        </w:rPr>
        <w:t>network/infrastructure</w:t>
      </w:r>
    </w:p>
    <w:p w14:paraId="0E625D71" w14:textId="77777777" w:rsidR="00054221" w:rsidRDefault="00BD4E74">
      <w:pPr>
        <w:pStyle w:val="ListParagraph"/>
        <w:numPr>
          <w:ilvl w:val="3"/>
          <w:numId w:val="2"/>
        </w:numPr>
        <w:tabs>
          <w:tab w:val="left" w:pos="666"/>
        </w:tabs>
        <w:ind w:hanging="280"/>
      </w:pPr>
      <w:r>
        <w:t>Most</w:t>
      </w:r>
      <w:r>
        <w:rPr>
          <w:spacing w:val="-6"/>
        </w:rPr>
        <w:t xml:space="preserve"> </w:t>
      </w:r>
      <w:r>
        <w:t>parts</w:t>
      </w:r>
      <w:r>
        <w:rPr>
          <w:spacing w:val="-5"/>
        </w:rPr>
        <w:t xml:space="preserve"> </w:t>
      </w:r>
      <w:r>
        <w:t>of</w:t>
      </w:r>
      <w:r>
        <w:rPr>
          <w:spacing w:val="-5"/>
        </w:rPr>
        <w:t xml:space="preserve"> </w:t>
      </w:r>
      <w:r>
        <w:t>the</w:t>
      </w:r>
      <w:r>
        <w:rPr>
          <w:spacing w:val="-6"/>
        </w:rPr>
        <w:t xml:space="preserve"> </w:t>
      </w:r>
      <w:r>
        <w:t>country</w:t>
      </w:r>
      <w:r>
        <w:rPr>
          <w:spacing w:val="-5"/>
        </w:rPr>
        <w:t xml:space="preserve"> </w:t>
      </w:r>
      <w:r>
        <w:t>do</w:t>
      </w:r>
      <w:r>
        <w:rPr>
          <w:spacing w:val="-5"/>
        </w:rPr>
        <w:t xml:space="preserve"> </w:t>
      </w:r>
      <w:r>
        <w:t>not</w:t>
      </w:r>
      <w:r>
        <w:rPr>
          <w:spacing w:val="-6"/>
        </w:rPr>
        <w:t xml:space="preserve"> </w:t>
      </w:r>
      <w:r>
        <w:t>have</w:t>
      </w:r>
      <w:r>
        <w:rPr>
          <w:spacing w:val="-5"/>
        </w:rPr>
        <w:t xml:space="preserve"> </w:t>
      </w:r>
      <w:r>
        <w:t>phone</w:t>
      </w:r>
      <w:r>
        <w:rPr>
          <w:spacing w:val="-5"/>
        </w:rPr>
        <w:t xml:space="preserve"> </w:t>
      </w:r>
      <w:r>
        <w:t>network</w:t>
      </w:r>
      <w:r>
        <w:rPr>
          <w:spacing w:val="-6"/>
        </w:rPr>
        <w:t xml:space="preserve"> </w:t>
      </w:r>
      <w:r>
        <w:t>coverage.</w:t>
      </w:r>
    </w:p>
    <w:p w14:paraId="6EA77DE2" w14:textId="32D997F4" w:rsidR="00054221" w:rsidRDefault="00BD4E74">
      <w:pPr>
        <w:pStyle w:val="ListParagraph"/>
        <w:numPr>
          <w:ilvl w:val="3"/>
          <w:numId w:val="2"/>
        </w:numPr>
        <w:tabs>
          <w:tab w:val="left" w:pos="666"/>
        </w:tabs>
        <w:spacing w:line="316" w:lineRule="auto"/>
        <w:ind w:right="575" w:hanging="291"/>
      </w:pPr>
      <w:r>
        <w:t>In</w:t>
      </w:r>
      <w:r>
        <w:rPr>
          <w:spacing w:val="3"/>
        </w:rPr>
        <w:t xml:space="preserve"> </w:t>
      </w:r>
      <w:r>
        <w:t>places</w:t>
      </w:r>
      <w:r>
        <w:rPr>
          <w:spacing w:val="3"/>
        </w:rPr>
        <w:t xml:space="preserve"> </w:t>
      </w:r>
      <w:r>
        <w:t>where</w:t>
      </w:r>
      <w:r>
        <w:rPr>
          <w:spacing w:val="4"/>
        </w:rPr>
        <w:t xml:space="preserve"> </w:t>
      </w:r>
      <w:r>
        <w:t>there</w:t>
      </w:r>
      <w:r>
        <w:rPr>
          <w:spacing w:val="3"/>
        </w:rPr>
        <w:t xml:space="preserve"> </w:t>
      </w:r>
      <w:r>
        <w:t>is</w:t>
      </w:r>
      <w:r>
        <w:rPr>
          <w:spacing w:val="4"/>
        </w:rPr>
        <w:t xml:space="preserve"> </w:t>
      </w:r>
      <w:r>
        <w:t>coverage,</w:t>
      </w:r>
      <w:r>
        <w:rPr>
          <w:spacing w:val="5"/>
        </w:rPr>
        <w:t xml:space="preserve"> </w:t>
      </w:r>
      <w:r>
        <w:t>poor</w:t>
      </w:r>
      <w:r>
        <w:rPr>
          <w:spacing w:val="4"/>
        </w:rPr>
        <w:t xml:space="preserve"> </w:t>
      </w:r>
      <w:r>
        <w:t>infrastructure</w:t>
      </w:r>
      <w:r>
        <w:rPr>
          <w:spacing w:val="3"/>
        </w:rPr>
        <w:t xml:space="preserve"> </w:t>
      </w:r>
      <w:r>
        <w:t>and</w:t>
      </w:r>
      <w:r>
        <w:rPr>
          <w:spacing w:val="4"/>
        </w:rPr>
        <w:t xml:space="preserve"> </w:t>
      </w:r>
      <w:r w:rsidR="25C375A3">
        <w:rPr>
          <w:spacing w:val="3"/>
        </w:rPr>
        <w:t xml:space="preserve">frequent </w:t>
      </w:r>
      <w:r>
        <w:t>electricity</w:t>
      </w:r>
      <w:r>
        <w:rPr>
          <w:spacing w:val="3"/>
        </w:rPr>
        <w:t xml:space="preserve"> </w:t>
      </w:r>
      <w:r>
        <w:t>cuts</w:t>
      </w:r>
      <w:r>
        <w:rPr>
          <w:spacing w:val="4"/>
        </w:rPr>
        <w:t xml:space="preserve"> </w:t>
      </w:r>
      <w:r>
        <w:t>affected</w:t>
      </w:r>
      <w:r>
        <w:rPr>
          <w:spacing w:val="-50"/>
        </w:rPr>
        <w:t xml:space="preserve"> </w:t>
      </w:r>
      <w:r>
        <w:t>call</w:t>
      </w:r>
      <w:r>
        <w:rPr>
          <w:spacing w:val="18"/>
        </w:rPr>
        <w:t xml:space="preserve"> </w:t>
      </w:r>
      <w:r>
        <w:t>quality.</w:t>
      </w:r>
    </w:p>
    <w:p w14:paraId="2A952C08" w14:textId="1D2E6494" w:rsidR="00054221" w:rsidRDefault="00BD4E74">
      <w:pPr>
        <w:pStyle w:val="ListParagraph"/>
        <w:numPr>
          <w:ilvl w:val="3"/>
          <w:numId w:val="2"/>
        </w:numPr>
        <w:tabs>
          <w:tab w:val="left" w:pos="666"/>
        </w:tabs>
        <w:spacing w:before="157"/>
        <w:ind w:hanging="268"/>
      </w:pPr>
      <w:r>
        <w:rPr>
          <w:spacing w:val="-1"/>
        </w:rPr>
        <w:t>No</w:t>
      </w:r>
      <w:r>
        <w:rPr>
          <w:spacing w:val="-7"/>
        </w:rPr>
        <w:t xml:space="preserve"> </w:t>
      </w:r>
      <w:r>
        <w:t>access</w:t>
      </w:r>
      <w:r>
        <w:rPr>
          <w:spacing w:val="-6"/>
        </w:rPr>
        <w:t xml:space="preserve"> </w:t>
      </w:r>
      <w:r>
        <w:t>to</w:t>
      </w:r>
      <w:r>
        <w:rPr>
          <w:spacing w:val="-6"/>
        </w:rPr>
        <w:t xml:space="preserve"> </w:t>
      </w:r>
      <w:r>
        <w:t>electricity</w:t>
      </w:r>
      <w:r>
        <w:rPr>
          <w:spacing w:val="-6"/>
        </w:rPr>
        <w:t xml:space="preserve"> </w:t>
      </w:r>
      <w:r>
        <w:t>for</w:t>
      </w:r>
      <w:r>
        <w:rPr>
          <w:spacing w:val="-6"/>
        </w:rPr>
        <w:t xml:space="preserve"> </w:t>
      </w:r>
      <w:r>
        <w:t>charging</w:t>
      </w:r>
      <w:r>
        <w:rPr>
          <w:spacing w:val="-6"/>
        </w:rPr>
        <w:t xml:space="preserve"> </w:t>
      </w:r>
      <w:r>
        <w:t>phones</w:t>
      </w:r>
      <w:r w:rsidR="31966DC3">
        <w:t>,</w:t>
      </w:r>
      <w:r>
        <w:rPr>
          <w:spacing w:val="-6"/>
        </w:rPr>
        <w:t xml:space="preserve"> </w:t>
      </w:r>
      <w:r>
        <w:t>particularly</w:t>
      </w:r>
      <w:r>
        <w:rPr>
          <w:spacing w:val="-7"/>
        </w:rPr>
        <w:t xml:space="preserve"> </w:t>
      </w:r>
      <w:r>
        <w:t>in</w:t>
      </w:r>
      <w:r>
        <w:rPr>
          <w:spacing w:val="-6"/>
        </w:rPr>
        <w:t xml:space="preserve"> </w:t>
      </w:r>
      <w:r>
        <w:t>rural</w:t>
      </w:r>
      <w:r>
        <w:rPr>
          <w:spacing w:val="-6"/>
        </w:rPr>
        <w:t xml:space="preserve"> </w:t>
      </w:r>
      <w:r>
        <w:t>areas.</w:t>
      </w:r>
    </w:p>
    <w:p w14:paraId="37C6FC28" w14:textId="77777777" w:rsidR="00054221" w:rsidRDefault="00BD4E74">
      <w:pPr>
        <w:pStyle w:val="ListParagraph"/>
        <w:numPr>
          <w:ilvl w:val="2"/>
          <w:numId w:val="2"/>
        </w:numPr>
        <w:tabs>
          <w:tab w:val="left" w:pos="666"/>
        </w:tabs>
        <w:ind w:hanging="280"/>
      </w:pPr>
      <w:r>
        <w:rPr>
          <w:w w:val="95"/>
        </w:rPr>
        <w:t>Low</w:t>
      </w:r>
      <w:r>
        <w:rPr>
          <w:spacing w:val="20"/>
          <w:w w:val="95"/>
        </w:rPr>
        <w:t xml:space="preserve"> </w:t>
      </w:r>
      <w:r>
        <w:rPr>
          <w:w w:val="95"/>
        </w:rPr>
        <w:t>phone</w:t>
      </w:r>
      <w:r>
        <w:rPr>
          <w:spacing w:val="21"/>
          <w:w w:val="95"/>
        </w:rPr>
        <w:t xml:space="preserve"> </w:t>
      </w:r>
      <w:r>
        <w:rPr>
          <w:w w:val="95"/>
        </w:rPr>
        <w:t>ownership</w:t>
      </w:r>
      <w:r>
        <w:rPr>
          <w:spacing w:val="21"/>
          <w:w w:val="95"/>
        </w:rPr>
        <w:t xml:space="preserve"> </w:t>
      </w:r>
      <w:r>
        <w:rPr>
          <w:w w:val="95"/>
        </w:rPr>
        <w:t>in</w:t>
      </w:r>
      <w:r>
        <w:rPr>
          <w:spacing w:val="21"/>
          <w:w w:val="95"/>
        </w:rPr>
        <w:t xml:space="preserve"> </w:t>
      </w:r>
      <w:r>
        <w:rPr>
          <w:w w:val="95"/>
        </w:rPr>
        <w:t>the</w:t>
      </w:r>
      <w:r>
        <w:rPr>
          <w:spacing w:val="20"/>
          <w:w w:val="95"/>
        </w:rPr>
        <w:t xml:space="preserve"> </w:t>
      </w:r>
      <w:r>
        <w:rPr>
          <w:w w:val="95"/>
        </w:rPr>
        <w:t>population</w:t>
      </w:r>
    </w:p>
    <w:p w14:paraId="67C46EC8" w14:textId="60A73E6F" w:rsidR="00054221" w:rsidRDefault="00BD4E74">
      <w:pPr>
        <w:pStyle w:val="ListParagraph"/>
        <w:numPr>
          <w:ilvl w:val="3"/>
          <w:numId w:val="2"/>
        </w:numPr>
        <w:tabs>
          <w:tab w:val="left" w:pos="666"/>
        </w:tabs>
        <w:spacing w:before="239"/>
        <w:ind w:hanging="280"/>
      </w:pPr>
      <w:r>
        <w:t>Only</w:t>
      </w:r>
      <w:r>
        <w:rPr>
          <w:spacing w:val="-6"/>
        </w:rPr>
        <w:t xml:space="preserve"> </w:t>
      </w:r>
      <w:r>
        <w:t>25%</w:t>
      </w:r>
      <w:r>
        <w:rPr>
          <w:spacing w:val="-5"/>
        </w:rPr>
        <w:t xml:space="preserve"> </w:t>
      </w:r>
      <w:r>
        <w:t>of</w:t>
      </w:r>
      <w:r>
        <w:rPr>
          <w:spacing w:val="-6"/>
        </w:rPr>
        <w:t xml:space="preserve"> </w:t>
      </w:r>
      <w:r>
        <w:t>households</w:t>
      </w:r>
      <w:r>
        <w:rPr>
          <w:spacing w:val="-5"/>
        </w:rPr>
        <w:t xml:space="preserve"> </w:t>
      </w:r>
      <w:r>
        <w:t>had</w:t>
      </w:r>
      <w:r>
        <w:rPr>
          <w:spacing w:val="-5"/>
        </w:rPr>
        <w:t xml:space="preserve"> </w:t>
      </w:r>
      <w:r>
        <w:t>phones</w:t>
      </w:r>
      <w:r>
        <w:rPr>
          <w:spacing w:val="-6"/>
        </w:rPr>
        <w:t xml:space="preserve"> </w:t>
      </w:r>
      <w:r>
        <w:t>(</w:t>
      </w:r>
      <w:proofErr w:type="gramStart"/>
      <w:r>
        <w:t>similar</w:t>
      </w:r>
      <w:r>
        <w:rPr>
          <w:spacing w:val="-5"/>
        </w:rPr>
        <w:t xml:space="preserve"> </w:t>
      </w:r>
      <w:r>
        <w:t>to</w:t>
      </w:r>
      <w:proofErr w:type="gramEnd"/>
      <w:r>
        <w:rPr>
          <w:spacing w:val="-6"/>
        </w:rPr>
        <w:t xml:space="preserve"> </w:t>
      </w:r>
      <w:r>
        <w:t>the</w:t>
      </w:r>
      <w:r>
        <w:rPr>
          <w:spacing w:val="-5"/>
        </w:rPr>
        <w:t xml:space="preserve"> </w:t>
      </w:r>
      <w:r>
        <w:t>national</w:t>
      </w:r>
      <w:r>
        <w:rPr>
          <w:spacing w:val="-5"/>
        </w:rPr>
        <w:t xml:space="preserve"> </w:t>
      </w:r>
      <w:r>
        <w:t>statistic)</w:t>
      </w:r>
    </w:p>
    <w:p w14:paraId="75DAF034" w14:textId="3A153BF1" w:rsidR="00054221" w:rsidRDefault="00BD4E74">
      <w:pPr>
        <w:pStyle w:val="ListParagraph"/>
        <w:numPr>
          <w:ilvl w:val="2"/>
          <w:numId w:val="2"/>
        </w:numPr>
        <w:tabs>
          <w:tab w:val="left" w:pos="666"/>
        </w:tabs>
        <w:ind w:hanging="280"/>
      </w:pPr>
      <w:r>
        <w:rPr>
          <w:w w:val="95"/>
        </w:rPr>
        <w:t>Logistical</w:t>
      </w:r>
      <w:r>
        <w:rPr>
          <w:spacing w:val="23"/>
          <w:w w:val="95"/>
        </w:rPr>
        <w:t xml:space="preserve"> </w:t>
      </w:r>
      <w:r>
        <w:rPr>
          <w:w w:val="95"/>
        </w:rPr>
        <w:t>challenges</w:t>
      </w:r>
      <w:r>
        <w:rPr>
          <w:spacing w:val="24"/>
          <w:w w:val="95"/>
        </w:rPr>
        <w:t xml:space="preserve"> </w:t>
      </w:r>
    </w:p>
    <w:p w14:paraId="6B3DFD43" w14:textId="0E50CA6A" w:rsidR="00054221" w:rsidRDefault="00BD4E74">
      <w:pPr>
        <w:pStyle w:val="ListParagraph"/>
        <w:numPr>
          <w:ilvl w:val="3"/>
          <w:numId w:val="2"/>
        </w:numPr>
        <w:tabs>
          <w:tab w:val="left" w:pos="666"/>
        </w:tabs>
        <w:spacing w:line="314" w:lineRule="auto"/>
        <w:ind w:right="579"/>
      </w:pPr>
      <w:r>
        <w:rPr>
          <w:spacing w:val="-1"/>
        </w:rPr>
        <w:t>Relied</w:t>
      </w:r>
      <w:r>
        <w:rPr>
          <w:spacing w:val="1"/>
        </w:rPr>
        <w:t xml:space="preserve"> </w:t>
      </w:r>
      <w:r>
        <w:rPr>
          <w:spacing w:val="-1"/>
        </w:rPr>
        <w:t>on</w:t>
      </w:r>
      <w:r>
        <w:rPr>
          <w:spacing w:val="2"/>
        </w:rPr>
        <w:t xml:space="preserve"> </w:t>
      </w:r>
      <w:r>
        <w:rPr>
          <w:spacing w:val="-1"/>
        </w:rPr>
        <w:t>UNHAS</w:t>
      </w:r>
      <w:r>
        <w:rPr>
          <w:spacing w:val="2"/>
        </w:rPr>
        <w:t xml:space="preserve"> </w:t>
      </w:r>
      <w:r>
        <w:rPr>
          <w:spacing w:val="-1"/>
        </w:rPr>
        <w:t>(United</w:t>
      </w:r>
      <w:r>
        <w:rPr>
          <w:spacing w:val="2"/>
        </w:rPr>
        <w:t xml:space="preserve"> </w:t>
      </w:r>
      <w:r>
        <w:rPr>
          <w:spacing w:val="-1"/>
        </w:rPr>
        <w:t>Nations</w:t>
      </w:r>
      <w:r>
        <w:rPr>
          <w:spacing w:val="1"/>
        </w:rPr>
        <w:t xml:space="preserve"> </w:t>
      </w:r>
      <w:r>
        <w:rPr>
          <w:spacing w:val="-1"/>
        </w:rPr>
        <w:t>Humanitarian</w:t>
      </w:r>
      <w:r>
        <w:rPr>
          <w:spacing w:val="2"/>
        </w:rPr>
        <w:t xml:space="preserve"> </w:t>
      </w:r>
      <w:r>
        <w:t>Air</w:t>
      </w:r>
      <w:r>
        <w:rPr>
          <w:spacing w:val="2"/>
        </w:rPr>
        <w:t xml:space="preserve"> </w:t>
      </w:r>
      <w:r>
        <w:t>Service)</w:t>
      </w:r>
      <w:r>
        <w:rPr>
          <w:spacing w:val="1"/>
        </w:rPr>
        <w:t xml:space="preserve"> </w:t>
      </w:r>
      <w:r>
        <w:t>for</w:t>
      </w:r>
      <w:r>
        <w:rPr>
          <w:spacing w:val="2"/>
        </w:rPr>
        <w:t xml:space="preserve"> </w:t>
      </w:r>
      <w:r>
        <w:t>enumerator</w:t>
      </w:r>
      <w:r>
        <w:rPr>
          <w:spacing w:val="1"/>
        </w:rPr>
        <w:t xml:space="preserve"> </w:t>
      </w:r>
      <w:r>
        <w:t>deployment.</w:t>
      </w:r>
      <w:r>
        <w:rPr>
          <w:spacing w:val="-50"/>
        </w:rPr>
        <w:t xml:space="preserve"> </w:t>
      </w:r>
      <w:r>
        <w:t>This</w:t>
      </w:r>
      <w:r>
        <w:rPr>
          <w:spacing w:val="8"/>
        </w:rPr>
        <w:t xml:space="preserve"> </w:t>
      </w:r>
      <w:r>
        <w:t>affected</w:t>
      </w:r>
      <w:r>
        <w:rPr>
          <w:spacing w:val="8"/>
        </w:rPr>
        <w:t xml:space="preserve"> </w:t>
      </w:r>
      <w:r>
        <w:t>the</w:t>
      </w:r>
      <w:r>
        <w:rPr>
          <w:spacing w:val="7"/>
        </w:rPr>
        <w:t xml:space="preserve"> </w:t>
      </w:r>
      <w:r>
        <w:t>timely</w:t>
      </w:r>
      <w:r>
        <w:rPr>
          <w:spacing w:val="8"/>
        </w:rPr>
        <w:t xml:space="preserve"> </w:t>
      </w:r>
      <w:r>
        <w:t>start</w:t>
      </w:r>
      <w:r>
        <w:rPr>
          <w:spacing w:val="8"/>
        </w:rPr>
        <w:t xml:space="preserve"> </w:t>
      </w:r>
      <w:r>
        <w:t>of</w:t>
      </w:r>
      <w:r>
        <w:rPr>
          <w:spacing w:val="8"/>
        </w:rPr>
        <w:t xml:space="preserve"> </w:t>
      </w:r>
      <w:r>
        <w:t>the</w:t>
      </w:r>
      <w:r>
        <w:rPr>
          <w:spacing w:val="8"/>
        </w:rPr>
        <w:t xml:space="preserve"> </w:t>
      </w:r>
      <w:r>
        <w:t>exercise</w:t>
      </w:r>
      <w:r>
        <w:rPr>
          <w:spacing w:val="8"/>
        </w:rPr>
        <w:t xml:space="preserve"> </w:t>
      </w:r>
      <w:r>
        <w:t>(flights</w:t>
      </w:r>
      <w:r>
        <w:rPr>
          <w:spacing w:val="8"/>
        </w:rPr>
        <w:t xml:space="preserve"> </w:t>
      </w:r>
      <w:r>
        <w:t>to</w:t>
      </w:r>
      <w:r>
        <w:rPr>
          <w:spacing w:val="8"/>
        </w:rPr>
        <w:t xml:space="preserve"> </w:t>
      </w:r>
      <w:r>
        <w:t>study</w:t>
      </w:r>
      <w:r>
        <w:rPr>
          <w:spacing w:val="8"/>
        </w:rPr>
        <w:t xml:space="preserve"> </w:t>
      </w:r>
      <w:r>
        <w:t>areas</w:t>
      </w:r>
      <w:r>
        <w:rPr>
          <w:spacing w:val="8"/>
        </w:rPr>
        <w:t xml:space="preserve"> </w:t>
      </w:r>
      <w:r>
        <w:t>twice</w:t>
      </w:r>
      <w:r>
        <w:rPr>
          <w:spacing w:val="8"/>
        </w:rPr>
        <w:t xml:space="preserve"> </w:t>
      </w:r>
      <w:r>
        <w:t>a</w:t>
      </w:r>
      <w:r>
        <w:rPr>
          <w:spacing w:val="8"/>
        </w:rPr>
        <w:t xml:space="preserve"> </w:t>
      </w:r>
      <w:r>
        <w:t>week)</w:t>
      </w:r>
    </w:p>
    <w:p w14:paraId="4429F5A4" w14:textId="77777777" w:rsidR="00054221" w:rsidRDefault="00BD4E74">
      <w:pPr>
        <w:pStyle w:val="ListParagraph"/>
        <w:numPr>
          <w:ilvl w:val="3"/>
          <w:numId w:val="2"/>
        </w:numPr>
        <w:tabs>
          <w:tab w:val="left" w:pos="666"/>
        </w:tabs>
        <w:spacing w:before="162" w:line="314" w:lineRule="auto"/>
        <w:ind w:right="576" w:hanging="291"/>
      </w:pPr>
      <w:r>
        <w:rPr>
          <w:spacing w:val="-1"/>
        </w:rPr>
        <w:t>Acquisition</w:t>
      </w:r>
      <w:r>
        <w:rPr>
          <w:spacing w:val="-4"/>
        </w:rPr>
        <w:t xml:space="preserve"> </w:t>
      </w:r>
      <w:r>
        <w:rPr>
          <w:spacing w:val="-1"/>
        </w:rPr>
        <w:t>and</w:t>
      </w:r>
      <w:r>
        <w:rPr>
          <w:spacing w:val="-3"/>
        </w:rPr>
        <w:t xml:space="preserve"> </w:t>
      </w:r>
      <w:r>
        <w:rPr>
          <w:spacing w:val="-1"/>
        </w:rPr>
        <w:t>distribution</w:t>
      </w:r>
      <w:r>
        <w:rPr>
          <w:spacing w:val="-4"/>
        </w:rPr>
        <w:t xml:space="preserve"> </w:t>
      </w:r>
      <w:r>
        <w:rPr>
          <w:spacing w:val="-1"/>
        </w:rPr>
        <w:t>of</w:t>
      </w:r>
      <w:r>
        <w:rPr>
          <w:spacing w:val="-3"/>
        </w:rPr>
        <w:t xml:space="preserve"> </w:t>
      </w:r>
      <w:r>
        <w:rPr>
          <w:spacing w:val="-1"/>
        </w:rPr>
        <w:t>phones/SIM</w:t>
      </w:r>
      <w:r>
        <w:rPr>
          <w:spacing w:val="-4"/>
        </w:rPr>
        <w:t xml:space="preserve"> </w:t>
      </w:r>
      <w:r>
        <w:rPr>
          <w:spacing w:val="-1"/>
        </w:rPr>
        <w:t>cards-Challenges</w:t>
      </w:r>
      <w:r>
        <w:rPr>
          <w:spacing w:val="-3"/>
        </w:rPr>
        <w:t xml:space="preserve"> </w:t>
      </w:r>
      <w:r>
        <w:rPr>
          <w:spacing w:val="-1"/>
        </w:rPr>
        <w:t>with</w:t>
      </w:r>
      <w:r>
        <w:rPr>
          <w:spacing w:val="-3"/>
        </w:rPr>
        <w:t xml:space="preserve"> </w:t>
      </w:r>
      <w:r>
        <w:t>moving</w:t>
      </w:r>
      <w:r>
        <w:rPr>
          <w:spacing w:val="-4"/>
        </w:rPr>
        <w:t xml:space="preserve"> </w:t>
      </w:r>
      <w:r>
        <w:t>them</w:t>
      </w:r>
      <w:r>
        <w:rPr>
          <w:spacing w:val="-3"/>
        </w:rPr>
        <w:t xml:space="preserve"> </w:t>
      </w:r>
      <w:r>
        <w:t>to</w:t>
      </w:r>
      <w:r>
        <w:rPr>
          <w:spacing w:val="-4"/>
        </w:rPr>
        <w:t xml:space="preserve"> </w:t>
      </w:r>
      <w:r>
        <w:t>the</w:t>
      </w:r>
      <w:r>
        <w:rPr>
          <w:spacing w:val="-3"/>
        </w:rPr>
        <w:t xml:space="preserve"> </w:t>
      </w:r>
      <w:r>
        <w:t>field</w:t>
      </w:r>
      <w:r>
        <w:rPr>
          <w:spacing w:val="-50"/>
        </w:rPr>
        <w:t xml:space="preserve"> </w:t>
      </w:r>
      <w:r>
        <w:t>for</w:t>
      </w:r>
      <w:r>
        <w:rPr>
          <w:spacing w:val="18"/>
        </w:rPr>
        <w:t xml:space="preserve"> </w:t>
      </w:r>
      <w:r>
        <w:t>distribution.</w:t>
      </w:r>
    </w:p>
    <w:p w14:paraId="18C169A0" w14:textId="4D70F721" w:rsidR="00054221" w:rsidRDefault="00BD4E74">
      <w:pPr>
        <w:pStyle w:val="ListParagraph"/>
        <w:numPr>
          <w:ilvl w:val="2"/>
          <w:numId w:val="2"/>
        </w:numPr>
        <w:tabs>
          <w:tab w:val="left" w:pos="666"/>
        </w:tabs>
        <w:spacing w:before="162"/>
        <w:ind w:hanging="280"/>
      </w:pPr>
      <w:r>
        <w:t>Low</w:t>
      </w:r>
      <w:r>
        <w:rPr>
          <w:spacing w:val="-4"/>
        </w:rPr>
        <w:t xml:space="preserve"> </w:t>
      </w:r>
      <w:r>
        <w:t>response</w:t>
      </w:r>
      <w:r>
        <w:rPr>
          <w:spacing w:val="-4"/>
        </w:rPr>
        <w:t xml:space="preserve"> </w:t>
      </w:r>
      <w:r>
        <w:t>rate</w:t>
      </w:r>
      <w:r>
        <w:rPr>
          <w:spacing w:val="-3"/>
        </w:rPr>
        <w:t xml:space="preserve"> </w:t>
      </w:r>
      <w:r>
        <w:t>in</w:t>
      </w:r>
      <w:r>
        <w:rPr>
          <w:spacing w:val="-4"/>
        </w:rPr>
        <w:t xml:space="preserve"> </w:t>
      </w:r>
      <w:r>
        <w:t>the</w:t>
      </w:r>
      <w:r>
        <w:rPr>
          <w:spacing w:val="-3"/>
        </w:rPr>
        <w:t xml:space="preserve"> </w:t>
      </w:r>
      <w:r>
        <w:t>remote</w:t>
      </w:r>
      <w:r>
        <w:rPr>
          <w:spacing w:val="-4"/>
        </w:rPr>
        <w:t xml:space="preserve"> </w:t>
      </w:r>
      <w:r w:rsidR="204FDA0B">
        <w:rPr>
          <w:spacing w:val="-3"/>
        </w:rPr>
        <w:t xml:space="preserve">modality </w:t>
      </w:r>
      <w:r>
        <w:t>(High</w:t>
      </w:r>
      <w:r>
        <w:rPr>
          <w:spacing w:val="-4"/>
        </w:rPr>
        <w:t xml:space="preserve"> </w:t>
      </w:r>
      <w:r>
        <w:t>Attrition)</w:t>
      </w:r>
    </w:p>
    <w:p w14:paraId="4EFDD8D2" w14:textId="01C58C87" w:rsidR="00054221" w:rsidRDefault="00BD4E74">
      <w:pPr>
        <w:pStyle w:val="ListParagraph"/>
        <w:numPr>
          <w:ilvl w:val="2"/>
          <w:numId w:val="2"/>
        </w:numPr>
        <w:tabs>
          <w:tab w:val="left" w:pos="666"/>
        </w:tabs>
        <w:ind w:hanging="280"/>
      </w:pPr>
      <w:commentRangeStart w:id="122"/>
      <w:r>
        <w:t>Lack</w:t>
      </w:r>
      <w:r>
        <w:rPr>
          <w:spacing w:val="-3"/>
        </w:rPr>
        <w:t xml:space="preserve"> </w:t>
      </w:r>
      <w:r>
        <w:t>of</w:t>
      </w:r>
      <w:r>
        <w:rPr>
          <w:spacing w:val="-2"/>
        </w:rPr>
        <w:t xml:space="preserve"> </w:t>
      </w:r>
      <w:r>
        <w:t>an</w:t>
      </w:r>
      <w:r>
        <w:rPr>
          <w:spacing w:val="-2"/>
        </w:rPr>
        <w:t xml:space="preserve"> </w:t>
      </w:r>
      <w:r>
        <w:t>established</w:t>
      </w:r>
      <w:r>
        <w:rPr>
          <w:spacing w:val="-3"/>
        </w:rPr>
        <w:t xml:space="preserve"> </w:t>
      </w:r>
      <w:r>
        <w:t>data</w:t>
      </w:r>
      <w:r>
        <w:rPr>
          <w:spacing w:val="-2"/>
        </w:rPr>
        <w:t xml:space="preserve"> </w:t>
      </w:r>
      <w:r>
        <w:t>collection</w:t>
      </w:r>
      <w:r>
        <w:rPr>
          <w:spacing w:val="-2"/>
        </w:rPr>
        <w:t xml:space="preserve"> </w:t>
      </w:r>
      <w:r>
        <w:t>platform</w:t>
      </w:r>
      <w:r>
        <w:rPr>
          <w:spacing w:val="-2"/>
        </w:rPr>
        <w:t xml:space="preserve"> </w:t>
      </w:r>
      <w:r>
        <w:t>to</w:t>
      </w:r>
      <w:r>
        <w:rPr>
          <w:spacing w:val="-3"/>
        </w:rPr>
        <w:t xml:space="preserve"> </w:t>
      </w:r>
      <w:r>
        <w:t>collect</w:t>
      </w:r>
      <w:r>
        <w:rPr>
          <w:spacing w:val="-2"/>
        </w:rPr>
        <w:t xml:space="preserve"> </w:t>
      </w:r>
      <w:r>
        <w:t>phone</w:t>
      </w:r>
      <w:r>
        <w:rPr>
          <w:spacing w:val="-2"/>
        </w:rPr>
        <w:t xml:space="preserve"> </w:t>
      </w:r>
      <w:r>
        <w:t>survey-ICASES</w:t>
      </w:r>
      <w:commentRangeEnd w:id="122"/>
      <w:r>
        <w:rPr>
          <w:rStyle w:val="CommentReference"/>
        </w:rPr>
        <w:commentReference w:id="122"/>
      </w:r>
    </w:p>
    <w:p w14:paraId="7B73C4E1" w14:textId="77777777" w:rsidR="00054221" w:rsidRDefault="00BD4E74">
      <w:pPr>
        <w:pStyle w:val="ListParagraph"/>
        <w:numPr>
          <w:ilvl w:val="2"/>
          <w:numId w:val="2"/>
        </w:numPr>
        <w:tabs>
          <w:tab w:val="left" w:pos="666"/>
        </w:tabs>
        <w:ind w:hanging="280"/>
      </w:pPr>
      <w:r>
        <w:rPr>
          <w:w w:val="95"/>
        </w:rPr>
        <w:t>Weather</w:t>
      </w:r>
      <w:r>
        <w:rPr>
          <w:spacing w:val="21"/>
          <w:w w:val="95"/>
        </w:rPr>
        <w:t xml:space="preserve"> </w:t>
      </w:r>
      <w:r>
        <w:rPr>
          <w:w w:val="95"/>
        </w:rPr>
        <w:t>disruptions/rainy</w:t>
      </w:r>
      <w:r>
        <w:rPr>
          <w:spacing w:val="21"/>
          <w:w w:val="95"/>
        </w:rPr>
        <w:t xml:space="preserve"> </w:t>
      </w:r>
      <w:r>
        <w:rPr>
          <w:w w:val="95"/>
        </w:rPr>
        <w:t>season</w:t>
      </w:r>
    </w:p>
    <w:p w14:paraId="2354EEB7" w14:textId="77777777" w:rsidR="00054221" w:rsidRDefault="00054221">
      <w:pPr>
        <w:sectPr w:rsidR="00054221">
          <w:pgSz w:w="12240" w:h="15840"/>
          <w:pgMar w:top="1340" w:right="860" w:bottom="1080" w:left="1320" w:header="0" w:footer="888" w:gutter="0"/>
          <w:cols w:space="720"/>
        </w:sectPr>
      </w:pPr>
    </w:p>
    <w:p w14:paraId="0C56A971" w14:textId="77777777" w:rsidR="00054221" w:rsidRDefault="00BD4E74">
      <w:pPr>
        <w:pStyle w:val="Heading1"/>
        <w:numPr>
          <w:ilvl w:val="0"/>
          <w:numId w:val="9"/>
        </w:numPr>
        <w:tabs>
          <w:tab w:val="left" w:pos="765"/>
          <w:tab w:val="left" w:pos="766"/>
        </w:tabs>
        <w:ind w:left="765" w:hanging="646"/>
      </w:pPr>
      <w:bookmarkStart w:id="123" w:name="References"/>
      <w:bookmarkStart w:id="124" w:name="_bookmark28"/>
      <w:bookmarkEnd w:id="123"/>
      <w:bookmarkEnd w:id="124"/>
      <w:r>
        <w:lastRenderedPageBreak/>
        <w:t>References</w:t>
      </w:r>
    </w:p>
    <w:p w14:paraId="73AF080C" w14:textId="77777777" w:rsidR="00054221" w:rsidRDefault="00BD4E74">
      <w:pPr>
        <w:pStyle w:val="ListParagraph"/>
        <w:numPr>
          <w:ilvl w:val="1"/>
          <w:numId w:val="9"/>
        </w:numPr>
        <w:tabs>
          <w:tab w:val="left" w:pos="666"/>
        </w:tabs>
        <w:spacing w:before="282" w:line="314" w:lineRule="auto"/>
        <w:ind w:right="577"/>
        <w:jc w:val="both"/>
      </w:pPr>
      <w:proofErr w:type="spellStart"/>
      <w:r>
        <w:rPr>
          <w:w w:val="95"/>
        </w:rPr>
        <w:t>Elkasabi</w:t>
      </w:r>
      <w:proofErr w:type="spellEnd"/>
      <w:r>
        <w:rPr>
          <w:w w:val="95"/>
        </w:rPr>
        <w:t>,</w:t>
      </w:r>
      <w:r>
        <w:rPr>
          <w:spacing w:val="47"/>
        </w:rPr>
        <w:t xml:space="preserve"> </w:t>
      </w:r>
      <w:r>
        <w:rPr>
          <w:w w:val="95"/>
        </w:rPr>
        <w:t>M. A. (2015).</w:t>
      </w:r>
      <w:r>
        <w:rPr>
          <w:spacing w:val="48"/>
        </w:rPr>
        <w:t xml:space="preserve"> </w:t>
      </w:r>
      <w:r>
        <w:rPr>
          <w:w w:val="95"/>
        </w:rPr>
        <w:t>Weighting procedures for dual frame telephone surveys:</w:t>
      </w:r>
      <w:r>
        <w:rPr>
          <w:spacing w:val="48"/>
        </w:rPr>
        <w:t xml:space="preserve"> </w:t>
      </w:r>
      <w:r>
        <w:rPr>
          <w:w w:val="95"/>
        </w:rPr>
        <w:t>A case study</w:t>
      </w:r>
      <w:r>
        <w:rPr>
          <w:spacing w:val="1"/>
          <w:w w:val="95"/>
        </w:rPr>
        <w:t xml:space="preserve"> </w:t>
      </w:r>
      <w:r>
        <w:rPr>
          <w:spacing w:val="-1"/>
        </w:rPr>
        <w:t>in</w:t>
      </w:r>
      <w:r>
        <w:rPr>
          <w:spacing w:val="-12"/>
        </w:rPr>
        <w:t xml:space="preserve"> </w:t>
      </w:r>
      <w:r>
        <w:rPr>
          <w:spacing w:val="-1"/>
        </w:rPr>
        <w:t>Egypt.</w:t>
      </w:r>
      <w:r>
        <w:rPr>
          <w:spacing w:val="11"/>
        </w:rPr>
        <w:t xml:space="preserve"> </w:t>
      </w:r>
      <w:r>
        <w:rPr>
          <w:spacing w:val="-1"/>
        </w:rPr>
        <w:t>Survey</w:t>
      </w:r>
      <w:r>
        <w:rPr>
          <w:spacing w:val="-12"/>
        </w:rPr>
        <w:t xml:space="preserve"> </w:t>
      </w:r>
      <w:r>
        <w:rPr>
          <w:spacing w:val="-1"/>
        </w:rPr>
        <w:t>Insights:</w:t>
      </w:r>
      <w:r>
        <w:rPr>
          <w:spacing w:val="10"/>
        </w:rPr>
        <w:t xml:space="preserve"> </w:t>
      </w:r>
      <w:r>
        <w:t>Methods</w:t>
      </w:r>
      <w:r>
        <w:rPr>
          <w:spacing w:val="-12"/>
        </w:rPr>
        <w:t xml:space="preserve"> </w:t>
      </w:r>
      <w:r>
        <w:t>from</w:t>
      </w:r>
      <w:r>
        <w:rPr>
          <w:spacing w:val="-12"/>
        </w:rPr>
        <w:t xml:space="preserve"> </w:t>
      </w:r>
      <w:r>
        <w:t>the</w:t>
      </w:r>
      <w:r>
        <w:rPr>
          <w:spacing w:val="-12"/>
        </w:rPr>
        <w:t xml:space="preserve"> </w:t>
      </w:r>
      <w:r>
        <w:t>Field.</w:t>
      </w:r>
      <w:r>
        <w:rPr>
          <w:spacing w:val="12"/>
        </w:rPr>
        <w:t xml:space="preserve"> </w:t>
      </w:r>
      <w:r>
        <w:t>Weighting:</w:t>
      </w:r>
      <w:r>
        <w:rPr>
          <w:spacing w:val="9"/>
        </w:rPr>
        <w:t xml:space="preserve"> </w:t>
      </w:r>
      <w:r>
        <w:t>Practical</w:t>
      </w:r>
      <w:r>
        <w:rPr>
          <w:spacing w:val="-11"/>
        </w:rPr>
        <w:t xml:space="preserve"> </w:t>
      </w:r>
      <w:r>
        <w:t>Issues</w:t>
      </w:r>
      <w:r>
        <w:rPr>
          <w:spacing w:val="-12"/>
        </w:rPr>
        <w:t xml:space="preserve"> </w:t>
      </w:r>
      <w:r>
        <w:t>and</w:t>
      </w:r>
      <w:r>
        <w:rPr>
          <w:spacing w:val="-12"/>
        </w:rPr>
        <w:t xml:space="preserve"> </w:t>
      </w:r>
      <w:r>
        <w:t>‘How</w:t>
      </w:r>
      <w:r>
        <w:rPr>
          <w:spacing w:val="-12"/>
        </w:rPr>
        <w:t xml:space="preserve"> </w:t>
      </w:r>
      <w:r>
        <w:t>to’</w:t>
      </w:r>
    </w:p>
    <w:p w14:paraId="1CD4B6D0" w14:textId="77777777" w:rsidR="00054221" w:rsidRDefault="00BD4E74">
      <w:pPr>
        <w:pStyle w:val="BodyText"/>
        <w:spacing w:before="2" w:line="314" w:lineRule="auto"/>
        <w:ind w:left="665" w:right="113"/>
        <w:jc w:val="both"/>
      </w:pPr>
      <w:r>
        <w:rPr>
          <w:w w:val="95"/>
        </w:rPr>
        <w:t>Approach.</w:t>
      </w:r>
      <w:r>
        <w:rPr>
          <w:spacing w:val="1"/>
          <w:w w:val="95"/>
        </w:rPr>
        <w:t xml:space="preserve"> </w:t>
      </w:r>
      <w:r>
        <w:rPr>
          <w:w w:val="95"/>
        </w:rPr>
        <w:t>1–11.</w:t>
      </w:r>
      <w:r>
        <w:rPr>
          <w:spacing w:val="1"/>
          <w:w w:val="95"/>
        </w:rPr>
        <w:t xml:space="preserve"> </w:t>
      </w:r>
      <w:r>
        <w:rPr>
          <w:w w:val="95"/>
        </w:rPr>
        <w:t>https://surveyinsights.org/wp-content/uploads/2015/02/Weighting-Procedures-</w:t>
      </w:r>
      <w:r>
        <w:rPr>
          <w:spacing w:val="1"/>
          <w:w w:val="95"/>
        </w:rPr>
        <w:t xml:space="preserve"> </w:t>
      </w:r>
      <w:r>
        <w:t>for-Dual-Frame-Telephone-Surveys.pdf</w:t>
      </w:r>
    </w:p>
    <w:p w14:paraId="2776062E" w14:textId="77777777" w:rsidR="00054221" w:rsidRDefault="00BD4E74">
      <w:pPr>
        <w:pStyle w:val="ListParagraph"/>
        <w:numPr>
          <w:ilvl w:val="1"/>
          <w:numId w:val="9"/>
        </w:numPr>
        <w:tabs>
          <w:tab w:val="left" w:pos="666"/>
        </w:tabs>
        <w:spacing w:before="162" w:line="314" w:lineRule="auto"/>
        <w:ind w:right="578"/>
        <w:jc w:val="both"/>
      </w:pPr>
      <w:proofErr w:type="spellStart"/>
      <w:r>
        <w:rPr>
          <w:w w:val="95"/>
        </w:rPr>
        <w:t>Glazerman</w:t>
      </w:r>
      <w:proofErr w:type="spellEnd"/>
      <w:r>
        <w:rPr>
          <w:w w:val="95"/>
        </w:rPr>
        <w:t>, S., Rosenbaum, M., Sandino, R., and Shaughnessy, L., (2020).</w:t>
      </w:r>
      <w:r>
        <w:rPr>
          <w:spacing w:val="47"/>
        </w:rPr>
        <w:t xml:space="preserve"> </w:t>
      </w:r>
      <w:r>
        <w:rPr>
          <w:w w:val="95"/>
        </w:rPr>
        <w:t>Remote Surveying</w:t>
      </w:r>
      <w:r>
        <w:rPr>
          <w:spacing w:val="1"/>
          <w:w w:val="95"/>
        </w:rPr>
        <w:t xml:space="preserve"> </w:t>
      </w:r>
      <w:r>
        <w:t>in</w:t>
      </w:r>
      <w:r>
        <w:rPr>
          <w:spacing w:val="11"/>
        </w:rPr>
        <w:t xml:space="preserve"> </w:t>
      </w:r>
      <w:r>
        <w:t>a</w:t>
      </w:r>
      <w:r>
        <w:rPr>
          <w:spacing w:val="11"/>
        </w:rPr>
        <w:t xml:space="preserve"> </w:t>
      </w:r>
      <w:r>
        <w:t>Pandemic:</w:t>
      </w:r>
      <w:r>
        <w:rPr>
          <w:spacing w:val="32"/>
        </w:rPr>
        <w:t xml:space="preserve"> </w:t>
      </w:r>
      <w:r>
        <w:t>Handbook.</w:t>
      </w:r>
      <w:r>
        <w:rPr>
          <w:spacing w:val="33"/>
        </w:rPr>
        <w:t xml:space="preserve"> </w:t>
      </w:r>
      <w:r>
        <w:t>Newark,</w:t>
      </w:r>
      <w:r>
        <w:rPr>
          <w:spacing w:val="11"/>
        </w:rPr>
        <w:t xml:space="preserve"> </w:t>
      </w:r>
      <w:r>
        <w:t>DE:</w:t>
      </w:r>
      <w:r>
        <w:rPr>
          <w:spacing w:val="11"/>
        </w:rPr>
        <w:t xml:space="preserve"> </w:t>
      </w:r>
      <w:r>
        <w:t>Innovation</w:t>
      </w:r>
      <w:r>
        <w:rPr>
          <w:spacing w:val="11"/>
        </w:rPr>
        <w:t xml:space="preserve"> </w:t>
      </w:r>
      <w:r>
        <w:t>for</w:t>
      </w:r>
      <w:r>
        <w:rPr>
          <w:spacing w:val="11"/>
        </w:rPr>
        <w:t xml:space="preserve"> </w:t>
      </w:r>
      <w:r>
        <w:t>Poverty</w:t>
      </w:r>
      <w:r>
        <w:rPr>
          <w:spacing w:val="11"/>
        </w:rPr>
        <w:t xml:space="preserve"> </w:t>
      </w:r>
      <w:r>
        <w:t>Action</w:t>
      </w:r>
      <w:r>
        <w:rPr>
          <w:spacing w:val="11"/>
        </w:rPr>
        <w:t xml:space="preserve"> </w:t>
      </w:r>
      <w:r>
        <w:t>(IPA).</w:t>
      </w:r>
    </w:p>
    <w:p w14:paraId="75D7EA86" w14:textId="77777777" w:rsidR="00054221" w:rsidRDefault="00BD4E74">
      <w:pPr>
        <w:pStyle w:val="ListParagraph"/>
        <w:numPr>
          <w:ilvl w:val="1"/>
          <w:numId w:val="9"/>
        </w:numPr>
        <w:tabs>
          <w:tab w:val="left" w:pos="666"/>
        </w:tabs>
        <w:spacing w:before="162" w:line="314" w:lineRule="auto"/>
        <w:ind w:right="578"/>
        <w:jc w:val="both"/>
      </w:pPr>
      <w:r>
        <w:t>Kelly</w:t>
      </w:r>
      <w:r>
        <w:rPr>
          <w:spacing w:val="23"/>
        </w:rPr>
        <w:t xml:space="preserve"> </w:t>
      </w:r>
      <w:proofErr w:type="spellStart"/>
      <w:r>
        <w:t>L’Engle</w:t>
      </w:r>
      <w:proofErr w:type="spellEnd"/>
      <w:r>
        <w:t>,</w:t>
      </w:r>
      <w:r>
        <w:rPr>
          <w:spacing w:val="26"/>
        </w:rPr>
        <w:t xml:space="preserve"> </w:t>
      </w:r>
      <w:r>
        <w:t>E.</w:t>
      </w:r>
      <w:r>
        <w:rPr>
          <w:spacing w:val="24"/>
        </w:rPr>
        <w:t xml:space="preserve"> </w:t>
      </w:r>
      <w:r>
        <w:t>S.,</w:t>
      </w:r>
      <w:r>
        <w:rPr>
          <w:spacing w:val="26"/>
        </w:rPr>
        <w:t xml:space="preserve"> </w:t>
      </w:r>
      <w:proofErr w:type="spellStart"/>
      <w:r>
        <w:t>Adimazoya</w:t>
      </w:r>
      <w:proofErr w:type="spellEnd"/>
      <w:r>
        <w:t>,</w:t>
      </w:r>
      <w:r>
        <w:rPr>
          <w:spacing w:val="27"/>
        </w:rPr>
        <w:t xml:space="preserve"> </w:t>
      </w:r>
      <w:r>
        <w:t>E.</w:t>
      </w:r>
      <w:r>
        <w:rPr>
          <w:spacing w:val="23"/>
        </w:rPr>
        <w:t xml:space="preserve"> </w:t>
      </w:r>
      <w:r>
        <w:t>A.,</w:t>
      </w:r>
      <w:r>
        <w:rPr>
          <w:spacing w:val="26"/>
        </w:rPr>
        <w:t xml:space="preserve"> </w:t>
      </w:r>
      <w:proofErr w:type="spellStart"/>
      <w:r>
        <w:t>Yartey</w:t>
      </w:r>
      <w:proofErr w:type="spellEnd"/>
      <w:r>
        <w:t>,</w:t>
      </w:r>
      <w:r>
        <w:rPr>
          <w:spacing w:val="26"/>
        </w:rPr>
        <w:t xml:space="preserve"> </w:t>
      </w:r>
      <w:r>
        <w:t>E.,</w:t>
      </w:r>
      <w:r>
        <w:rPr>
          <w:spacing w:val="26"/>
        </w:rPr>
        <w:t xml:space="preserve"> </w:t>
      </w:r>
      <w:proofErr w:type="spellStart"/>
      <w:r>
        <w:t>Lenzi</w:t>
      </w:r>
      <w:proofErr w:type="spellEnd"/>
      <w:r>
        <w:t>,</w:t>
      </w:r>
      <w:r>
        <w:rPr>
          <w:spacing w:val="25"/>
        </w:rPr>
        <w:t xml:space="preserve"> </w:t>
      </w:r>
      <w:r>
        <w:t>R.,</w:t>
      </w:r>
      <w:r>
        <w:rPr>
          <w:spacing w:val="26"/>
        </w:rPr>
        <w:t xml:space="preserve"> </w:t>
      </w:r>
      <w:proofErr w:type="spellStart"/>
      <w:r>
        <w:t>Tarpo</w:t>
      </w:r>
      <w:proofErr w:type="spellEnd"/>
      <w:r>
        <w:t>,</w:t>
      </w:r>
      <w:r>
        <w:rPr>
          <w:spacing w:val="26"/>
        </w:rPr>
        <w:t xml:space="preserve"> </w:t>
      </w:r>
      <w:r>
        <w:t>C.,</w:t>
      </w:r>
      <w:r>
        <w:rPr>
          <w:spacing w:val="26"/>
        </w:rPr>
        <w:t xml:space="preserve"> </w:t>
      </w:r>
      <w:proofErr w:type="spellStart"/>
      <w:r>
        <w:t>Heward</w:t>
      </w:r>
      <w:proofErr w:type="spellEnd"/>
      <w:r>
        <w:t>-Mills,</w:t>
      </w:r>
      <w:r>
        <w:rPr>
          <w:spacing w:val="26"/>
        </w:rPr>
        <w:t xml:space="preserve"> </w:t>
      </w:r>
      <w:r>
        <w:t>N.</w:t>
      </w:r>
      <w:r>
        <w:rPr>
          <w:spacing w:val="-50"/>
        </w:rPr>
        <w:t xml:space="preserve"> </w:t>
      </w:r>
      <w:r>
        <w:t>L.,</w:t>
      </w:r>
      <w:r>
        <w:rPr>
          <w:spacing w:val="-4"/>
        </w:rPr>
        <w:t xml:space="preserve"> </w:t>
      </w:r>
      <w:r>
        <w:t>Lew,</w:t>
      </w:r>
      <w:r>
        <w:rPr>
          <w:spacing w:val="-4"/>
        </w:rPr>
        <w:t xml:space="preserve"> </w:t>
      </w:r>
      <w:r>
        <w:t>K.</w:t>
      </w:r>
      <w:r>
        <w:rPr>
          <w:spacing w:val="-5"/>
        </w:rPr>
        <w:t xml:space="preserve"> </w:t>
      </w:r>
      <w:r>
        <w:t>and</w:t>
      </w:r>
      <w:r>
        <w:rPr>
          <w:spacing w:val="-5"/>
        </w:rPr>
        <w:t xml:space="preserve"> </w:t>
      </w:r>
      <w:proofErr w:type="spellStart"/>
      <w:r>
        <w:t>Ampeh</w:t>
      </w:r>
      <w:proofErr w:type="spellEnd"/>
      <w:r>
        <w:t>,</w:t>
      </w:r>
      <w:r>
        <w:rPr>
          <w:spacing w:val="-4"/>
        </w:rPr>
        <w:t xml:space="preserve"> </w:t>
      </w:r>
      <w:r>
        <w:t>Y.</w:t>
      </w:r>
      <w:r>
        <w:rPr>
          <w:spacing w:val="-5"/>
        </w:rPr>
        <w:t xml:space="preserve"> </w:t>
      </w:r>
      <w:r>
        <w:t>(2018).</w:t>
      </w:r>
      <w:r>
        <w:rPr>
          <w:spacing w:val="17"/>
        </w:rPr>
        <w:t xml:space="preserve"> </w:t>
      </w:r>
      <w:r>
        <w:t>Survey</w:t>
      </w:r>
      <w:r>
        <w:rPr>
          <w:spacing w:val="-5"/>
        </w:rPr>
        <w:t xml:space="preserve"> </w:t>
      </w:r>
      <w:r>
        <w:t>research</w:t>
      </w:r>
      <w:r>
        <w:rPr>
          <w:spacing w:val="-5"/>
        </w:rPr>
        <w:t xml:space="preserve"> </w:t>
      </w:r>
      <w:r>
        <w:t>with</w:t>
      </w:r>
      <w:r>
        <w:rPr>
          <w:spacing w:val="-5"/>
        </w:rPr>
        <w:t xml:space="preserve"> </w:t>
      </w:r>
      <w:r>
        <w:t>a</w:t>
      </w:r>
      <w:r>
        <w:rPr>
          <w:spacing w:val="-5"/>
        </w:rPr>
        <w:t xml:space="preserve"> </w:t>
      </w:r>
      <w:r>
        <w:t>random</w:t>
      </w:r>
      <w:r>
        <w:rPr>
          <w:spacing w:val="-5"/>
        </w:rPr>
        <w:t xml:space="preserve"> </w:t>
      </w:r>
      <w:r>
        <w:t>digit</w:t>
      </w:r>
      <w:r>
        <w:rPr>
          <w:spacing w:val="-5"/>
        </w:rPr>
        <w:t xml:space="preserve"> </w:t>
      </w:r>
      <w:r>
        <w:t>dial</w:t>
      </w:r>
      <w:r>
        <w:rPr>
          <w:spacing w:val="-6"/>
        </w:rPr>
        <w:t xml:space="preserve"> </w:t>
      </w:r>
      <w:r>
        <w:t>national</w:t>
      </w:r>
      <w:r>
        <w:rPr>
          <w:spacing w:val="-5"/>
        </w:rPr>
        <w:t xml:space="preserve"> </w:t>
      </w:r>
      <w:r>
        <w:t>mobile</w:t>
      </w:r>
      <w:r>
        <w:rPr>
          <w:spacing w:val="-50"/>
        </w:rPr>
        <w:t xml:space="preserve"> </w:t>
      </w:r>
      <w:r>
        <w:t>phone</w:t>
      </w:r>
      <w:r>
        <w:rPr>
          <w:spacing w:val="12"/>
        </w:rPr>
        <w:t xml:space="preserve"> </w:t>
      </w:r>
      <w:r>
        <w:t>sample</w:t>
      </w:r>
      <w:r>
        <w:rPr>
          <w:spacing w:val="13"/>
        </w:rPr>
        <w:t xml:space="preserve"> </w:t>
      </w:r>
      <w:r>
        <w:t>in</w:t>
      </w:r>
      <w:r>
        <w:rPr>
          <w:spacing w:val="12"/>
        </w:rPr>
        <w:t xml:space="preserve"> </w:t>
      </w:r>
      <w:r>
        <w:t>Ghana:</w:t>
      </w:r>
      <w:r>
        <w:rPr>
          <w:spacing w:val="35"/>
        </w:rPr>
        <w:t xml:space="preserve"> </w:t>
      </w:r>
      <w:r>
        <w:t>methods</w:t>
      </w:r>
      <w:r>
        <w:rPr>
          <w:spacing w:val="13"/>
        </w:rPr>
        <w:t xml:space="preserve"> </w:t>
      </w:r>
      <w:r>
        <w:t>and</w:t>
      </w:r>
      <w:r>
        <w:rPr>
          <w:spacing w:val="12"/>
        </w:rPr>
        <w:t xml:space="preserve"> </w:t>
      </w:r>
      <w:r>
        <w:t>sample</w:t>
      </w:r>
      <w:r>
        <w:rPr>
          <w:spacing w:val="13"/>
        </w:rPr>
        <w:t xml:space="preserve"> </w:t>
      </w:r>
      <w:r>
        <w:t>quality.</w:t>
      </w:r>
      <w:r>
        <w:rPr>
          <w:spacing w:val="35"/>
        </w:rPr>
        <w:t xml:space="preserve"> </w:t>
      </w:r>
      <w:proofErr w:type="spellStart"/>
      <w:r>
        <w:t>PloS</w:t>
      </w:r>
      <w:proofErr w:type="spellEnd"/>
      <w:r>
        <w:rPr>
          <w:spacing w:val="12"/>
        </w:rPr>
        <w:t xml:space="preserve"> </w:t>
      </w:r>
      <w:r>
        <w:t>one,</w:t>
      </w:r>
      <w:r>
        <w:rPr>
          <w:spacing w:val="13"/>
        </w:rPr>
        <w:t xml:space="preserve"> </w:t>
      </w:r>
      <w:r>
        <w:t>13(1).</w:t>
      </w:r>
    </w:p>
    <w:p w14:paraId="774D1262" w14:textId="77777777" w:rsidR="00054221" w:rsidRDefault="00BD4E74">
      <w:pPr>
        <w:pStyle w:val="ListParagraph"/>
        <w:numPr>
          <w:ilvl w:val="1"/>
          <w:numId w:val="9"/>
        </w:numPr>
        <w:tabs>
          <w:tab w:val="left" w:pos="666"/>
        </w:tabs>
        <w:spacing w:before="163" w:line="314" w:lineRule="auto"/>
        <w:ind w:right="576"/>
        <w:jc w:val="both"/>
      </w:pPr>
      <w:r>
        <w:t xml:space="preserve">Nagpal, K., Mathur, M. R., Biswas, A., and </w:t>
      </w:r>
      <w:proofErr w:type="spellStart"/>
      <w:r>
        <w:t>Fraker</w:t>
      </w:r>
      <w:proofErr w:type="spellEnd"/>
      <w:r>
        <w:t>, A. (2021). Who do phone surveys miss,</w:t>
      </w:r>
      <w:r>
        <w:rPr>
          <w:spacing w:val="1"/>
        </w:rPr>
        <w:t xml:space="preserve"> </w:t>
      </w:r>
      <w:r>
        <w:rPr>
          <w:spacing w:val="-1"/>
        </w:rPr>
        <w:t xml:space="preserve">and how to reduce exclusion: recommendations </w:t>
      </w:r>
      <w:r>
        <w:t>from phone surveys in nine Indian states.</w:t>
      </w:r>
      <w:r>
        <w:rPr>
          <w:spacing w:val="1"/>
        </w:rPr>
        <w:t xml:space="preserve"> </w:t>
      </w:r>
      <w:r>
        <w:t>BMJ</w:t>
      </w:r>
      <w:r>
        <w:rPr>
          <w:spacing w:val="7"/>
        </w:rPr>
        <w:t xml:space="preserve"> </w:t>
      </w:r>
      <w:r>
        <w:t>Global</w:t>
      </w:r>
      <w:r>
        <w:rPr>
          <w:spacing w:val="7"/>
        </w:rPr>
        <w:t xml:space="preserve"> </w:t>
      </w:r>
      <w:r>
        <w:t>Health</w:t>
      </w:r>
      <w:r>
        <w:rPr>
          <w:spacing w:val="8"/>
        </w:rPr>
        <w:t xml:space="preserve"> </w:t>
      </w:r>
      <w:r>
        <w:t>2021;</w:t>
      </w:r>
      <w:proofErr w:type="gramStart"/>
      <w:r>
        <w:t>6:e</w:t>
      </w:r>
      <w:proofErr w:type="gramEnd"/>
      <w:r>
        <w:t>005610.</w:t>
      </w:r>
      <w:r>
        <w:rPr>
          <w:spacing w:val="28"/>
        </w:rPr>
        <w:t xml:space="preserve"> </w:t>
      </w:r>
      <w:r>
        <w:t>doi:10.1136/bmjgh-2021-005610</w:t>
      </w:r>
    </w:p>
    <w:p w14:paraId="62C7359B" w14:textId="77777777" w:rsidR="00054221" w:rsidRDefault="00BD4E74">
      <w:pPr>
        <w:pStyle w:val="ListParagraph"/>
        <w:numPr>
          <w:ilvl w:val="1"/>
          <w:numId w:val="9"/>
        </w:numPr>
        <w:tabs>
          <w:tab w:val="left" w:pos="666"/>
        </w:tabs>
        <w:spacing w:before="163" w:line="314" w:lineRule="auto"/>
        <w:ind w:right="577"/>
        <w:jc w:val="both"/>
      </w:pPr>
      <w:r>
        <w:rPr>
          <w:w w:val="95"/>
        </w:rPr>
        <w:t xml:space="preserve">Valliant, R., </w:t>
      </w:r>
      <w:proofErr w:type="spellStart"/>
      <w:r>
        <w:rPr>
          <w:w w:val="95"/>
        </w:rPr>
        <w:t>Dever</w:t>
      </w:r>
      <w:proofErr w:type="spellEnd"/>
      <w:r>
        <w:rPr>
          <w:w w:val="95"/>
        </w:rPr>
        <w:t xml:space="preserve">, J. A., and </w:t>
      </w:r>
      <w:proofErr w:type="spellStart"/>
      <w:r>
        <w:rPr>
          <w:w w:val="95"/>
        </w:rPr>
        <w:t>Kreuter</w:t>
      </w:r>
      <w:proofErr w:type="spellEnd"/>
      <w:r>
        <w:rPr>
          <w:w w:val="95"/>
        </w:rPr>
        <w:t>, F. (2013).</w:t>
      </w:r>
      <w:r>
        <w:rPr>
          <w:spacing w:val="1"/>
          <w:w w:val="95"/>
        </w:rPr>
        <w:t xml:space="preserve"> </w:t>
      </w:r>
      <w:r>
        <w:rPr>
          <w:w w:val="95"/>
        </w:rPr>
        <w:t>Practical Tools for Designing and Weighting</w:t>
      </w:r>
      <w:r>
        <w:rPr>
          <w:spacing w:val="1"/>
          <w:w w:val="95"/>
        </w:rPr>
        <w:t xml:space="preserve"> </w:t>
      </w:r>
      <w:r>
        <w:t>Survey</w:t>
      </w:r>
      <w:r>
        <w:rPr>
          <w:spacing w:val="15"/>
        </w:rPr>
        <w:t xml:space="preserve"> </w:t>
      </w:r>
      <w:r>
        <w:t>Samples.</w:t>
      </w:r>
      <w:r>
        <w:rPr>
          <w:spacing w:val="38"/>
        </w:rPr>
        <w:t xml:space="preserve"> </w:t>
      </w:r>
      <w:r>
        <w:t>Springer</w:t>
      </w:r>
      <w:r>
        <w:rPr>
          <w:spacing w:val="15"/>
        </w:rPr>
        <w:t xml:space="preserve"> </w:t>
      </w:r>
      <w:r>
        <w:t>Science</w:t>
      </w:r>
      <w:r>
        <w:rPr>
          <w:spacing w:val="16"/>
        </w:rPr>
        <w:t xml:space="preserve"> </w:t>
      </w:r>
      <w:r>
        <w:t>&amp;</w:t>
      </w:r>
      <w:r>
        <w:rPr>
          <w:spacing w:val="15"/>
        </w:rPr>
        <w:t xml:space="preserve"> </w:t>
      </w:r>
      <w:r>
        <w:t>Business</w:t>
      </w:r>
      <w:r>
        <w:rPr>
          <w:spacing w:val="15"/>
        </w:rPr>
        <w:t xml:space="preserve"> </w:t>
      </w:r>
      <w:r>
        <w:t>Media.</w:t>
      </w:r>
    </w:p>
    <w:p w14:paraId="0F606CD4" w14:textId="77777777" w:rsidR="00054221" w:rsidRDefault="00BD4E74">
      <w:pPr>
        <w:pStyle w:val="ListParagraph"/>
        <w:numPr>
          <w:ilvl w:val="1"/>
          <w:numId w:val="9"/>
        </w:numPr>
        <w:tabs>
          <w:tab w:val="left" w:pos="666"/>
        </w:tabs>
        <w:spacing w:before="162" w:line="314" w:lineRule="auto"/>
        <w:ind w:right="577"/>
        <w:jc w:val="both"/>
      </w:pPr>
      <w:r>
        <w:t>World Bank, (2020).</w:t>
      </w:r>
      <w:r>
        <w:rPr>
          <w:spacing w:val="1"/>
        </w:rPr>
        <w:t xml:space="preserve"> </w:t>
      </w:r>
      <w:r>
        <w:t>High Frequency Mobile Phone Surveys of Households to Assess the</w:t>
      </w:r>
      <w:r>
        <w:rPr>
          <w:spacing w:val="1"/>
        </w:rPr>
        <w:t xml:space="preserve"> </w:t>
      </w:r>
      <w:r>
        <w:rPr>
          <w:spacing w:val="-1"/>
        </w:rPr>
        <w:t>Impacts</w:t>
      </w:r>
      <w:r>
        <w:rPr>
          <w:spacing w:val="-8"/>
        </w:rPr>
        <w:t xml:space="preserve"> </w:t>
      </w:r>
      <w:r>
        <w:rPr>
          <w:spacing w:val="-1"/>
        </w:rPr>
        <w:t>of</w:t>
      </w:r>
      <w:r>
        <w:rPr>
          <w:spacing w:val="-8"/>
        </w:rPr>
        <w:t xml:space="preserve"> </w:t>
      </w:r>
      <w:r>
        <w:rPr>
          <w:spacing w:val="-1"/>
        </w:rPr>
        <w:t>COVID-19</w:t>
      </w:r>
      <w:r>
        <w:rPr>
          <w:spacing w:val="-8"/>
        </w:rPr>
        <w:t xml:space="preserve"> </w:t>
      </w:r>
      <w:r>
        <w:rPr>
          <w:spacing w:val="-1"/>
        </w:rPr>
        <w:t>April</w:t>
      </w:r>
      <w:r>
        <w:rPr>
          <w:spacing w:val="-8"/>
        </w:rPr>
        <w:t xml:space="preserve"> </w:t>
      </w:r>
      <w:r>
        <w:t>2020.</w:t>
      </w:r>
      <w:r>
        <w:rPr>
          <w:spacing w:val="9"/>
        </w:rPr>
        <w:t xml:space="preserve"> </w:t>
      </w:r>
      <w:r>
        <w:t>Guidelines</w:t>
      </w:r>
      <w:r>
        <w:rPr>
          <w:spacing w:val="-8"/>
        </w:rPr>
        <w:t xml:space="preserve"> </w:t>
      </w:r>
      <w:r>
        <w:t>on</w:t>
      </w:r>
      <w:r>
        <w:rPr>
          <w:spacing w:val="-8"/>
        </w:rPr>
        <w:t xml:space="preserve"> </w:t>
      </w:r>
      <w:r>
        <w:t>Sampling</w:t>
      </w:r>
      <w:r>
        <w:rPr>
          <w:spacing w:val="-8"/>
        </w:rPr>
        <w:t xml:space="preserve"> </w:t>
      </w:r>
      <w:r>
        <w:t>Design</w:t>
      </w:r>
      <w:r>
        <w:rPr>
          <w:spacing w:val="-8"/>
        </w:rPr>
        <w:t xml:space="preserve"> </w:t>
      </w:r>
      <w:r>
        <w:t>(Prepared</w:t>
      </w:r>
      <w:r>
        <w:rPr>
          <w:spacing w:val="-7"/>
        </w:rPr>
        <w:t xml:space="preserve"> </w:t>
      </w:r>
      <w:r>
        <w:t>by</w:t>
      </w:r>
      <w:r>
        <w:rPr>
          <w:spacing w:val="-8"/>
        </w:rPr>
        <w:t xml:space="preserve"> </w:t>
      </w:r>
      <w:proofErr w:type="spellStart"/>
      <w:r>
        <w:t>Himelein</w:t>
      </w:r>
      <w:proofErr w:type="spellEnd"/>
      <w:r>
        <w:rPr>
          <w:spacing w:val="-8"/>
        </w:rPr>
        <w:t xml:space="preserve"> </w:t>
      </w:r>
      <w:r>
        <w:t>K.</w:t>
      </w:r>
      <w:r>
        <w:rPr>
          <w:spacing w:val="-51"/>
        </w:rPr>
        <w:t xml:space="preserve"> </w:t>
      </w:r>
      <w:r>
        <w:t>Eckman</w:t>
      </w:r>
      <w:r>
        <w:rPr>
          <w:spacing w:val="17"/>
        </w:rPr>
        <w:t xml:space="preserve"> </w:t>
      </w:r>
      <w:r>
        <w:t>S.</w:t>
      </w:r>
      <w:r>
        <w:rPr>
          <w:spacing w:val="18"/>
        </w:rPr>
        <w:t xml:space="preserve"> </w:t>
      </w:r>
      <w:proofErr w:type="spellStart"/>
      <w:r>
        <w:t>Kastelic</w:t>
      </w:r>
      <w:proofErr w:type="spellEnd"/>
      <w:r>
        <w:rPr>
          <w:spacing w:val="18"/>
        </w:rPr>
        <w:t xml:space="preserve"> </w:t>
      </w:r>
      <w:r>
        <w:t>J</w:t>
      </w:r>
      <w:r>
        <w:rPr>
          <w:spacing w:val="18"/>
        </w:rPr>
        <w:t xml:space="preserve"> </w:t>
      </w:r>
      <w:r>
        <w:t>and</w:t>
      </w:r>
      <w:r>
        <w:rPr>
          <w:spacing w:val="18"/>
        </w:rPr>
        <w:t xml:space="preserve"> </w:t>
      </w:r>
      <w:r>
        <w:t>Yoshida</w:t>
      </w:r>
      <w:r>
        <w:rPr>
          <w:spacing w:val="17"/>
        </w:rPr>
        <w:t xml:space="preserve"> </w:t>
      </w:r>
      <w:r>
        <w:t>N)</w:t>
      </w:r>
    </w:p>
    <w:p w14:paraId="013BBB9D" w14:textId="77777777" w:rsidR="00054221" w:rsidRDefault="00054221">
      <w:pPr>
        <w:spacing w:line="314" w:lineRule="auto"/>
        <w:jc w:val="both"/>
        <w:sectPr w:rsidR="00054221">
          <w:pgSz w:w="12240" w:h="15840"/>
          <w:pgMar w:top="1260" w:right="860" w:bottom="1080" w:left="1320" w:header="0" w:footer="888" w:gutter="0"/>
          <w:cols w:space="720"/>
        </w:sectPr>
      </w:pPr>
    </w:p>
    <w:p w14:paraId="6B992B28" w14:textId="77777777" w:rsidR="00054221" w:rsidRDefault="00BD4E74">
      <w:pPr>
        <w:pStyle w:val="Heading1"/>
        <w:numPr>
          <w:ilvl w:val="0"/>
          <w:numId w:val="9"/>
        </w:numPr>
        <w:tabs>
          <w:tab w:val="left" w:pos="765"/>
          <w:tab w:val="left" w:pos="766"/>
        </w:tabs>
        <w:ind w:left="765" w:hanging="646"/>
      </w:pPr>
      <w:bookmarkStart w:id="125" w:name="Annexes"/>
      <w:bookmarkStart w:id="126" w:name="Attrition_Tables"/>
      <w:bookmarkStart w:id="127" w:name="_bookmark29"/>
      <w:bookmarkStart w:id="128" w:name="_bookmark30"/>
      <w:bookmarkEnd w:id="125"/>
      <w:bookmarkEnd w:id="126"/>
      <w:bookmarkEnd w:id="127"/>
      <w:bookmarkEnd w:id="128"/>
      <w:r>
        <w:lastRenderedPageBreak/>
        <w:t>Annexes</w:t>
      </w:r>
    </w:p>
    <w:p w14:paraId="6E19956A" w14:textId="77777777" w:rsidR="00054221" w:rsidRDefault="00BD4E74">
      <w:pPr>
        <w:pStyle w:val="Heading2"/>
        <w:numPr>
          <w:ilvl w:val="1"/>
          <w:numId w:val="1"/>
        </w:numPr>
        <w:tabs>
          <w:tab w:val="left" w:pos="867"/>
          <w:tab w:val="left" w:pos="868"/>
        </w:tabs>
        <w:spacing w:before="273"/>
      </w:pPr>
      <w:r>
        <w:rPr>
          <w:spacing w:val="-3"/>
        </w:rPr>
        <w:t xml:space="preserve">Attrition </w:t>
      </w:r>
      <w:r>
        <w:rPr>
          <w:spacing w:val="-2"/>
        </w:rPr>
        <w:t>Tables</w:t>
      </w:r>
    </w:p>
    <w:p w14:paraId="668600DC" w14:textId="77777777" w:rsidR="00054221" w:rsidRDefault="00BD4E74">
      <w:pPr>
        <w:pStyle w:val="BodyText"/>
        <w:spacing w:before="156"/>
        <w:ind w:left="257" w:right="715"/>
        <w:jc w:val="center"/>
      </w:pPr>
      <w:r>
        <w:t>Table</w:t>
      </w:r>
      <w:r>
        <w:rPr>
          <w:spacing w:val="-4"/>
        </w:rPr>
        <w:t xml:space="preserve"> </w:t>
      </w:r>
      <w:r>
        <w:t>25:</w:t>
      </w:r>
      <w:r>
        <w:rPr>
          <w:spacing w:val="14"/>
        </w:rPr>
        <w:t xml:space="preserve"> </w:t>
      </w:r>
      <w:r>
        <w:t>Myanmar</w:t>
      </w:r>
      <w:r>
        <w:rPr>
          <w:spacing w:val="-4"/>
        </w:rPr>
        <w:t xml:space="preserve"> </w:t>
      </w:r>
      <w:r>
        <w:t>Sample</w:t>
      </w:r>
      <w:r>
        <w:rPr>
          <w:spacing w:val="-3"/>
        </w:rPr>
        <w:t xml:space="preserve"> </w:t>
      </w:r>
      <w:r>
        <w:t>Balance</w:t>
      </w:r>
      <w:r>
        <w:rPr>
          <w:spacing w:val="-3"/>
        </w:rPr>
        <w:t xml:space="preserve"> </w:t>
      </w:r>
      <w:r>
        <w:t>Table</w:t>
      </w:r>
    </w:p>
    <w:p w14:paraId="3DDBF3C7" w14:textId="77777777" w:rsidR="00054221" w:rsidRDefault="00054221">
      <w:pPr>
        <w:pStyle w:val="BodyText"/>
        <w:spacing w:before="10"/>
      </w:pPr>
    </w:p>
    <w:tbl>
      <w:tblPr>
        <w:tblW w:w="0" w:type="auto"/>
        <w:tblInd w:w="1459" w:type="dxa"/>
        <w:tblLayout w:type="fixed"/>
        <w:tblCellMar>
          <w:left w:w="0" w:type="dxa"/>
          <w:right w:w="0" w:type="dxa"/>
        </w:tblCellMar>
        <w:tblLook w:val="01E0" w:firstRow="1" w:lastRow="1" w:firstColumn="1" w:lastColumn="1" w:noHBand="0" w:noVBand="0"/>
      </w:tblPr>
      <w:tblGrid>
        <w:gridCol w:w="4283"/>
        <w:gridCol w:w="757"/>
        <w:gridCol w:w="806"/>
        <w:gridCol w:w="852"/>
      </w:tblGrid>
      <w:tr w:rsidR="00054221" w14:paraId="75D4BA69" w14:textId="77777777">
        <w:trPr>
          <w:trHeight w:val="366"/>
        </w:trPr>
        <w:tc>
          <w:tcPr>
            <w:tcW w:w="4283" w:type="dxa"/>
            <w:tcBorders>
              <w:top w:val="double" w:sz="1" w:space="0" w:color="000000"/>
            </w:tcBorders>
          </w:tcPr>
          <w:p w14:paraId="3A23FCCC" w14:textId="77777777" w:rsidR="00054221" w:rsidRDefault="00BD4E74">
            <w:pPr>
              <w:pStyle w:val="TableParagraph"/>
              <w:spacing w:before="188" w:line="159" w:lineRule="exact"/>
              <w:ind w:left="119"/>
              <w:jc w:val="left"/>
              <w:rPr>
                <w:sz w:val="16"/>
              </w:rPr>
            </w:pPr>
            <w:r>
              <w:rPr>
                <w:w w:val="105"/>
                <w:sz w:val="16"/>
              </w:rPr>
              <w:t>Variable</w:t>
            </w:r>
          </w:p>
        </w:tc>
        <w:tc>
          <w:tcPr>
            <w:tcW w:w="757" w:type="dxa"/>
            <w:tcBorders>
              <w:top w:val="double" w:sz="1" w:space="0" w:color="000000"/>
            </w:tcBorders>
          </w:tcPr>
          <w:p w14:paraId="11A60058" w14:textId="77777777" w:rsidR="00054221" w:rsidRDefault="00BD4E74">
            <w:pPr>
              <w:pStyle w:val="TableParagraph"/>
              <w:spacing w:before="188" w:line="159" w:lineRule="exact"/>
              <w:ind w:left="134" w:right="134"/>
              <w:rPr>
                <w:sz w:val="16"/>
              </w:rPr>
            </w:pPr>
            <w:r>
              <w:rPr>
                <w:w w:val="110"/>
                <w:sz w:val="16"/>
              </w:rPr>
              <w:t>F2F</w:t>
            </w:r>
          </w:p>
        </w:tc>
        <w:tc>
          <w:tcPr>
            <w:tcW w:w="806" w:type="dxa"/>
            <w:tcBorders>
              <w:top w:val="double" w:sz="1" w:space="0" w:color="000000"/>
            </w:tcBorders>
          </w:tcPr>
          <w:p w14:paraId="2867E877" w14:textId="77777777" w:rsidR="00054221" w:rsidRDefault="00BD4E74">
            <w:pPr>
              <w:pStyle w:val="TableParagraph"/>
              <w:spacing w:before="0" w:line="180" w:lineRule="exact"/>
              <w:ind w:left="94"/>
              <w:jc w:val="left"/>
              <w:rPr>
                <w:sz w:val="16"/>
              </w:rPr>
            </w:pPr>
            <w:r>
              <w:rPr>
                <w:sz w:val="16"/>
              </w:rPr>
              <w:t>Myanmar</w:t>
            </w:r>
          </w:p>
          <w:p w14:paraId="354DF56C" w14:textId="77777777" w:rsidR="00054221" w:rsidRDefault="00BD4E74">
            <w:pPr>
              <w:pStyle w:val="TableParagraph"/>
              <w:spacing w:before="7" w:line="159" w:lineRule="exact"/>
              <w:ind w:left="118"/>
              <w:jc w:val="left"/>
              <w:rPr>
                <w:sz w:val="16"/>
              </w:rPr>
            </w:pPr>
            <w:r>
              <w:rPr>
                <w:w w:val="105"/>
                <w:sz w:val="16"/>
              </w:rPr>
              <w:t>Remote</w:t>
            </w:r>
          </w:p>
        </w:tc>
        <w:tc>
          <w:tcPr>
            <w:tcW w:w="852" w:type="dxa"/>
            <w:tcBorders>
              <w:top w:val="double" w:sz="1" w:space="0" w:color="000000"/>
            </w:tcBorders>
          </w:tcPr>
          <w:p w14:paraId="0ACD020F" w14:textId="77777777" w:rsidR="00054221" w:rsidRDefault="00BD4E74">
            <w:pPr>
              <w:pStyle w:val="TableParagraph"/>
              <w:spacing w:before="188" w:line="159" w:lineRule="exact"/>
              <w:ind w:right="288"/>
              <w:jc w:val="right"/>
              <w:rPr>
                <w:sz w:val="16"/>
              </w:rPr>
            </w:pPr>
            <w:r>
              <w:rPr>
                <w:sz w:val="16"/>
              </w:rPr>
              <w:t>Diff</w:t>
            </w:r>
          </w:p>
        </w:tc>
      </w:tr>
      <w:tr w:rsidR="00054221" w14:paraId="351A2DDF" w14:textId="77777777">
        <w:trPr>
          <w:trHeight w:val="23"/>
        </w:trPr>
        <w:tc>
          <w:tcPr>
            <w:tcW w:w="4283" w:type="dxa"/>
          </w:tcPr>
          <w:p w14:paraId="7D003A7D" w14:textId="77777777" w:rsidR="00054221" w:rsidRDefault="00054221">
            <w:pPr>
              <w:pStyle w:val="TableParagraph"/>
              <w:spacing w:before="0" w:line="240" w:lineRule="auto"/>
              <w:jc w:val="left"/>
              <w:rPr>
                <w:rFonts w:ascii="Times New Roman"/>
                <w:sz w:val="2"/>
              </w:rPr>
            </w:pPr>
          </w:p>
        </w:tc>
        <w:tc>
          <w:tcPr>
            <w:tcW w:w="757" w:type="dxa"/>
          </w:tcPr>
          <w:p w14:paraId="0CD0C06E" w14:textId="77777777" w:rsidR="00054221" w:rsidRDefault="00054221">
            <w:pPr>
              <w:pStyle w:val="TableParagraph"/>
              <w:spacing w:before="0" w:line="240" w:lineRule="auto"/>
              <w:jc w:val="left"/>
              <w:rPr>
                <w:rFonts w:ascii="Times New Roman"/>
                <w:sz w:val="2"/>
              </w:rPr>
            </w:pPr>
          </w:p>
        </w:tc>
        <w:tc>
          <w:tcPr>
            <w:tcW w:w="806" w:type="dxa"/>
          </w:tcPr>
          <w:p w14:paraId="3F72E88B" w14:textId="77777777" w:rsidR="00054221" w:rsidRDefault="00054221">
            <w:pPr>
              <w:pStyle w:val="TableParagraph"/>
              <w:spacing w:before="0" w:line="240" w:lineRule="auto"/>
              <w:jc w:val="left"/>
              <w:rPr>
                <w:rFonts w:ascii="Times New Roman"/>
                <w:sz w:val="2"/>
              </w:rPr>
            </w:pPr>
          </w:p>
        </w:tc>
        <w:tc>
          <w:tcPr>
            <w:tcW w:w="852" w:type="dxa"/>
          </w:tcPr>
          <w:p w14:paraId="364FF942" w14:textId="77777777" w:rsidR="00054221" w:rsidRDefault="00054221">
            <w:pPr>
              <w:pStyle w:val="TableParagraph"/>
              <w:spacing w:before="0" w:line="240" w:lineRule="auto"/>
              <w:jc w:val="left"/>
              <w:rPr>
                <w:rFonts w:ascii="Times New Roman"/>
                <w:sz w:val="2"/>
              </w:rPr>
            </w:pPr>
          </w:p>
        </w:tc>
      </w:tr>
      <w:tr w:rsidR="00054221" w14:paraId="2D5C81F3" w14:textId="77777777">
        <w:trPr>
          <w:trHeight w:val="349"/>
        </w:trPr>
        <w:tc>
          <w:tcPr>
            <w:tcW w:w="4283" w:type="dxa"/>
            <w:tcBorders>
              <w:top w:val="single" w:sz="4" w:space="0" w:color="000000"/>
            </w:tcBorders>
          </w:tcPr>
          <w:p w14:paraId="485E9622" w14:textId="77777777" w:rsidR="00054221" w:rsidRDefault="00BD4E74">
            <w:pPr>
              <w:pStyle w:val="TableParagraph"/>
              <w:spacing w:before="0" w:line="167" w:lineRule="exact"/>
              <w:ind w:left="119"/>
              <w:jc w:val="left"/>
              <w:rPr>
                <w:sz w:val="16"/>
              </w:rPr>
            </w:pPr>
            <w:r>
              <w:rPr>
                <w:w w:val="105"/>
                <w:sz w:val="16"/>
              </w:rPr>
              <w:t>Respondent</w:t>
            </w:r>
            <w:r>
              <w:rPr>
                <w:spacing w:val="3"/>
                <w:w w:val="105"/>
                <w:sz w:val="16"/>
              </w:rPr>
              <w:t xml:space="preserve"> </w:t>
            </w:r>
            <w:r>
              <w:rPr>
                <w:w w:val="105"/>
                <w:sz w:val="16"/>
              </w:rPr>
              <w:t>Age</w:t>
            </w:r>
          </w:p>
        </w:tc>
        <w:tc>
          <w:tcPr>
            <w:tcW w:w="757" w:type="dxa"/>
            <w:tcBorders>
              <w:top w:val="single" w:sz="4" w:space="0" w:color="000000"/>
            </w:tcBorders>
          </w:tcPr>
          <w:p w14:paraId="6FB2732F" w14:textId="77777777" w:rsidR="00054221" w:rsidRDefault="00BD4E74">
            <w:pPr>
              <w:pStyle w:val="TableParagraph"/>
              <w:spacing w:before="0" w:line="167" w:lineRule="exact"/>
              <w:ind w:left="184"/>
              <w:jc w:val="left"/>
              <w:rPr>
                <w:sz w:val="16"/>
              </w:rPr>
            </w:pPr>
            <w:r>
              <w:rPr>
                <w:sz w:val="16"/>
              </w:rPr>
              <w:t>42.24</w:t>
            </w:r>
          </w:p>
          <w:p w14:paraId="2BF9D44D" w14:textId="77777777" w:rsidR="00054221" w:rsidRDefault="00BD4E74">
            <w:pPr>
              <w:pStyle w:val="TableParagraph"/>
              <w:spacing w:before="7"/>
              <w:ind w:left="119"/>
              <w:jc w:val="left"/>
              <w:rPr>
                <w:sz w:val="16"/>
              </w:rPr>
            </w:pPr>
            <w:r>
              <w:rPr>
                <w:w w:val="110"/>
                <w:sz w:val="16"/>
              </w:rPr>
              <w:t>(13.41)</w:t>
            </w:r>
          </w:p>
        </w:tc>
        <w:tc>
          <w:tcPr>
            <w:tcW w:w="806" w:type="dxa"/>
            <w:tcBorders>
              <w:top w:val="single" w:sz="4" w:space="0" w:color="000000"/>
            </w:tcBorders>
          </w:tcPr>
          <w:p w14:paraId="2A525C20" w14:textId="77777777" w:rsidR="00054221" w:rsidRDefault="00BD4E74">
            <w:pPr>
              <w:pStyle w:val="TableParagraph"/>
              <w:spacing w:before="0" w:line="167" w:lineRule="exact"/>
              <w:ind w:left="208"/>
              <w:jc w:val="left"/>
              <w:rPr>
                <w:sz w:val="16"/>
              </w:rPr>
            </w:pPr>
            <w:r>
              <w:rPr>
                <w:sz w:val="16"/>
              </w:rPr>
              <w:t>38.26</w:t>
            </w:r>
          </w:p>
          <w:p w14:paraId="34A4FC69" w14:textId="77777777" w:rsidR="00054221" w:rsidRDefault="00BD4E74">
            <w:pPr>
              <w:pStyle w:val="TableParagraph"/>
              <w:spacing w:before="7"/>
              <w:ind w:left="143"/>
              <w:jc w:val="left"/>
              <w:rPr>
                <w:sz w:val="16"/>
              </w:rPr>
            </w:pPr>
            <w:r>
              <w:rPr>
                <w:w w:val="105"/>
                <w:sz w:val="16"/>
              </w:rPr>
              <w:t>(13.58)</w:t>
            </w:r>
          </w:p>
        </w:tc>
        <w:tc>
          <w:tcPr>
            <w:tcW w:w="852" w:type="dxa"/>
            <w:tcBorders>
              <w:top w:val="single" w:sz="4" w:space="0" w:color="000000"/>
            </w:tcBorders>
          </w:tcPr>
          <w:p w14:paraId="3874183E" w14:textId="77777777" w:rsidR="00054221" w:rsidRDefault="00BD4E74">
            <w:pPr>
              <w:pStyle w:val="TableParagraph"/>
              <w:spacing w:before="0" w:line="167" w:lineRule="exact"/>
              <w:ind w:left="118"/>
              <w:jc w:val="left"/>
              <w:rPr>
                <w:sz w:val="16"/>
              </w:rPr>
            </w:pPr>
            <w:r>
              <w:rPr>
                <w:sz w:val="16"/>
              </w:rPr>
              <w:t>-3.98***</w:t>
            </w:r>
          </w:p>
          <w:p w14:paraId="58D2E308" w14:textId="77777777" w:rsidR="00054221" w:rsidRDefault="00BD4E74">
            <w:pPr>
              <w:pStyle w:val="TableParagraph"/>
              <w:spacing w:before="7"/>
              <w:ind w:left="208"/>
              <w:jc w:val="left"/>
              <w:rPr>
                <w:sz w:val="16"/>
              </w:rPr>
            </w:pPr>
            <w:r>
              <w:rPr>
                <w:sz w:val="16"/>
              </w:rPr>
              <w:t>(0.00)</w:t>
            </w:r>
          </w:p>
        </w:tc>
      </w:tr>
      <w:tr w:rsidR="00054221" w14:paraId="0DFDEB14" w14:textId="77777777">
        <w:trPr>
          <w:trHeight w:val="189"/>
        </w:trPr>
        <w:tc>
          <w:tcPr>
            <w:tcW w:w="4283" w:type="dxa"/>
          </w:tcPr>
          <w:p w14:paraId="50F20B29" w14:textId="77777777" w:rsidR="00054221" w:rsidRDefault="00BD4E74">
            <w:pPr>
              <w:pStyle w:val="TableParagraph"/>
              <w:ind w:left="119"/>
              <w:jc w:val="left"/>
              <w:rPr>
                <w:sz w:val="16"/>
              </w:rPr>
            </w:pPr>
            <w:r>
              <w:rPr>
                <w:spacing w:val="-1"/>
                <w:w w:val="105"/>
                <w:sz w:val="16"/>
              </w:rPr>
              <w:t>Female</w:t>
            </w:r>
            <w:r>
              <w:rPr>
                <w:spacing w:val="-4"/>
                <w:w w:val="105"/>
                <w:sz w:val="16"/>
              </w:rPr>
              <w:t xml:space="preserve"> </w:t>
            </w:r>
            <w:r>
              <w:rPr>
                <w:spacing w:val="-1"/>
                <w:w w:val="105"/>
                <w:sz w:val="16"/>
              </w:rPr>
              <w:t>Respondent</w:t>
            </w:r>
          </w:p>
        </w:tc>
        <w:tc>
          <w:tcPr>
            <w:tcW w:w="757" w:type="dxa"/>
          </w:tcPr>
          <w:p w14:paraId="70A31376" w14:textId="77777777" w:rsidR="00054221" w:rsidRDefault="00BD4E74">
            <w:pPr>
              <w:pStyle w:val="TableParagraph"/>
              <w:ind w:left="134" w:right="135"/>
              <w:rPr>
                <w:sz w:val="16"/>
              </w:rPr>
            </w:pPr>
            <w:r>
              <w:rPr>
                <w:sz w:val="16"/>
              </w:rPr>
              <w:t>0.81</w:t>
            </w:r>
          </w:p>
        </w:tc>
        <w:tc>
          <w:tcPr>
            <w:tcW w:w="806" w:type="dxa"/>
          </w:tcPr>
          <w:p w14:paraId="3B2E8177" w14:textId="77777777" w:rsidR="00054221" w:rsidRDefault="00BD4E74">
            <w:pPr>
              <w:pStyle w:val="TableParagraph"/>
              <w:ind w:right="251"/>
              <w:jc w:val="right"/>
              <w:rPr>
                <w:sz w:val="16"/>
              </w:rPr>
            </w:pPr>
            <w:r>
              <w:rPr>
                <w:sz w:val="16"/>
              </w:rPr>
              <w:t>0.80</w:t>
            </w:r>
          </w:p>
        </w:tc>
        <w:tc>
          <w:tcPr>
            <w:tcW w:w="852" w:type="dxa"/>
          </w:tcPr>
          <w:p w14:paraId="022985C8" w14:textId="77777777" w:rsidR="00054221" w:rsidRDefault="00BD4E74">
            <w:pPr>
              <w:pStyle w:val="TableParagraph"/>
              <w:ind w:right="246"/>
              <w:jc w:val="right"/>
              <w:rPr>
                <w:sz w:val="16"/>
              </w:rPr>
            </w:pPr>
            <w:r>
              <w:rPr>
                <w:sz w:val="16"/>
              </w:rPr>
              <w:t>-0.01</w:t>
            </w:r>
          </w:p>
        </w:tc>
      </w:tr>
      <w:tr w:rsidR="00054221" w14:paraId="52BF7747" w14:textId="77777777">
        <w:trPr>
          <w:trHeight w:val="189"/>
        </w:trPr>
        <w:tc>
          <w:tcPr>
            <w:tcW w:w="4283" w:type="dxa"/>
          </w:tcPr>
          <w:p w14:paraId="61301231" w14:textId="77777777" w:rsidR="00054221" w:rsidRDefault="00054221">
            <w:pPr>
              <w:pStyle w:val="TableParagraph"/>
              <w:spacing w:before="0" w:line="240" w:lineRule="auto"/>
              <w:jc w:val="left"/>
              <w:rPr>
                <w:rFonts w:ascii="Times New Roman"/>
                <w:sz w:val="12"/>
              </w:rPr>
            </w:pPr>
          </w:p>
        </w:tc>
        <w:tc>
          <w:tcPr>
            <w:tcW w:w="757" w:type="dxa"/>
          </w:tcPr>
          <w:p w14:paraId="0C36CDED" w14:textId="77777777" w:rsidR="00054221" w:rsidRDefault="00BD4E74">
            <w:pPr>
              <w:pStyle w:val="TableParagraph"/>
              <w:ind w:left="134" w:right="135"/>
              <w:rPr>
                <w:sz w:val="16"/>
              </w:rPr>
            </w:pPr>
            <w:r>
              <w:rPr>
                <w:sz w:val="16"/>
              </w:rPr>
              <w:t>(0.39)</w:t>
            </w:r>
          </w:p>
        </w:tc>
        <w:tc>
          <w:tcPr>
            <w:tcW w:w="806" w:type="dxa"/>
          </w:tcPr>
          <w:p w14:paraId="2D86B4B2" w14:textId="77777777" w:rsidR="00054221" w:rsidRDefault="00BD4E74">
            <w:pPr>
              <w:pStyle w:val="TableParagraph"/>
              <w:ind w:right="185"/>
              <w:jc w:val="right"/>
              <w:rPr>
                <w:sz w:val="16"/>
              </w:rPr>
            </w:pPr>
            <w:r>
              <w:rPr>
                <w:sz w:val="16"/>
              </w:rPr>
              <w:t>(0.40)</w:t>
            </w:r>
          </w:p>
        </w:tc>
        <w:tc>
          <w:tcPr>
            <w:tcW w:w="852" w:type="dxa"/>
          </w:tcPr>
          <w:p w14:paraId="23CEE1F7" w14:textId="77777777" w:rsidR="00054221" w:rsidRDefault="00BD4E74">
            <w:pPr>
              <w:pStyle w:val="TableParagraph"/>
              <w:ind w:right="209"/>
              <w:jc w:val="right"/>
              <w:rPr>
                <w:sz w:val="16"/>
              </w:rPr>
            </w:pPr>
            <w:r>
              <w:rPr>
                <w:w w:val="105"/>
                <w:sz w:val="16"/>
              </w:rPr>
              <w:t>(0.61)</w:t>
            </w:r>
          </w:p>
        </w:tc>
      </w:tr>
      <w:tr w:rsidR="00054221" w14:paraId="1B582D3D" w14:textId="77777777">
        <w:trPr>
          <w:trHeight w:val="189"/>
        </w:trPr>
        <w:tc>
          <w:tcPr>
            <w:tcW w:w="4283" w:type="dxa"/>
          </w:tcPr>
          <w:p w14:paraId="164FC1A0" w14:textId="77777777" w:rsidR="00054221" w:rsidRDefault="00BD4E74">
            <w:pPr>
              <w:pStyle w:val="TableParagraph"/>
              <w:ind w:left="119"/>
              <w:jc w:val="left"/>
              <w:rPr>
                <w:sz w:val="16"/>
              </w:rPr>
            </w:pPr>
            <w:r>
              <w:rPr>
                <w:sz w:val="16"/>
              </w:rPr>
              <w:t>Head</w:t>
            </w:r>
            <w:r>
              <w:rPr>
                <w:spacing w:val="16"/>
                <w:sz w:val="16"/>
              </w:rPr>
              <w:t xml:space="preserve"> </w:t>
            </w:r>
            <w:r>
              <w:rPr>
                <w:sz w:val="16"/>
              </w:rPr>
              <w:t>of</w:t>
            </w:r>
            <w:r>
              <w:rPr>
                <w:spacing w:val="16"/>
                <w:sz w:val="16"/>
              </w:rPr>
              <w:t xml:space="preserve"> </w:t>
            </w:r>
            <w:r>
              <w:rPr>
                <w:sz w:val="16"/>
              </w:rPr>
              <w:t>Household</w:t>
            </w:r>
            <w:r>
              <w:rPr>
                <w:spacing w:val="17"/>
                <w:sz w:val="16"/>
              </w:rPr>
              <w:t xml:space="preserve"> </w:t>
            </w:r>
            <w:r>
              <w:rPr>
                <w:sz w:val="16"/>
              </w:rPr>
              <w:t>Respondent</w:t>
            </w:r>
          </w:p>
        </w:tc>
        <w:tc>
          <w:tcPr>
            <w:tcW w:w="757" w:type="dxa"/>
          </w:tcPr>
          <w:p w14:paraId="0CC3E102" w14:textId="77777777" w:rsidR="00054221" w:rsidRDefault="00BD4E74">
            <w:pPr>
              <w:pStyle w:val="TableParagraph"/>
              <w:ind w:left="134" w:right="134"/>
              <w:rPr>
                <w:sz w:val="16"/>
              </w:rPr>
            </w:pPr>
            <w:r>
              <w:rPr>
                <w:sz w:val="16"/>
              </w:rPr>
              <w:t>0.42</w:t>
            </w:r>
          </w:p>
        </w:tc>
        <w:tc>
          <w:tcPr>
            <w:tcW w:w="806" w:type="dxa"/>
          </w:tcPr>
          <w:p w14:paraId="519BC0F3" w14:textId="77777777" w:rsidR="00054221" w:rsidRDefault="00BD4E74">
            <w:pPr>
              <w:pStyle w:val="TableParagraph"/>
              <w:ind w:right="252"/>
              <w:jc w:val="right"/>
              <w:rPr>
                <w:sz w:val="16"/>
              </w:rPr>
            </w:pPr>
            <w:r>
              <w:rPr>
                <w:sz w:val="16"/>
              </w:rPr>
              <w:t>0.35</w:t>
            </w:r>
          </w:p>
        </w:tc>
        <w:tc>
          <w:tcPr>
            <w:tcW w:w="852" w:type="dxa"/>
          </w:tcPr>
          <w:p w14:paraId="5F45FF18" w14:textId="77777777" w:rsidR="00054221" w:rsidRDefault="00BD4E74">
            <w:pPr>
              <w:pStyle w:val="TableParagraph"/>
              <w:ind w:right="205"/>
              <w:jc w:val="right"/>
              <w:rPr>
                <w:sz w:val="16"/>
              </w:rPr>
            </w:pPr>
            <w:r>
              <w:rPr>
                <w:sz w:val="16"/>
              </w:rPr>
              <w:t>-0.07*</w:t>
            </w:r>
          </w:p>
        </w:tc>
      </w:tr>
      <w:tr w:rsidR="00054221" w14:paraId="322984D4" w14:textId="77777777">
        <w:trPr>
          <w:trHeight w:val="189"/>
        </w:trPr>
        <w:tc>
          <w:tcPr>
            <w:tcW w:w="4283" w:type="dxa"/>
          </w:tcPr>
          <w:p w14:paraId="20CC37C2" w14:textId="77777777" w:rsidR="00054221" w:rsidRDefault="00054221">
            <w:pPr>
              <w:pStyle w:val="TableParagraph"/>
              <w:spacing w:before="0" w:line="240" w:lineRule="auto"/>
              <w:jc w:val="left"/>
              <w:rPr>
                <w:rFonts w:ascii="Times New Roman"/>
                <w:sz w:val="12"/>
              </w:rPr>
            </w:pPr>
          </w:p>
        </w:tc>
        <w:tc>
          <w:tcPr>
            <w:tcW w:w="757" w:type="dxa"/>
          </w:tcPr>
          <w:p w14:paraId="5583C29A" w14:textId="77777777" w:rsidR="00054221" w:rsidRDefault="00BD4E74">
            <w:pPr>
              <w:pStyle w:val="TableParagraph"/>
              <w:ind w:left="134" w:right="135"/>
              <w:rPr>
                <w:sz w:val="16"/>
              </w:rPr>
            </w:pPr>
            <w:r>
              <w:rPr>
                <w:sz w:val="16"/>
              </w:rPr>
              <w:t>(0.49)</w:t>
            </w:r>
          </w:p>
        </w:tc>
        <w:tc>
          <w:tcPr>
            <w:tcW w:w="806" w:type="dxa"/>
          </w:tcPr>
          <w:p w14:paraId="3ACD5F78" w14:textId="77777777" w:rsidR="00054221" w:rsidRDefault="00BD4E74">
            <w:pPr>
              <w:pStyle w:val="TableParagraph"/>
              <w:ind w:right="185"/>
              <w:jc w:val="right"/>
              <w:rPr>
                <w:sz w:val="16"/>
              </w:rPr>
            </w:pPr>
            <w:r>
              <w:rPr>
                <w:sz w:val="16"/>
              </w:rPr>
              <w:t>(0.48)</w:t>
            </w:r>
          </w:p>
        </w:tc>
        <w:tc>
          <w:tcPr>
            <w:tcW w:w="852" w:type="dxa"/>
          </w:tcPr>
          <w:p w14:paraId="73D44A0B" w14:textId="77777777" w:rsidR="00054221" w:rsidRDefault="00BD4E74">
            <w:pPr>
              <w:pStyle w:val="TableParagraph"/>
              <w:ind w:right="209"/>
              <w:jc w:val="right"/>
              <w:rPr>
                <w:sz w:val="16"/>
              </w:rPr>
            </w:pPr>
            <w:r>
              <w:rPr>
                <w:sz w:val="16"/>
              </w:rPr>
              <w:t>(0.02)</w:t>
            </w:r>
          </w:p>
        </w:tc>
      </w:tr>
      <w:tr w:rsidR="00054221" w14:paraId="03533FF4" w14:textId="77777777">
        <w:trPr>
          <w:trHeight w:val="189"/>
        </w:trPr>
        <w:tc>
          <w:tcPr>
            <w:tcW w:w="4283" w:type="dxa"/>
          </w:tcPr>
          <w:p w14:paraId="7DD9842A" w14:textId="77777777" w:rsidR="00054221" w:rsidRDefault="00BD4E74">
            <w:pPr>
              <w:pStyle w:val="TableParagraph"/>
              <w:ind w:left="119"/>
              <w:jc w:val="left"/>
              <w:rPr>
                <w:sz w:val="16"/>
              </w:rPr>
            </w:pPr>
            <w:r>
              <w:rPr>
                <w:sz w:val="16"/>
              </w:rPr>
              <w:t>Household</w:t>
            </w:r>
            <w:r>
              <w:rPr>
                <w:spacing w:val="13"/>
                <w:sz w:val="16"/>
              </w:rPr>
              <w:t xml:space="preserve"> </w:t>
            </w:r>
            <w:r>
              <w:rPr>
                <w:sz w:val="16"/>
              </w:rPr>
              <w:t>Size</w:t>
            </w:r>
          </w:p>
        </w:tc>
        <w:tc>
          <w:tcPr>
            <w:tcW w:w="757" w:type="dxa"/>
          </w:tcPr>
          <w:p w14:paraId="1CB04695" w14:textId="77777777" w:rsidR="00054221" w:rsidRDefault="00BD4E74">
            <w:pPr>
              <w:pStyle w:val="TableParagraph"/>
              <w:ind w:left="134" w:right="135"/>
              <w:rPr>
                <w:sz w:val="16"/>
              </w:rPr>
            </w:pPr>
            <w:r>
              <w:rPr>
                <w:sz w:val="16"/>
              </w:rPr>
              <w:t>5.52</w:t>
            </w:r>
          </w:p>
        </w:tc>
        <w:tc>
          <w:tcPr>
            <w:tcW w:w="806" w:type="dxa"/>
          </w:tcPr>
          <w:p w14:paraId="31907767" w14:textId="77777777" w:rsidR="00054221" w:rsidRDefault="00BD4E74">
            <w:pPr>
              <w:pStyle w:val="TableParagraph"/>
              <w:ind w:right="251"/>
              <w:jc w:val="right"/>
              <w:rPr>
                <w:sz w:val="16"/>
              </w:rPr>
            </w:pPr>
            <w:r>
              <w:rPr>
                <w:sz w:val="16"/>
              </w:rPr>
              <w:t>5.49</w:t>
            </w:r>
          </w:p>
        </w:tc>
        <w:tc>
          <w:tcPr>
            <w:tcW w:w="852" w:type="dxa"/>
          </w:tcPr>
          <w:p w14:paraId="0E4189E1" w14:textId="77777777" w:rsidR="00054221" w:rsidRDefault="00BD4E74">
            <w:pPr>
              <w:pStyle w:val="TableParagraph"/>
              <w:ind w:right="247"/>
              <w:jc w:val="right"/>
              <w:rPr>
                <w:sz w:val="16"/>
              </w:rPr>
            </w:pPr>
            <w:r>
              <w:rPr>
                <w:sz w:val="16"/>
              </w:rPr>
              <w:t>-0.03</w:t>
            </w:r>
          </w:p>
        </w:tc>
      </w:tr>
      <w:tr w:rsidR="00054221" w14:paraId="677DDAB5" w14:textId="77777777">
        <w:trPr>
          <w:trHeight w:val="189"/>
        </w:trPr>
        <w:tc>
          <w:tcPr>
            <w:tcW w:w="4283" w:type="dxa"/>
          </w:tcPr>
          <w:p w14:paraId="2BC9247F" w14:textId="77777777" w:rsidR="00054221" w:rsidRDefault="00054221">
            <w:pPr>
              <w:pStyle w:val="TableParagraph"/>
              <w:spacing w:before="0" w:line="240" w:lineRule="auto"/>
              <w:jc w:val="left"/>
              <w:rPr>
                <w:rFonts w:ascii="Times New Roman"/>
                <w:sz w:val="12"/>
              </w:rPr>
            </w:pPr>
          </w:p>
        </w:tc>
        <w:tc>
          <w:tcPr>
            <w:tcW w:w="757" w:type="dxa"/>
          </w:tcPr>
          <w:p w14:paraId="5E89E019" w14:textId="77777777" w:rsidR="00054221" w:rsidRDefault="00BD4E74">
            <w:pPr>
              <w:pStyle w:val="TableParagraph"/>
              <w:ind w:left="134" w:right="135"/>
              <w:rPr>
                <w:sz w:val="16"/>
              </w:rPr>
            </w:pPr>
            <w:r>
              <w:rPr>
                <w:sz w:val="16"/>
              </w:rPr>
              <w:t>(2.20)</w:t>
            </w:r>
          </w:p>
        </w:tc>
        <w:tc>
          <w:tcPr>
            <w:tcW w:w="806" w:type="dxa"/>
          </w:tcPr>
          <w:p w14:paraId="6A670642" w14:textId="77777777" w:rsidR="00054221" w:rsidRDefault="00BD4E74">
            <w:pPr>
              <w:pStyle w:val="TableParagraph"/>
              <w:ind w:right="185"/>
              <w:jc w:val="right"/>
              <w:rPr>
                <w:sz w:val="16"/>
              </w:rPr>
            </w:pPr>
            <w:r>
              <w:rPr>
                <w:w w:val="105"/>
                <w:sz w:val="16"/>
              </w:rPr>
              <w:t>(2.18)</w:t>
            </w:r>
          </w:p>
        </w:tc>
        <w:tc>
          <w:tcPr>
            <w:tcW w:w="852" w:type="dxa"/>
          </w:tcPr>
          <w:p w14:paraId="0D67F064" w14:textId="77777777" w:rsidR="00054221" w:rsidRDefault="00BD4E74">
            <w:pPr>
              <w:pStyle w:val="TableParagraph"/>
              <w:ind w:right="209"/>
              <w:jc w:val="right"/>
              <w:rPr>
                <w:sz w:val="16"/>
              </w:rPr>
            </w:pPr>
            <w:r>
              <w:rPr>
                <w:sz w:val="16"/>
              </w:rPr>
              <w:t>(0.84)</w:t>
            </w:r>
          </w:p>
        </w:tc>
      </w:tr>
      <w:tr w:rsidR="00054221" w14:paraId="4E19A927" w14:textId="77777777">
        <w:trPr>
          <w:trHeight w:val="189"/>
        </w:trPr>
        <w:tc>
          <w:tcPr>
            <w:tcW w:w="4283" w:type="dxa"/>
          </w:tcPr>
          <w:p w14:paraId="623C3C4D" w14:textId="77777777" w:rsidR="00054221" w:rsidRDefault="00BD4E74">
            <w:pPr>
              <w:pStyle w:val="TableParagraph"/>
              <w:ind w:left="119"/>
              <w:jc w:val="left"/>
              <w:rPr>
                <w:sz w:val="16"/>
              </w:rPr>
            </w:pPr>
            <w:r>
              <w:rPr>
                <w:sz w:val="16"/>
              </w:rPr>
              <w:t>Number</w:t>
            </w:r>
            <w:r>
              <w:rPr>
                <w:spacing w:val="22"/>
                <w:sz w:val="16"/>
              </w:rPr>
              <w:t xml:space="preserve"> </w:t>
            </w:r>
            <w:r>
              <w:rPr>
                <w:sz w:val="16"/>
              </w:rPr>
              <w:t>of</w:t>
            </w:r>
            <w:r>
              <w:rPr>
                <w:spacing w:val="22"/>
                <w:sz w:val="16"/>
              </w:rPr>
              <w:t xml:space="preserve"> </w:t>
            </w:r>
            <w:r>
              <w:rPr>
                <w:sz w:val="16"/>
              </w:rPr>
              <w:t>household</w:t>
            </w:r>
            <w:r>
              <w:rPr>
                <w:spacing w:val="22"/>
                <w:sz w:val="16"/>
              </w:rPr>
              <w:t xml:space="preserve"> </w:t>
            </w:r>
            <w:r>
              <w:rPr>
                <w:sz w:val="16"/>
              </w:rPr>
              <w:t>members</w:t>
            </w:r>
            <w:r>
              <w:rPr>
                <w:spacing w:val="22"/>
                <w:sz w:val="16"/>
              </w:rPr>
              <w:t xml:space="preserve"> </w:t>
            </w:r>
            <w:r>
              <w:rPr>
                <w:sz w:val="16"/>
              </w:rPr>
              <w:t>contributing</w:t>
            </w:r>
            <w:r>
              <w:rPr>
                <w:spacing w:val="22"/>
                <w:sz w:val="16"/>
              </w:rPr>
              <w:t xml:space="preserve"> </w:t>
            </w:r>
            <w:r>
              <w:rPr>
                <w:sz w:val="16"/>
              </w:rPr>
              <w:t>to</w:t>
            </w:r>
            <w:r>
              <w:rPr>
                <w:spacing w:val="23"/>
                <w:sz w:val="16"/>
              </w:rPr>
              <w:t xml:space="preserve"> </w:t>
            </w:r>
            <w:r>
              <w:rPr>
                <w:sz w:val="16"/>
              </w:rPr>
              <w:t>income</w:t>
            </w:r>
          </w:p>
        </w:tc>
        <w:tc>
          <w:tcPr>
            <w:tcW w:w="757" w:type="dxa"/>
          </w:tcPr>
          <w:p w14:paraId="3BE23B0D" w14:textId="77777777" w:rsidR="00054221" w:rsidRDefault="00BD4E74">
            <w:pPr>
              <w:pStyle w:val="TableParagraph"/>
              <w:ind w:left="134" w:right="135"/>
              <w:rPr>
                <w:sz w:val="16"/>
              </w:rPr>
            </w:pPr>
            <w:r>
              <w:rPr>
                <w:w w:val="110"/>
                <w:sz w:val="16"/>
              </w:rPr>
              <w:t>1.41</w:t>
            </w:r>
          </w:p>
        </w:tc>
        <w:tc>
          <w:tcPr>
            <w:tcW w:w="806" w:type="dxa"/>
          </w:tcPr>
          <w:p w14:paraId="71003CD5" w14:textId="77777777" w:rsidR="00054221" w:rsidRDefault="00BD4E74">
            <w:pPr>
              <w:pStyle w:val="TableParagraph"/>
              <w:ind w:right="251"/>
              <w:jc w:val="right"/>
              <w:rPr>
                <w:sz w:val="16"/>
              </w:rPr>
            </w:pPr>
            <w:r>
              <w:rPr>
                <w:w w:val="110"/>
                <w:sz w:val="16"/>
              </w:rPr>
              <w:t>1.41</w:t>
            </w:r>
          </w:p>
        </w:tc>
        <w:tc>
          <w:tcPr>
            <w:tcW w:w="852" w:type="dxa"/>
          </w:tcPr>
          <w:p w14:paraId="312AB2C9" w14:textId="77777777" w:rsidR="00054221" w:rsidRDefault="00BD4E74">
            <w:pPr>
              <w:pStyle w:val="TableParagraph"/>
              <w:ind w:right="246"/>
              <w:jc w:val="right"/>
              <w:rPr>
                <w:sz w:val="16"/>
              </w:rPr>
            </w:pPr>
            <w:r>
              <w:rPr>
                <w:sz w:val="16"/>
              </w:rPr>
              <w:t>-0.00</w:t>
            </w:r>
          </w:p>
        </w:tc>
      </w:tr>
      <w:tr w:rsidR="00054221" w14:paraId="4DC73ED1" w14:textId="77777777">
        <w:trPr>
          <w:trHeight w:val="189"/>
        </w:trPr>
        <w:tc>
          <w:tcPr>
            <w:tcW w:w="4283" w:type="dxa"/>
          </w:tcPr>
          <w:p w14:paraId="497B18BB" w14:textId="77777777" w:rsidR="00054221" w:rsidRDefault="00054221">
            <w:pPr>
              <w:pStyle w:val="TableParagraph"/>
              <w:spacing w:before="0" w:line="240" w:lineRule="auto"/>
              <w:jc w:val="left"/>
              <w:rPr>
                <w:rFonts w:ascii="Times New Roman"/>
                <w:sz w:val="12"/>
              </w:rPr>
            </w:pPr>
          </w:p>
        </w:tc>
        <w:tc>
          <w:tcPr>
            <w:tcW w:w="757" w:type="dxa"/>
          </w:tcPr>
          <w:p w14:paraId="1270966D" w14:textId="77777777" w:rsidR="00054221" w:rsidRDefault="00BD4E74">
            <w:pPr>
              <w:pStyle w:val="TableParagraph"/>
              <w:ind w:left="134" w:right="135"/>
              <w:rPr>
                <w:sz w:val="16"/>
              </w:rPr>
            </w:pPr>
            <w:r>
              <w:rPr>
                <w:sz w:val="16"/>
              </w:rPr>
              <w:t>(0.85)</w:t>
            </w:r>
          </w:p>
        </w:tc>
        <w:tc>
          <w:tcPr>
            <w:tcW w:w="806" w:type="dxa"/>
          </w:tcPr>
          <w:p w14:paraId="04479AEF" w14:textId="77777777" w:rsidR="00054221" w:rsidRDefault="00BD4E74">
            <w:pPr>
              <w:pStyle w:val="TableParagraph"/>
              <w:ind w:right="185"/>
              <w:jc w:val="right"/>
              <w:rPr>
                <w:sz w:val="16"/>
              </w:rPr>
            </w:pPr>
            <w:r>
              <w:rPr>
                <w:sz w:val="16"/>
              </w:rPr>
              <w:t>(0.82)</w:t>
            </w:r>
          </w:p>
        </w:tc>
        <w:tc>
          <w:tcPr>
            <w:tcW w:w="852" w:type="dxa"/>
          </w:tcPr>
          <w:p w14:paraId="4A0F734D" w14:textId="77777777" w:rsidR="00054221" w:rsidRDefault="00BD4E74">
            <w:pPr>
              <w:pStyle w:val="TableParagraph"/>
              <w:ind w:right="209"/>
              <w:jc w:val="right"/>
              <w:rPr>
                <w:sz w:val="16"/>
              </w:rPr>
            </w:pPr>
            <w:r>
              <w:rPr>
                <w:sz w:val="16"/>
              </w:rPr>
              <w:t>(0.98)</w:t>
            </w:r>
          </w:p>
        </w:tc>
      </w:tr>
      <w:tr w:rsidR="00054221" w14:paraId="0E39FF89" w14:textId="77777777">
        <w:trPr>
          <w:trHeight w:val="189"/>
        </w:trPr>
        <w:tc>
          <w:tcPr>
            <w:tcW w:w="4283" w:type="dxa"/>
          </w:tcPr>
          <w:p w14:paraId="6FC1BCB4" w14:textId="77777777" w:rsidR="00054221" w:rsidRDefault="00BD4E74">
            <w:pPr>
              <w:pStyle w:val="TableParagraph"/>
              <w:ind w:left="119"/>
              <w:jc w:val="left"/>
              <w:rPr>
                <w:sz w:val="16"/>
              </w:rPr>
            </w:pPr>
            <w:r>
              <w:rPr>
                <w:sz w:val="16"/>
              </w:rPr>
              <w:t>Number</w:t>
            </w:r>
            <w:r>
              <w:rPr>
                <w:spacing w:val="16"/>
                <w:sz w:val="16"/>
              </w:rPr>
              <w:t xml:space="preserve"> </w:t>
            </w:r>
            <w:r>
              <w:rPr>
                <w:sz w:val="16"/>
              </w:rPr>
              <w:t>of</w:t>
            </w:r>
            <w:r>
              <w:rPr>
                <w:spacing w:val="17"/>
                <w:sz w:val="16"/>
              </w:rPr>
              <w:t xml:space="preserve"> </w:t>
            </w:r>
            <w:r>
              <w:rPr>
                <w:sz w:val="16"/>
              </w:rPr>
              <w:t>household</w:t>
            </w:r>
            <w:r>
              <w:rPr>
                <w:spacing w:val="16"/>
                <w:sz w:val="16"/>
              </w:rPr>
              <w:t xml:space="preserve"> </w:t>
            </w:r>
            <w:r>
              <w:rPr>
                <w:sz w:val="16"/>
              </w:rPr>
              <w:t>income</w:t>
            </w:r>
            <w:r>
              <w:rPr>
                <w:spacing w:val="18"/>
                <w:sz w:val="16"/>
              </w:rPr>
              <w:t xml:space="preserve"> </w:t>
            </w:r>
            <w:r>
              <w:rPr>
                <w:sz w:val="16"/>
              </w:rPr>
              <w:t>sources</w:t>
            </w:r>
          </w:p>
        </w:tc>
        <w:tc>
          <w:tcPr>
            <w:tcW w:w="757" w:type="dxa"/>
          </w:tcPr>
          <w:p w14:paraId="76712AFE" w14:textId="77777777" w:rsidR="00054221" w:rsidRDefault="00BD4E74">
            <w:pPr>
              <w:pStyle w:val="TableParagraph"/>
              <w:ind w:left="134" w:right="135"/>
              <w:rPr>
                <w:sz w:val="16"/>
              </w:rPr>
            </w:pPr>
            <w:r>
              <w:rPr>
                <w:w w:val="110"/>
                <w:sz w:val="16"/>
              </w:rPr>
              <w:t>1.18</w:t>
            </w:r>
          </w:p>
        </w:tc>
        <w:tc>
          <w:tcPr>
            <w:tcW w:w="806" w:type="dxa"/>
          </w:tcPr>
          <w:p w14:paraId="6E8B37CC" w14:textId="77777777" w:rsidR="00054221" w:rsidRDefault="00BD4E74">
            <w:pPr>
              <w:pStyle w:val="TableParagraph"/>
              <w:ind w:right="251"/>
              <w:jc w:val="right"/>
              <w:rPr>
                <w:sz w:val="16"/>
              </w:rPr>
            </w:pPr>
            <w:r>
              <w:rPr>
                <w:w w:val="105"/>
                <w:sz w:val="16"/>
              </w:rPr>
              <w:t>1.24</w:t>
            </w:r>
          </w:p>
        </w:tc>
        <w:tc>
          <w:tcPr>
            <w:tcW w:w="852" w:type="dxa"/>
          </w:tcPr>
          <w:p w14:paraId="6DE8921B" w14:textId="77777777" w:rsidR="00054221" w:rsidRDefault="00BD4E74">
            <w:pPr>
              <w:pStyle w:val="TableParagraph"/>
              <w:ind w:right="274"/>
              <w:jc w:val="right"/>
              <w:rPr>
                <w:sz w:val="16"/>
              </w:rPr>
            </w:pPr>
            <w:r>
              <w:rPr>
                <w:sz w:val="16"/>
              </w:rPr>
              <w:t>0.07</w:t>
            </w:r>
          </w:p>
        </w:tc>
      </w:tr>
      <w:tr w:rsidR="00054221" w14:paraId="1920F939" w14:textId="77777777">
        <w:trPr>
          <w:trHeight w:val="193"/>
        </w:trPr>
        <w:tc>
          <w:tcPr>
            <w:tcW w:w="4283" w:type="dxa"/>
          </w:tcPr>
          <w:p w14:paraId="620CE9A2" w14:textId="77777777" w:rsidR="00054221" w:rsidRDefault="00054221">
            <w:pPr>
              <w:pStyle w:val="TableParagraph"/>
              <w:spacing w:before="0" w:line="240" w:lineRule="auto"/>
              <w:jc w:val="left"/>
              <w:rPr>
                <w:rFonts w:ascii="Times New Roman"/>
                <w:sz w:val="12"/>
              </w:rPr>
            </w:pPr>
          </w:p>
        </w:tc>
        <w:tc>
          <w:tcPr>
            <w:tcW w:w="757" w:type="dxa"/>
          </w:tcPr>
          <w:p w14:paraId="246BD4E7" w14:textId="77777777" w:rsidR="00054221" w:rsidRDefault="00BD4E74">
            <w:pPr>
              <w:pStyle w:val="TableParagraph"/>
              <w:spacing w:line="159" w:lineRule="exact"/>
              <w:ind w:left="134" w:right="135"/>
              <w:rPr>
                <w:sz w:val="16"/>
              </w:rPr>
            </w:pPr>
            <w:r>
              <w:rPr>
                <w:sz w:val="16"/>
              </w:rPr>
              <w:t>(0.68)</w:t>
            </w:r>
          </w:p>
        </w:tc>
        <w:tc>
          <w:tcPr>
            <w:tcW w:w="806" w:type="dxa"/>
          </w:tcPr>
          <w:p w14:paraId="57D36EB8" w14:textId="77777777" w:rsidR="00054221" w:rsidRDefault="00BD4E74">
            <w:pPr>
              <w:pStyle w:val="TableParagraph"/>
              <w:spacing w:line="159" w:lineRule="exact"/>
              <w:ind w:right="185"/>
              <w:jc w:val="right"/>
              <w:rPr>
                <w:sz w:val="16"/>
              </w:rPr>
            </w:pPr>
            <w:r>
              <w:rPr>
                <w:sz w:val="16"/>
              </w:rPr>
              <w:t>(0.59)</w:t>
            </w:r>
          </w:p>
        </w:tc>
        <w:tc>
          <w:tcPr>
            <w:tcW w:w="852" w:type="dxa"/>
          </w:tcPr>
          <w:p w14:paraId="654B69A6" w14:textId="77777777" w:rsidR="00054221" w:rsidRDefault="00BD4E74">
            <w:pPr>
              <w:pStyle w:val="TableParagraph"/>
              <w:spacing w:line="159" w:lineRule="exact"/>
              <w:ind w:right="209"/>
              <w:jc w:val="right"/>
              <w:rPr>
                <w:sz w:val="16"/>
              </w:rPr>
            </w:pPr>
            <w:r>
              <w:rPr>
                <w:sz w:val="16"/>
              </w:rPr>
              <w:t>(0.09)</w:t>
            </w:r>
          </w:p>
        </w:tc>
      </w:tr>
      <w:tr w:rsidR="00054221" w14:paraId="3FD2A9B3" w14:textId="77777777">
        <w:trPr>
          <w:trHeight w:val="234"/>
        </w:trPr>
        <w:tc>
          <w:tcPr>
            <w:tcW w:w="4283" w:type="dxa"/>
            <w:tcBorders>
              <w:bottom w:val="double" w:sz="1" w:space="0" w:color="000000"/>
            </w:tcBorders>
          </w:tcPr>
          <w:p w14:paraId="2105B31C" w14:textId="77777777" w:rsidR="00054221" w:rsidRDefault="00BD4E74">
            <w:pPr>
              <w:pStyle w:val="TableParagraph"/>
              <w:spacing w:before="18" w:line="240" w:lineRule="auto"/>
              <w:ind w:left="119"/>
              <w:jc w:val="left"/>
              <w:rPr>
                <w:sz w:val="16"/>
              </w:rPr>
            </w:pPr>
            <w:r>
              <w:rPr>
                <w:w w:val="105"/>
                <w:sz w:val="16"/>
              </w:rPr>
              <w:t>Observations</w:t>
            </w:r>
          </w:p>
        </w:tc>
        <w:tc>
          <w:tcPr>
            <w:tcW w:w="757" w:type="dxa"/>
            <w:tcBorders>
              <w:bottom w:val="double" w:sz="1" w:space="0" w:color="000000"/>
            </w:tcBorders>
          </w:tcPr>
          <w:p w14:paraId="72B503DF" w14:textId="77777777" w:rsidR="00054221" w:rsidRDefault="00BD4E74">
            <w:pPr>
              <w:pStyle w:val="TableParagraph"/>
              <w:spacing w:before="18" w:line="240" w:lineRule="auto"/>
              <w:ind w:left="134" w:right="134"/>
              <w:rPr>
                <w:sz w:val="16"/>
              </w:rPr>
            </w:pPr>
            <w:r>
              <w:rPr>
                <w:sz w:val="16"/>
              </w:rPr>
              <w:t>610</w:t>
            </w:r>
          </w:p>
        </w:tc>
        <w:tc>
          <w:tcPr>
            <w:tcW w:w="806" w:type="dxa"/>
            <w:tcBorders>
              <w:bottom w:val="double" w:sz="1" w:space="0" w:color="000000"/>
            </w:tcBorders>
          </w:tcPr>
          <w:p w14:paraId="256285E3" w14:textId="77777777" w:rsidR="00054221" w:rsidRDefault="00BD4E74">
            <w:pPr>
              <w:pStyle w:val="TableParagraph"/>
              <w:spacing w:before="18" w:line="240" w:lineRule="auto"/>
              <w:ind w:left="155" w:right="156"/>
              <w:rPr>
                <w:sz w:val="16"/>
              </w:rPr>
            </w:pPr>
            <w:r>
              <w:rPr>
                <w:sz w:val="16"/>
              </w:rPr>
              <w:t>483</w:t>
            </w:r>
          </w:p>
        </w:tc>
        <w:tc>
          <w:tcPr>
            <w:tcW w:w="852" w:type="dxa"/>
            <w:tcBorders>
              <w:bottom w:val="double" w:sz="1" w:space="0" w:color="000000"/>
            </w:tcBorders>
          </w:tcPr>
          <w:p w14:paraId="4FB72351" w14:textId="77777777" w:rsidR="00054221" w:rsidRDefault="00BD4E74">
            <w:pPr>
              <w:pStyle w:val="TableParagraph"/>
              <w:spacing w:before="18" w:line="240" w:lineRule="auto"/>
              <w:ind w:right="232"/>
              <w:jc w:val="right"/>
              <w:rPr>
                <w:sz w:val="16"/>
              </w:rPr>
            </w:pPr>
            <w:r>
              <w:rPr>
                <w:sz w:val="16"/>
              </w:rPr>
              <w:t>1,093</w:t>
            </w:r>
          </w:p>
        </w:tc>
      </w:tr>
    </w:tbl>
    <w:p w14:paraId="0FC5189D" w14:textId="2A4259D1" w:rsidR="00054221" w:rsidRDefault="00BD4E74">
      <w:pPr>
        <w:spacing w:before="48"/>
        <w:ind w:left="1490"/>
        <w:rPr>
          <w:sz w:val="16"/>
        </w:rPr>
      </w:pPr>
      <w:r>
        <w:rPr>
          <w:noProof/>
          <w:color w:val="2B579A"/>
          <w:shd w:val="clear" w:color="auto" w:fill="E6E6E6"/>
        </w:rPr>
        <mc:AlternateContent>
          <mc:Choice Requires="wps">
            <w:drawing>
              <wp:anchor distT="0" distB="0" distL="114300" distR="114300" simplePos="0" relativeHeight="251658276" behindDoc="1" locked="0" layoutInCell="1" allowOverlap="1" wp14:anchorId="4C9940D3" wp14:editId="7622A5DF">
                <wp:simplePos x="0" y="0"/>
                <wp:positionH relativeFrom="page">
                  <wp:posOffset>1760220</wp:posOffset>
                </wp:positionH>
                <wp:positionV relativeFrom="paragraph">
                  <wp:posOffset>-145415</wp:posOffset>
                </wp:positionV>
                <wp:extent cx="4251960"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5196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BAC7C84">
              <v:line id="Line 4" style="position:absolute;z-index:-20161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138.6pt,-11.45pt" to="473.4pt,-11.45pt" w14:anchorId="64DF7B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">
                <w10:wrap anchorx="page"/>
              </v:line>
            </w:pict>
          </mc:Fallback>
        </mc:AlternateContent>
      </w:r>
      <w:r>
        <w:rPr>
          <w:sz w:val="16"/>
        </w:rPr>
        <w:t>Note:</w:t>
      </w:r>
      <w:r>
        <w:rPr>
          <w:spacing w:val="6"/>
          <w:sz w:val="16"/>
        </w:rPr>
        <w:t xml:space="preserve"> </w:t>
      </w:r>
      <w:r>
        <w:rPr>
          <w:sz w:val="16"/>
        </w:rPr>
        <w:t>Robust</w:t>
      </w:r>
      <w:r>
        <w:rPr>
          <w:spacing w:val="22"/>
          <w:sz w:val="16"/>
        </w:rPr>
        <w:t xml:space="preserve"> </w:t>
      </w:r>
      <w:r>
        <w:rPr>
          <w:sz w:val="16"/>
        </w:rPr>
        <w:t>standard</w:t>
      </w:r>
      <w:r>
        <w:rPr>
          <w:spacing w:val="22"/>
          <w:sz w:val="16"/>
        </w:rPr>
        <w:t xml:space="preserve"> </w:t>
      </w:r>
      <w:r>
        <w:rPr>
          <w:sz w:val="16"/>
        </w:rPr>
        <w:t>errors</w:t>
      </w:r>
      <w:r>
        <w:rPr>
          <w:spacing w:val="23"/>
          <w:sz w:val="16"/>
        </w:rPr>
        <w:t xml:space="preserve"> </w:t>
      </w:r>
      <w:r>
        <w:rPr>
          <w:sz w:val="16"/>
        </w:rPr>
        <w:t>in</w:t>
      </w:r>
      <w:r>
        <w:rPr>
          <w:spacing w:val="22"/>
          <w:sz w:val="16"/>
        </w:rPr>
        <w:t xml:space="preserve"> </w:t>
      </w:r>
      <w:r>
        <w:rPr>
          <w:sz w:val="16"/>
        </w:rPr>
        <w:t>parentheses;</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0.05,</w:t>
      </w:r>
      <w:r>
        <w:rPr>
          <w:spacing w:val="23"/>
          <w:sz w:val="16"/>
        </w:rPr>
        <w:t xml:space="preserve"> </w:t>
      </w:r>
      <w:r>
        <w:rPr>
          <w:sz w:val="16"/>
        </w:rPr>
        <w:t>**</w:t>
      </w:r>
      <w:r>
        <w:rPr>
          <w:spacing w:val="22"/>
          <w:sz w:val="16"/>
        </w:rPr>
        <w:t xml:space="preserve"> </w:t>
      </w:r>
      <w:r>
        <w:rPr>
          <w:sz w:val="16"/>
        </w:rPr>
        <w:t>p</w:t>
      </w:r>
      <w:r>
        <w:rPr>
          <w:rFonts w:ascii="Verdana"/>
          <w:i/>
          <w:sz w:val="16"/>
        </w:rPr>
        <w:t>&lt;</w:t>
      </w:r>
      <w:r>
        <w:rPr>
          <w:sz w:val="16"/>
        </w:rPr>
        <w:t>0.01,</w:t>
      </w:r>
      <w:r>
        <w:rPr>
          <w:spacing w:val="22"/>
          <w:sz w:val="16"/>
        </w:rPr>
        <w:t xml:space="preserve"> </w:t>
      </w:r>
      <w:r>
        <w:rPr>
          <w:sz w:val="16"/>
        </w:rPr>
        <w:t>***</w:t>
      </w:r>
      <w:r>
        <w:rPr>
          <w:spacing w:val="22"/>
          <w:sz w:val="16"/>
        </w:rPr>
        <w:t xml:space="preserve"> </w:t>
      </w:r>
      <w:r>
        <w:rPr>
          <w:sz w:val="16"/>
        </w:rPr>
        <w:t>p</w:t>
      </w:r>
      <w:r>
        <w:rPr>
          <w:rFonts w:ascii="Verdana"/>
          <w:i/>
          <w:sz w:val="16"/>
        </w:rPr>
        <w:t>&lt;</w:t>
      </w:r>
      <w:r>
        <w:rPr>
          <w:sz w:val="16"/>
        </w:rPr>
        <w:t>0.001.</w:t>
      </w:r>
    </w:p>
    <w:p w14:paraId="174DF7AF" w14:textId="77777777" w:rsidR="00054221" w:rsidRDefault="00054221">
      <w:pPr>
        <w:pStyle w:val="BodyText"/>
        <w:spacing w:before="7"/>
        <w:rPr>
          <w:sz w:val="26"/>
        </w:rPr>
      </w:pPr>
    </w:p>
    <w:p w14:paraId="2523B457" w14:textId="77777777" w:rsidR="00054221" w:rsidRDefault="00BD4E74">
      <w:pPr>
        <w:pStyle w:val="BodyText"/>
        <w:ind w:left="257" w:right="715"/>
        <w:jc w:val="center"/>
      </w:pPr>
      <w:r>
        <w:t>Table</w:t>
      </w:r>
      <w:r>
        <w:rPr>
          <w:spacing w:val="-5"/>
        </w:rPr>
        <w:t xml:space="preserve"> </w:t>
      </w:r>
      <w:r>
        <w:t>26:</w:t>
      </w:r>
      <w:r>
        <w:rPr>
          <w:spacing w:val="13"/>
        </w:rPr>
        <w:t xml:space="preserve"> </w:t>
      </w:r>
      <w:r>
        <w:t>Ecuador</w:t>
      </w:r>
      <w:r>
        <w:rPr>
          <w:spacing w:val="-5"/>
        </w:rPr>
        <w:t xml:space="preserve"> </w:t>
      </w:r>
      <w:r>
        <w:t>Sample</w:t>
      </w:r>
      <w:r>
        <w:rPr>
          <w:spacing w:val="-4"/>
        </w:rPr>
        <w:t xml:space="preserve"> </w:t>
      </w:r>
      <w:r>
        <w:t>Balance</w:t>
      </w:r>
      <w:r>
        <w:rPr>
          <w:spacing w:val="-4"/>
        </w:rPr>
        <w:t xml:space="preserve"> </w:t>
      </w:r>
      <w:r>
        <w:t>Table</w:t>
      </w:r>
    </w:p>
    <w:p w14:paraId="65CA372F" w14:textId="77777777" w:rsidR="00054221" w:rsidRDefault="00054221">
      <w:pPr>
        <w:pStyle w:val="BodyText"/>
        <w:spacing w:before="10" w:after="1"/>
      </w:pPr>
    </w:p>
    <w:tbl>
      <w:tblPr>
        <w:tblW w:w="0" w:type="auto"/>
        <w:tblInd w:w="1501" w:type="dxa"/>
        <w:tblLayout w:type="fixed"/>
        <w:tblCellMar>
          <w:left w:w="0" w:type="dxa"/>
          <w:right w:w="0" w:type="dxa"/>
        </w:tblCellMar>
        <w:tblLook w:val="01E0" w:firstRow="1" w:lastRow="1" w:firstColumn="1" w:lastColumn="1" w:noHBand="0" w:noVBand="0"/>
      </w:tblPr>
      <w:tblGrid>
        <w:gridCol w:w="4283"/>
        <w:gridCol w:w="757"/>
        <w:gridCol w:w="806"/>
        <w:gridCol w:w="767"/>
      </w:tblGrid>
      <w:tr w:rsidR="00054221" w14:paraId="1843C0DD" w14:textId="77777777">
        <w:trPr>
          <w:trHeight w:val="366"/>
        </w:trPr>
        <w:tc>
          <w:tcPr>
            <w:tcW w:w="4283" w:type="dxa"/>
            <w:tcBorders>
              <w:top w:val="double" w:sz="1" w:space="0" w:color="000000"/>
            </w:tcBorders>
          </w:tcPr>
          <w:p w14:paraId="19B3EE27" w14:textId="77777777" w:rsidR="00054221" w:rsidRDefault="00BD4E74">
            <w:pPr>
              <w:pStyle w:val="TableParagraph"/>
              <w:spacing w:before="188" w:line="159" w:lineRule="exact"/>
              <w:ind w:left="119"/>
              <w:jc w:val="left"/>
              <w:rPr>
                <w:sz w:val="16"/>
              </w:rPr>
            </w:pPr>
            <w:r>
              <w:rPr>
                <w:w w:val="105"/>
                <w:sz w:val="16"/>
              </w:rPr>
              <w:t>Variable</w:t>
            </w:r>
          </w:p>
        </w:tc>
        <w:tc>
          <w:tcPr>
            <w:tcW w:w="757" w:type="dxa"/>
            <w:tcBorders>
              <w:top w:val="double" w:sz="1" w:space="0" w:color="000000"/>
            </w:tcBorders>
          </w:tcPr>
          <w:p w14:paraId="26C40D1C" w14:textId="77777777" w:rsidR="00054221" w:rsidRDefault="00BD4E74">
            <w:pPr>
              <w:pStyle w:val="TableParagraph"/>
              <w:spacing w:before="188" w:line="159" w:lineRule="exact"/>
              <w:ind w:left="134" w:right="134"/>
              <w:rPr>
                <w:sz w:val="16"/>
              </w:rPr>
            </w:pPr>
            <w:r>
              <w:rPr>
                <w:w w:val="110"/>
                <w:sz w:val="16"/>
              </w:rPr>
              <w:t>F2F</w:t>
            </w:r>
          </w:p>
        </w:tc>
        <w:tc>
          <w:tcPr>
            <w:tcW w:w="806" w:type="dxa"/>
            <w:tcBorders>
              <w:top w:val="double" w:sz="1" w:space="0" w:color="000000"/>
            </w:tcBorders>
          </w:tcPr>
          <w:p w14:paraId="4A37B4D3" w14:textId="77777777" w:rsidR="00054221" w:rsidRDefault="00BD4E74">
            <w:pPr>
              <w:pStyle w:val="TableParagraph"/>
              <w:spacing w:before="0" w:line="180" w:lineRule="exact"/>
              <w:ind w:left="99"/>
              <w:jc w:val="left"/>
              <w:rPr>
                <w:sz w:val="16"/>
              </w:rPr>
            </w:pPr>
            <w:r>
              <w:rPr>
                <w:w w:val="105"/>
                <w:sz w:val="16"/>
              </w:rPr>
              <w:t>Ecuador</w:t>
            </w:r>
          </w:p>
          <w:p w14:paraId="5620F1B2" w14:textId="77777777" w:rsidR="00054221" w:rsidRDefault="00BD4E74">
            <w:pPr>
              <w:pStyle w:val="TableParagraph"/>
              <w:spacing w:before="7" w:line="159" w:lineRule="exact"/>
              <w:ind w:left="118"/>
              <w:jc w:val="left"/>
              <w:rPr>
                <w:sz w:val="16"/>
              </w:rPr>
            </w:pPr>
            <w:r>
              <w:rPr>
                <w:w w:val="105"/>
                <w:sz w:val="16"/>
              </w:rPr>
              <w:t>Remote</w:t>
            </w:r>
          </w:p>
        </w:tc>
        <w:tc>
          <w:tcPr>
            <w:tcW w:w="767" w:type="dxa"/>
            <w:tcBorders>
              <w:top w:val="double" w:sz="1" w:space="0" w:color="000000"/>
            </w:tcBorders>
          </w:tcPr>
          <w:p w14:paraId="48E51AD9" w14:textId="77777777" w:rsidR="00054221" w:rsidRDefault="00BD4E74">
            <w:pPr>
              <w:pStyle w:val="TableParagraph"/>
              <w:spacing w:before="188" w:line="159" w:lineRule="exact"/>
              <w:ind w:left="89" w:right="90"/>
              <w:rPr>
                <w:sz w:val="16"/>
              </w:rPr>
            </w:pPr>
            <w:r>
              <w:rPr>
                <w:sz w:val="16"/>
              </w:rPr>
              <w:t>Diff</w:t>
            </w:r>
          </w:p>
        </w:tc>
      </w:tr>
      <w:tr w:rsidR="00054221" w14:paraId="528E22C3" w14:textId="77777777">
        <w:trPr>
          <w:trHeight w:val="23"/>
        </w:trPr>
        <w:tc>
          <w:tcPr>
            <w:tcW w:w="4283" w:type="dxa"/>
          </w:tcPr>
          <w:p w14:paraId="7A4AA371" w14:textId="77777777" w:rsidR="00054221" w:rsidRDefault="00054221">
            <w:pPr>
              <w:pStyle w:val="TableParagraph"/>
              <w:spacing w:before="0" w:line="240" w:lineRule="auto"/>
              <w:jc w:val="left"/>
              <w:rPr>
                <w:rFonts w:ascii="Times New Roman"/>
                <w:sz w:val="2"/>
              </w:rPr>
            </w:pPr>
          </w:p>
        </w:tc>
        <w:tc>
          <w:tcPr>
            <w:tcW w:w="757" w:type="dxa"/>
          </w:tcPr>
          <w:p w14:paraId="1C6D18FE" w14:textId="77777777" w:rsidR="00054221" w:rsidRDefault="00054221">
            <w:pPr>
              <w:pStyle w:val="TableParagraph"/>
              <w:spacing w:before="0" w:line="240" w:lineRule="auto"/>
              <w:jc w:val="left"/>
              <w:rPr>
                <w:rFonts w:ascii="Times New Roman"/>
                <w:sz w:val="2"/>
              </w:rPr>
            </w:pPr>
          </w:p>
        </w:tc>
        <w:tc>
          <w:tcPr>
            <w:tcW w:w="806" w:type="dxa"/>
          </w:tcPr>
          <w:p w14:paraId="20649454" w14:textId="77777777" w:rsidR="00054221" w:rsidRDefault="00054221">
            <w:pPr>
              <w:pStyle w:val="TableParagraph"/>
              <w:spacing w:before="0" w:line="240" w:lineRule="auto"/>
              <w:jc w:val="left"/>
              <w:rPr>
                <w:rFonts w:ascii="Times New Roman"/>
                <w:sz w:val="2"/>
              </w:rPr>
            </w:pPr>
          </w:p>
        </w:tc>
        <w:tc>
          <w:tcPr>
            <w:tcW w:w="767" w:type="dxa"/>
          </w:tcPr>
          <w:p w14:paraId="4D9B1C01" w14:textId="77777777" w:rsidR="00054221" w:rsidRDefault="00054221">
            <w:pPr>
              <w:pStyle w:val="TableParagraph"/>
              <w:spacing w:before="0" w:line="240" w:lineRule="auto"/>
              <w:jc w:val="left"/>
              <w:rPr>
                <w:rFonts w:ascii="Times New Roman"/>
                <w:sz w:val="2"/>
              </w:rPr>
            </w:pPr>
          </w:p>
        </w:tc>
      </w:tr>
      <w:tr w:rsidR="00054221" w14:paraId="7B1B5699" w14:textId="77777777">
        <w:trPr>
          <w:trHeight w:val="349"/>
        </w:trPr>
        <w:tc>
          <w:tcPr>
            <w:tcW w:w="4283" w:type="dxa"/>
            <w:tcBorders>
              <w:top w:val="single" w:sz="4" w:space="0" w:color="000000"/>
            </w:tcBorders>
          </w:tcPr>
          <w:p w14:paraId="31D868DC" w14:textId="77777777" w:rsidR="00054221" w:rsidRDefault="00BD4E74">
            <w:pPr>
              <w:pStyle w:val="TableParagraph"/>
              <w:spacing w:before="0" w:line="167" w:lineRule="exact"/>
              <w:ind w:left="119"/>
              <w:jc w:val="left"/>
              <w:rPr>
                <w:sz w:val="16"/>
              </w:rPr>
            </w:pPr>
            <w:r>
              <w:rPr>
                <w:w w:val="105"/>
                <w:sz w:val="16"/>
              </w:rPr>
              <w:t>Respondent</w:t>
            </w:r>
            <w:r>
              <w:rPr>
                <w:spacing w:val="3"/>
                <w:w w:val="105"/>
                <w:sz w:val="16"/>
              </w:rPr>
              <w:t xml:space="preserve"> </w:t>
            </w:r>
            <w:r>
              <w:rPr>
                <w:w w:val="105"/>
                <w:sz w:val="16"/>
              </w:rPr>
              <w:t>Age</w:t>
            </w:r>
          </w:p>
        </w:tc>
        <w:tc>
          <w:tcPr>
            <w:tcW w:w="757" w:type="dxa"/>
            <w:tcBorders>
              <w:top w:val="single" w:sz="4" w:space="0" w:color="000000"/>
            </w:tcBorders>
          </w:tcPr>
          <w:p w14:paraId="563B877A" w14:textId="77777777" w:rsidR="00054221" w:rsidRDefault="00BD4E74">
            <w:pPr>
              <w:pStyle w:val="TableParagraph"/>
              <w:spacing w:before="0" w:line="167" w:lineRule="exact"/>
              <w:ind w:left="184"/>
              <w:jc w:val="left"/>
              <w:rPr>
                <w:sz w:val="16"/>
              </w:rPr>
            </w:pPr>
            <w:r>
              <w:rPr>
                <w:sz w:val="16"/>
              </w:rPr>
              <w:t>46.19</w:t>
            </w:r>
          </w:p>
          <w:p w14:paraId="44C93F11" w14:textId="77777777" w:rsidR="00054221" w:rsidRDefault="00BD4E74">
            <w:pPr>
              <w:pStyle w:val="TableParagraph"/>
              <w:spacing w:before="7"/>
              <w:ind w:left="119"/>
              <w:jc w:val="left"/>
              <w:rPr>
                <w:sz w:val="16"/>
              </w:rPr>
            </w:pPr>
            <w:r>
              <w:rPr>
                <w:w w:val="105"/>
                <w:sz w:val="16"/>
              </w:rPr>
              <w:t>(17.97)</w:t>
            </w:r>
          </w:p>
        </w:tc>
        <w:tc>
          <w:tcPr>
            <w:tcW w:w="806" w:type="dxa"/>
            <w:tcBorders>
              <w:top w:val="single" w:sz="4" w:space="0" w:color="000000"/>
            </w:tcBorders>
          </w:tcPr>
          <w:p w14:paraId="778550A8" w14:textId="77777777" w:rsidR="00054221" w:rsidRDefault="00BD4E74">
            <w:pPr>
              <w:pStyle w:val="TableParagraph"/>
              <w:spacing w:before="0" w:line="167" w:lineRule="exact"/>
              <w:ind w:left="208"/>
              <w:jc w:val="left"/>
              <w:rPr>
                <w:sz w:val="16"/>
              </w:rPr>
            </w:pPr>
            <w:r>
              <w:rPr>
                <w:sz w:val="16"/>
              </w:rPr>
              <w:t>43.00</w:t>
            </w:r>
          </w:p>
          <w:p w14:paraId="507422EF" w14:textId="77777777" w:rsidR="00054221" w:rsidRDefault="00BD4E74">
            <w:pPr>
              <w:pStyle w:val="TableParagraph"/>
              <w:spacing w:before="7"/>
              <w:ind w:left="143"/>
              <w:jc w:val="left"/>
              <w:rPr>
                <w:sz w:val="16"/>
              </w:rPr>
            </w:pPr>
            <w:r>
              <w:rPr>
                <w:sz w:val="16"/>
              </w:rPr>
              <w:t>(16.84)</w:t>
            </w:r>
          </w:p>
        </w:tc>
        <w:tc>
          <w:tcPr>
            <w:tcW w:w="767" w:type="dxa"/>
            <w:tcBorders>
              <w:top w:val="single" w:sz="4" w:space="0" w:color="000000"/>
            </w:tcBorders>
          </w:tcPr>
          <w:p w14:paraId="126D05DD" w14:textId="77777777" w:rsidR="00054221" w:rsidRDefault="00BD4E74">
            <w:pPr>
              <w:pStyle w:val="TableParagraph"/>
              <w:spacing w:before="0" w:line="167" w:lineRule="exact"/>
              <w:ind w:left="118"/>
              <w:jc w:val="left"/>
              <w:rPr>
                <w:sz w:val="16"/>
              </w:rPr>
            </w:pPr>
            <w:r>
              <w:rPr>
                <w:w w:val="105"/>
                <w:sz w:val="16"/>
              </w:rPr>
              <w:t>-3.19**</w:t>
            </w:r>
          </w:p>
          <w:p w14:paraId="7B86BD5B" w14:textId="77777777" w:rsidR="00054221" w:rsidRDefault="00BD4E74">
            <w:pPr>
              <w:pStyle w:val="TableParagraph"/>
              <w:spacing w:before="7"/>
              <w:ind w:left="165"/>
              <w:jc w:val="left"/>
              <w:rPr>
                <w:sz w:val="16"/>
              </w:rPr>
            </w:pPr>
            <w:r>
              <w:rPr>
                <w:sz w:val="16"/>
              </w:rPr>
              <w:t>(0.00)</w:t>
            </w:r>
          </w:p>
        </w:tc>
      </w:tr>
      <w:tr w:rsidR="00054221" w14:paraId="4B39FBB1" w14:textId="77777777">
        <w:trPr>
          <w:trHeight w:val="189"/>
        </w:trPr>
        <w:tc>
          <w:tcPr>
            <w:tcW w:w="4283" w:type="dxa"/>
          </w:tcPr>
          <w:p w14:paraId="62D6263D" w14:textId="77777777" w:rsidR="00054221" w:rsidRDefault="00BD4E74">
            <w:pPr>
              <w:pStyle w:val="TableParagraph"/>
              <w:ind w:left="119"/>
              <w:jc w:val="left"/>
              <w:rPr>
                <w:sz w:val="16"/>
              </w:rPr>
            </w:pPr>
            <w:r>
              <w:rPr>
                <w:spacing w:val="-1"/>
                <w:w w:val="105"/>
                <w:sz w:val="16"/>
              </w:rPr>
              <w:t>Female</w:t>
            </w:r>
            <w:r>
              <w:rPr>
                <w:spacing w:val="-5"/>
                <w:w w:val="105"/>
                <w:sz w:val="16"/>
              </w:rPr>
              <w:t xml:space="preserve"> </w:t>
            </w:r>
            <w:r>
              <w:rPr>
                <w:spacing w:val="-1"/>
                <w:w w:val="105"/>
                <w:sz w:val="16"/>
              </w:rPr>
              <w:t>Respondent</w:t>
            </w:r>
          </w:p>
        </w:tc>
        <w:tc>
          <w:tcPr>
            <w:tcW w:w="757" w:type="dxa"/>
          </w:tcPr>
          <w:p w14:paraId="4C85D956" w14:textId="77777777" w:rsidR="00054221" w:rsidRDefault="00BD4E74">
            <w:pPr>
              <w:pStyle w:val="TableParagraph"/>
              <w:ind w:left="134" w:right="135"/>
              <w:rPr>
                <w:sz w:val="16"/>
              </w:rPr>
            </w:pPr>
            <w:r>
              <w:rPr>
                <w:sz w:val="16"/>
              </w:rPr>
              <w:t>0.77</w:t>
            </w:r>
          </w:p>
        </w:tc>
        <w:tc>
          <w:tcPr>
            <w:tcW w:w="806" w:type="dxa"/>
          </w:tcPr>
          <w:p w14:paraId="45EF96A7" w14:textId="77777777" w:rsidR="00054221" w:rsidRDefault="00BD4E74">
            <w:pPr>
              <w:pStyle w:val="TableParagraph"/>
              <w:ind w:left="155" w:right="155"/>
              <w:rPr>
                <w:sz w:val="16"/>
              </w:rPr>
            </w:pPr>
            <w:r>
              <w:rPr>
                <w:sz w:val="16"/>
              </w:rPr>
              <w:t>0.76</w:t>
            </w:r>
          </w:p>
        </w:tc>
        <w:tc>
          <w:tcPr>
            <w:tcW w:w="767" w:type="dxa"/>
          </w:tcPr>
          <w:p w14:paraId="1373596A" w14:textId="77777777" w:rsidR="00054221" w:rsidRDefault="00BD4E74">
            <w:pPr>
              <w:pStyle w:val="TableParagraph"/>
              <w:ind w:left="89" w:right="90"/>
              <w:rPr>
                <w:sz w:val="16"/>
              </w:rPr>
            </w:pPr>
            <w:r>
              <w:rPr>
                <w:sz w:val="16"/>
              </w:rPr>
              <w:t>-0.01</w:t>
            </w:r>
          </w:p>
        </w:tc>
      </w:tr>
      <w:tr w:rsidR="00054221" w14:paraId="4EEAB862" w14:textId="77777777">
        <w:trPr>
          <w:trHeight w:val="189"/>
        </w:trPr>
        <w:tc>
          <w:tcPr>
            <w:tcW w:w="4283" w:type="dxa"/>
          </w:tcPr>
          <w:p w14:paraId="0A799A62" w14:textId="77777777" w:rsidR="00054221" w:rsidRDefault="00054221">
            <w:pPr>
              <w:pStyle w:val="TableParagraph"/>
              <w:spacing w:before="0" w:line="240" w:lineRule="auto"/>
              <w:jc w:val="left"/>
              <w:rPr>
                <w:rFonts w:ascii="Times New Roman"/>
                <w:sz w:val="12"/>
              </w:rPr>
            </w:pPr>
          </w:p>
        </w:tc>
        <w:tc>
          <w:tcPr>
            <w:tcW w:w="757" w:type="dxa"/>
          </w:tcPr>
          <w:p w14:paraId="76245659" w14:textId="77777777" w:rsidR="00054221" w:rsidRDefault="00BD4E74">
            <w:pPr>
              <w:pStyle w:val="TableParagraph"/>
              <w:ind w:left="134" w:right="135"/>
              <w:rPr>
                <w:sz w:val="16"/>
              </w:rPr>
            </w:pPr>
            <w:r>
              <w:rPr>
                <w:sz w:val="16"/>
              </w:rPr>
              <w:t>(0.42)</w:t>
            </w:r>
          </w:p>
        </w:tc>
        <w:tc>
          <w:tcPr>
            <w:tcW w:w="806" w:type="dxa"/>
          </w:tcPr>
          <w:p w14:paraId="6B118FBD" w14:textId="77777777" w:rsidR="00054221" w:rsidRDefault="00BD4E74">
            <w:pPr>
              <w:pStyle w:val="TableParagraph"/>
              <w:ind w:left="155" w:right="156"/>
              <w:rPr>
                <w:sz w:val="16"/>
              </w:rPr>
            </w:pPr>
            <w:r>
              <w:rPr>
                <w:sz w:val="16"/>
              </w:rPr>
              <w:t>(0.43)</w:t>
            </w:r>
          </w:p>
        </w:tc>
        <w:tc>
          <w:tcPr>
            <w:tcW w:w="767" w:type="dxa"/>
          </w:tcPr>
          <w:p w14:paraId="1BC425CC" w14:textId="77777777" w:rsidR="00054221" w:rsidRDefault="00BD4E74">
            <w:pPr>
              <w:pStyle w:val="TableParagraph"/>
              <w:ind w:left="89" w:right="89"/>
              <w:rPr>
                <w:sz w:val="16"/>
              </w:rPr>
            </w:pPr>
            <w:r>
              <w:rPr>
                <w:w w:val="105"/>
                <w:sz w:val="16"/>
              </w:rPr>
              <w:t>(0.51)</w:t>
            </w:r>
          </w:p>
        </w:tc>
      </w:tr>
      <w:tr w:rsidR="00054221" w14:paraId="44476BA0" w14:textId="77777777">
        <w:trPr>
          <w:trHeight w:val="189"/>
        </w:trPr>
        <w:tc>
          <w:tcPr>
            <w:tcW w:w="4283" w:type="dxa"/>
          </w:tcPr>
          <w:p w14:paraId="1DB06710" w14:textId="77777777" w:rsidR="00054221" w:rsidRDefault="00BD4E74">
            <w:pPr>
              <w:pStyle w:val="TableParagraph"/>
              <w:ind w:left="119"/>
              <w:jc w:val="left"/>
              <w:rPr>
                <w:sz w:val="16"/>
              </w:rPr>
            </w:pPr>
            <w:r>
              <w:rPr>
                <w:sz w:val="16"/>
              </w:rPr>
              <w:t>Head</w:t>
            </w:r>
            <w:r>
              <w:rPr>
                <w:spacing w:val="16"/>
                <w:sz w:val="16"/>
              </w:rPr>
              <w:t xml:space="preserve"> </w:t>
            </w:r>
            <w:r>
              <w:rPr>
                <w:sz w:val="16"/>
              </w:rPr>
              <w:t>of</w:t>
            </w:r>
            <w:r>
              <w:rPr>
                <w:spacing w:val="16"/>
                <w:sz w:val="16"/>
              </w:rPr>
              <w:t xml:space="preserve"> </w:t>
            </w:r>
            <w:r>
              <w:rPr>
                <w:sz w:val="16"/>
              </w:rPr>
              <w:t>Household</w:t>
            </w:r>
            <w:r>
              <w:rPr>
                <w:spacing w:val="17"/>
                <w:sz w:val="16"/>
              </w:rPr>
              <w:t xml:space="preserve"> </w:t>
            </w:r>
            <w:r>
              <w:rPr>
                <w:sz w:val="16"/>
              </w:rPr>
              <w:t>Respondent</w:t>
            </w:r>
          </w:p>
        </w:tc>
        <w:tc>
          <w:tcPr>
            <w:tcW w:w="757" w:type="dxa"/>
          </w:tcPr>
          <w:p w14:paraId="136E9407" w14:textId="77777777" w:rsidR="00054221" w:rsidRDefault="00BD4E74">
            <w:pPr>
              <w:pStyle w:val="TableParagraph"/>
              <w:ind w:left="134" w:right="134"/>
              <w:rPr>
                <w:sz w:val="16"/>
              </w:rPr>
            </w:pPr>
            <w:r>
              <w:rPr>
                <w:sz w:val="16"/>
              </w:rPr>
              <w:t>0.61</w:t>
            </w:r>
          </w:p>
        </w:tc>
        <w:tc>
          <w:tcPr>
            <w:tcW w:w="806" w:type="dxa"/>
          </w:tcPr>
          <w:p w14:paraId="14318166" w14:textId="77777777" w:rsidR="00054221" w:rsidRDefault="00BD4E74">
            <w:pPr>
              <w:pStyle w:val="TableParagraph"/>
              <w:ind w:left="155" w:right="156"/>
              <w:rPr>
                <w:sz w:val="16"/>
              </w:rPr>
            </w:pPr>
            <w:r>
              <w:rPr>
                <w:sz w:val="16"/>
              </w:rPr>
              <w:t>0.53</w:t>
            </w:r>
          </w:p>
        </w:tc>
        <w:tc>
          <w:tcPr>
            <w:tcW w:w="767" w:type="dxa"/>
          </w:tcPr>
          <w:p w14:paraId="4A3DEA04" w14:textId="77777777" w:rsidR="00054221" w:rsidRDefault="00BD4E74">
            <w:pPr>
              <w:pStyle w:val="TableParagraph"/>
              <w:ind w:left="89" w:right="91"/>
              <w:rPr>
                <w:sz w:val="16"/>
              </w:rPr>
            </w:pPr>
            <w:r>
              <w:rPr>
                <w:sz w:val="16"/>
              </w:rPr>
              <w:t>-0.08**</w:t>
            </w:r>
          </w:p>
        </w:tc>
      </w:tr>
      <w:tr w:rsidR="00054221" w14:paraId="598B60CE" w14:textId="77777777">
        <w:trPr>
          <w:trHeight w:val="189"/>
        </w:trPr>
        <w:tc>
          <w:tcPr>
            <w:tcW w:w="4283" w:type="dxa"/>
          </w:tcPr>
          <w:p w14:paraId="02F8C09B" w14:textId="77777777" w:rsidR="00054221" w:rsidRDefault="00054221">
            <w:pPr>
              <w:pStyle w:val="TableParagraph"/>
              <w:spacing w:before="0" w:line="240" w:lineRule="auto"/>
              <w:jc w:val="left"/>
              <w:rPr>
                <w:rFonts w:ascii="Times New Roman"/>
                <w:sz w:val="12"/>
              </w:rPr>
            </w:pPr>
          </w:p>
        </w:tc>
        <w:tc>
          <w:tcPr>
            <w:tcW w:w="757" w:type="dxa"/>
          </w:tcPr>
          <w:p w14:paraId="1C01A7DE" w14:textId="77777777" w:rsidR="00054221" w:rsidRDefault="00BD4E74">
            <w:pPr>
              <w:pStyle w:val="TableParagraph"/>
              <w:ind w:left="134" w:right="135"/>
              <w:rPr>
                <w:sz w:val="16"/>
              </w:rPr>
            </w:pPr>
            <w:r>
              <w:rPr>
                <w:sz w:val="16"/>
              </w:rPr>
              <w:t>(0.49)</w:t>
            </w:r>
          </w:p>
        </w:tc>
        <w:tc>
          <w:tcPr>
            <w:tcW w:w="806" w:type="dxa"/>
          </w:tcPr>
          <w:p w14:paraId="0691B3EA" w14:textId="77777777" w:rsidR="00054221" w:rsidRDefault="00BD4E74">
            <w:pPr>
              <w:pStyle w:val="TableParagraph"/>
              <w:ind w:left="155" w:right="156"/>
              <w:rPr>
                <w:sz w:val="16"/>
              </w:rPr>
            </w:pPr>
            <w:r>
              <w:rPr>
                <w:sz w:val="16"/>
              </w:rPr>
              <w:t>(0.50)</w:t>
            </w:r>
          </w:p>
        </w:tc>
        <w:tc>
          <w:tcPr>
            <w:tcW w:w="767" w:type="dxa"/>
          </w:tcPr>
          <w:p w14:paraId="1EAFCE55" w14:textId="77777777" w:rsidR="00054221" w:rsidRDefault="00BD4E74">
            <w:pPr>
              <w:pStyle w:val="TableParagraph"/>
              <w:ind w:left="89" w:right="89"/>
              <w:rPr>
                <w:sz w:val="16"/>
              </w:rPr>
            </w:pPr>
            <w:r>
              <w:rPr>
                <w:sz w:val="16"/>
              </w:rPr>
              <w:t>(0.00)</w:t>
            </w:r>
          </w:p>
        </w:tc>
      </w:tr>
      <w:tr w:rsidR="00054221" w14:paraId="4CD32D39" w14:textId="77777777">
        <w:trPr>
          <w:trHeight w:val="189"/>
        </w:trPr>
        <w:tc>
          <w:tcPr>
            <w:tcW w:w="4283" w:type="dxa"/>
          </w:tcPr>
          <w:p w14:paraId="530D9514" w14:textId="77777777" w:rsidR="00054221" w:rsidRDefault="00BD4E74">
            <w:pPr>
              <w:pStyle w:val="TableParagraph"/>
              <w:ind w:left="119"/>
              <w:jc w:val="left"/>
              <w:rPr>
                <w:sz w:val="16"/>
              </w:rPr>
            </w:pPr>
            <w:r>
              <w:rPr>
                <w:sz w:val="16"/>
              </w:rPr>
              <w:t>Household</w:t>
            </w:r>
            <w:r>
              <w:rPr>
                <w:spacing w:val="13"/>
                <w:sz w:val="16"/>
              </w:rPr>
              <w:t xml:space="preserve"> </w:t>
            </w:r>
            <w:r>
              <w:rPr>
                <w:sz w:val="16"/>
              </w:rPr>
              <w:t>Size</w:t>
            </w:r>
          </w:p>
        </w:tc>
        <w:tc>
          <w:tcPr>
            <w:tcW w:w="757" w:type="dxa"/>
          </w:tcPr>
          <w:p w14:paraId="4B1CFCBA" w14:textId="77777777" w:rsidR="00054221" w:rsidRDefault="00BD4E74">
            <w:pPr>
              <w:pStyle w:val="TableParagraph"/>
              <w:ind w:left="134" w:right="135"/>
              <w:rPr>
                <w:sz w:val="16"/>
              </w:rPr>
            </w:pPr>
            <w:r>
              <w:rPr>
                <w:sz w:val="16"/>
              </w:rPr>
              <w:t>4.37</w:t>
            </w:r>
          </w:p>
        </w:tc>
        <w:tc>
          <w:tcPr>
            <w:tcW w:w="806" w:type="dxa"/>
          </w:tcPr>
          <w:p w14:paraId="32184AF5" w14:textId="77777777" w:rsidR="00054221" w:rsidRDefault="00BD4E74">
            <w:pPr>
              <w:pStyle w:val="TableParagraph"/>
              <w:ind w:left="155" w:right="155"/>
              <w:rPr>
                <w:sz w:val="16"/>
              </w:rPr>
            </w:pPr>
            <w:r>
              <w:rPr>
                <w:sz w:val="16"/>
              </w:rPr>
              <w:t>4.57</w:t>
            </w:r>
          </w:p>
        </w:tc>
        <w:tc>
          <w:tcPr>
            <w:tcW w:w="767" w:type="dxa"/>
          </w:tcPr>
          <w:p w14:paraId="6900553E" w14:textId="77777777" w:rsidR="00054221" w:rsidRDefault="00BD4E74">
            <w:pPr>
              <w:pStyle w:val="TableParagraph"/>
              <w:ind w:left="89" w:right="90"/>
              <w:rPr>
                <w:sz w:val="16"/>
              </w:rPr>
            </w:pPr>
            <w:r>
              <w:rPr>
                <w:sz w:val="16"/>
              </w:rPr>
              <w:t>0.19</w:t>
            </w:r>
          </w:p>
        </w:tc>
      </w:tr>
      <w:tr w:rsidR="00054221" w14:paraId="2B614255" w14:textId="77777777">
        <w:trPr>
          <w:trHeight w:val="189"/>
        </w:trPr>
        <w:tc>
          <w:tcPr>
            <w:tcW w:w="4283" w:type="dxa"/>
          </w:tcPr>
          <w:p w14:paraId="5C7ACDA7" w14:textId="77777777" w:rsidR="00054221" w:rsidRDefault="00054221">
            <w:pPr>
              <w:pStyle w:val="TableParagraph"/>
              <w:spacing w:before="0" w:line="240" w:lineRule="auto"/>
              <w:jc w:val="left"/>
              <w:rPr>
                <w:rFonts w:ascii="Times New Roman"/>
                <w:sz w:val="12"/>
              </w:rPr>
            </w:pPr>
          </w:p>
        </w:tc>
        <w:tc>
          <w:tcPr>
            <w:tcW w:w="757" w:type="dxa"/>
          </w:tcPr>
          <w:p w14:paraId="6E3079B9" w14:textId="77777777" w:rsidR="00054221" w:rsidRDefault="00BD4E74">
            <w:pPr>
              <w:pStyle w:val="TableParagraph"/>
              <w:ind w:left="134" w:right="135"/>
              <w:rPr>
                <w:sz w:val="16"/>
              </w:rPr>
            </w:pPr>
            <w:r>
              <w:rPr>
                <w:sz w:val="16"/>
              </w:rPr>
              <w:t>(2.24)</w:t>
            </w:r>
          </w:p>
        </w:tc>
        <w:tc>
          <w:tcPr>
            <w:tcW w:w="806" w:type="dxa"/>
          </w:tcPr>
          <w:p w14:paraId="54BAAA4A" w14:textId="77777777" w:rsidR="00054221" w:rsidRDefault="00BD4E74">
            <w:pPr>
              <w:pStyle w:val="TableParagraph"/>
              <w:ind w:left="155" w:right="156"/>
              <w:rPr>
                <w:sz w:val="16"/>
              </w:rPr>
            </w:pPr>
            <w:r>
              <w:rPr>
                <w:sz w:val="16"/>
              </w:rPr>
              <w:t>(2.35)</w:t>
            </w:r>
          </w:p>
        </w:tc>
        <w:tc>
          <w:tcPr>
            <w:tcW w:w="767" w:type="dxa"/>
          </w:tcPr>
          <w:p w14:paraId="1823AAEF" w14:textId="77777777" w:rsidR="00054221" w:rsidRDefault="00BD4E74">
            <w:pPr>
              <w:pStyle w:val="TableParagraph"/>
              <w:ind w:left="89" w:right="89"/>
              <w:rPr>
                <w:sz w:val="16"/>
              </w:rPr>
            </w:pPr>
            <w:r>
              <w:rPr>
                <w:w w:val="110"/>
                <w:sz w:val="16"/>
              </w:rPr>
              <w:t>(0.11)</w:t>
            </w:r>
          </w:p>
        </w:tc>
      </w:tr>
      <w:tr w:rsidR="00054221" w14:paraId="4E34BC3F" w14:textId="77777777">
        <w:trPr>
          <w:trHeight w:val="189"/>
        </w:trPr>
        <w:tc>
          <w:tcPr>
            <w:tcW w:w="4283" w:type="dxa"/>
          </w:tcPr>
          <w:p w14:paraId="4D3A7080" w14:textId="77777777" w:rsidR="00054221" w:rsidRDefault="00BD4E74">
            <w:pPr>
              <w:pStyle w:val="TableParagraph"/>
              <w:ind w:left="119"/>
              <w:jc w:val="left"/>
              <w:rPr>
                <w:sz w:val="16"/>
              </w:rPr>
            </w:pPr>
            <w:r>
              <w:rPr>
                <w:sz w:val="16"/>
              </w:rPr>
              <w:t>Number</w:t>
            </w:r>
            <w:r>
              <w:rPr>
                <w:spacing w:val="22"/>
                <w:sz w:val="16"/>
              </w:rPr>
              <w:t xml:space="preserve"> </w:t>
            </w:r>
            <w:r>
              <w:rPr>
                <w:sz w:val="16"/>
              </w:rPr>
              <w:t>of</w:t>
            </w:r>
            <w:r>
              <w:rPr>
                <w:spacing w:val="22"/>
                <w:sz w:val="16"/>
              </w:rPr>
              <w:t xml:space="preserve"> </w:t>
            </w:r>
            <w:r>
              <w:rPr>
                <w:sz w:val="16"/>
              </w:rPr>
              <w:t>household</w:t>
            </w:r>
            <w:r>
              <w:rPr>
                <w:spacing w:val="22"/>
                <w:sz w:val="16"/>
              </w:rPr>
              <w:t xml:space="preserve"> </w:t>
            </w:r>
            <w:r>
              <w:rPr>
                <w:sz w:val="16"/>
              </w:rPr>
              <w:t>members</w:t>
            </w:r>
            <w:r>
              <w:rPr>
                <w:spacing w:val="22"/>
                <w:sz w:val="16"/>
              </w:rPr>
              <w:t xml:space="preserve"> </w:t>
            </w:r>
            <w:r>
              <w:rPr>
                <w:sz w:val="16"/>
              </w:rPr>
              <w:t>contributing</w:t>
            </w:r>
            <w:r>
              <w:rPr>
                <w:spacing w:val="22"/>
                <w:sz w:val="16"/>
              </w:rPr>
              <w:t xml:space="preserve"> </w:t>
            </w:r>
            <w:r>
              <w:rPr>
                <w:sz w:val="16"/>
              </w:rPr>
              <w:t>to</w:t>
            </w:r>
            <w:r>
              <w:rPr>
                <w:spacing w:val="23"/>
                <w:sz w:val="16"/>
              </w:rPr>
              <w:t xml:space="preserve"> </w:t>
            </w:r>
            <w:r>
              <w:rPr>
                <w:sz w:val="16"/>
              </w:rPr>
              <w:t>income</w:t>
            </w:r>
          </w:p>
        </w:tc>
        <w:tc>
          <w:tcPr>
            <w:tcW w:w="757" w:type="dxa"/>
          </w:tcPr>
          <w:p w14:paraId="55FAAC20" w14:textId="77777777" w:rsidR="00054221" w:rsidRDefault="00BD4E74">
            <w:pPr>
              <w:pStyle w:val="TableParagraph"/>
              <w:ind w:left="134" w:right="135"/>
              <w:rPr>
                <w:sz w:val="16"/>
              </w:rPr>
            </w:pPr>
            <w:r>
              <w:rPr>
                <w:w w:val="105"/>
                <w:sz w:val="16"/>
              </w:rPr>
              <w:t>1.47</w:t>
            </w:r>
          </w:p>
        </w:tc>
        <w:tc>
          <w:tcPr>
            <w:tcW w:w="806" w:type="dxa"/>
          </w:tcPr>
          <w:p w14:paraId="0CAA285C" w14:textId="77777777" w:rsidR="00054221" w:rsidRDefault="00BD4E74">
            <w:pPr>
              <w:pStyle w:val="TableParagraph"/>
              <w:ind w:left="155" w:right="156"/>
              <w:rPr>
                <w:sz w:val="16"/>
              </w:rPr>
            </w:pPr>
            <w:r>
              <w:rPr>
                <w:w w:val="105"/>
                <w:sz w:val="16"/>
              </w:rPr>
              <w:t>1.45</w:t>
            </w:r>
          </w:p>
        </w:tc>
        <w:tc>
          <w:tcPr>
            <w:tcW w:w="767" w:type="dxa"/>
          </w:tcPr>
          <w:p w14:paraId="76DB1800" w14:textId="77777777" w:rsidR="00054221" w:rsidRDefault="00BD4E74">
            <w:pPr>
              <w:pStyle w:val="TableParagraph"/>
              <w:ind w:left="89" w:right="89"/>
              <w:rPr>
                <w:sz w:val="16"/>
              </w:rPr>
            </w:pPr>
            <w:r>
              <w:rPr>
                <w:sz w:val="16"/>
              </w:rPr>
              <w:t>-0.01</w:t>
            </w:r>
          </w:p>
        </w:tc>
      </w:tr>
      <w:tr w:rsidR="00054221" w14:paraId="2EFBA19D" w14:textId="77777777">
        <w:trPr>
          <w:trHeight w:val="189"/>
        </w:trPr>
        <w:tc>
          <w:tcPr>
            <w:tcW w:w="4283" w:type="dxa"/>
          </w:tcPr>
          <w:p w14:paraId="5826ADA7" w14:textId="77777777" w:rsidR="00054221" w:rsidRDefault="00054221">
            <w:pPr>
              <w:pStyle w:val="TableParagraph"/>
              <w:spacing w:before="0" w:line="240" w:lineRule="auto"/>
              <w:jc w:val="left"/>
              <w:rPr>
                <w:rFonts w:ascii="Times New Roman"/>
                <w:sz w:val="12"/>
              </w:rPr>
            </w:pPr>
          </w:p>
        </w:tc>
        <w:tc>
          <w:tcPr>
            <w:tcW w:w="757" w:type="dxa"/>
          </w:tcPr>
          <w:p w14:paraId="5EE0C7AB" w14:textId="77777777" w:rsidR="00054221" w:rsidRDefault="00BD4E74">
            <w:pPr>
              <w:pStyle w:val="TableParagraph"/>
              <w:ind w:left="134" w:right="135"/>
              <w:rPr>
                <w:sz w:val="16"/>
              </w:rPr>
            </w:pPr>
            <w:r>
              <w:rPr>
                <w:sz w:val="16"/>
              </w:rPr>
              <w:t>(0.84)</w:t>
            </w:r>
          </w:p>
        </w:tc>
        <w:tc>
          <w:tcPr>
            <w:tcW w:w="806" w:type="dxa"/>
          </w:tcPr>
          <w:p w14:paraId="7058C974" w14:textId="77777777" w:rsidR="00054221" w:rsidRDefault="00BD4E74">
            <w:pPr>
              <w:pStyle w:val="TableParagraph"/>
              <w:ind w:left="155" w:right="156"/>
              <w:rPr>
                <w:sz w:val="16"/>
              </w:rPr>
            </w:pPr>
            <w:r>
              <w:rPr>
                <w:sz w:val="16"/>
              </w:rPr>
              <w:t>(0.80)</w:t>
            </w:r>
          </w:p>
        </w:tc>
        <w:tc>
          <w:tcPr>
            <w:tcW w:w="767" w:type="dxa"/>
          </w:tcPr>
          <w:p w14:paraId="19355B48" w14:textId="77777777" w:rsidR="00054221" w:rsidRDefault="00BD4E74">
            <w:pPr>
              <w:pStyle w:val="TableParagraph"/>
              <w:ind w:left="89" w:right="89"/>
              <w:rPr>
                <w:sz w:val="16"/>
              </w:rPr>
            </w:pPr>
            <w:r>
              <w:rPr>
                <w:sz w:val="16"/>
              </w:rPr>
              <w:t>(0.75)</w:t>
            </w:r>
          </w:p>
        </w:tc>
      </w:tr>
      <w:tr w:rsidR="00054221" w14:paraId="7F794CC8" w14:textId="77777777">
        <w:trPr>
          <w:trHeight w:val="189"/>
        </w:trPr>
        <w:tc>
          <w:tcPr>
            <w:tcW w:w="4283" w:type="dxa"/>
          </w:tcPr>
          <w:p w14:paraId="0673D051" w14:textId="77777777" w:rsidR="00054221" w:rsidRDefault="00BD4E74">
            <w:pPr>
              <w:pStyle w:val="TableParagraph"/>
              <w:ind w:left="119"/>
              <w:jc w:val="left"/>
              <w:rPr>
                <w:sz w:val="16"/>
              </w:rPr>
            </w:pPr>
            <w:r>
              <w:rPr>
                <w:sz w:val="16"/>
              </w:rPr>
              <w:t>Number</w:t>
            </w:r>
            <w:r>
              <w:rPr>
                <w:spacing w:val="16"/>
                <w:sz w:val="16"/>
              </w:rPr>
              <w:t xml:space="preserve"> </w:t>
            </w:r>
            <w:r>
              <w:rPr>
                <w:sz w:val="16"/>
              </w:rPr>
              <w:t>of</w:t>
            </w:r>
            <w:r>
              <w:rPr>
                <w:spacing w:val="17"/>
                <w:sz w:val="16"/>
              </w:rPr>
              <w:t xml:space="preserve"> </w:t>
            </w:r>
            <w:r>
              <w:rPr>
                <w:sz w:val="16"/>
              </w:rPr>
              <w:t>household</w:t>
            </w:r>
            <w:r>
              <w:rPr>
                <w:spacing w:val="16"/>
                <w:sz w:val="16"/>
              </w:rPr>
              <w:t xml:space="preserve"> </w:t>
            </w:r>
            <w:r>
              <w:rPr>
                <w:sz w:val="16"/>
              </w:rPr>
              <w:t>income</w:t>
            </w:r>
            <w:r>
              <w:rPr>
                <w:spacing w:val="18"/>
                <w:sz w:val="16"/>
              </w:rPr>
              <w:t xml:space="preserve"> </w:t>
            </w:r>
            <w:r>
              <w:rPr>
                <w:sz w:val="16"/>
              </w:rPr>
              <w:t>sources</w:t>
            </w:r>
          </w:p>
        </w:tc>
        <w:tc>
          <w:tcPr>
            <w:tcW w:w="757" w:type="dxa"/>
          </w:tcPr>
          <w:p w14:paraId="240B6375" w14:textId="77777777" w:rsidR="00054221" w:rsidRDefault="00BD4E74">
            <w:pPr>
              <w:pStyle w:val="TableParagraph"/>
              <w:ind w:left="134" w:right="135"/>
              <w:rPr>
                <w:sz w:val="16"/>
              </w:rPr>
            </w:pPr>
            <w:r>
              <w:rPr>
                <w:sz w:val="16"/>
              </w:rPr>
              <w:t>1.40</w:t>
            </w:r>
          </w:p>
        </w:tc>
        <w:tc>
          <w:tcPr>
            <w:tcW w:w="806" w:type="dxa"/>
          </w:tcPr>
          <w:p w14:paraId="63F34389" w14:textId="77777777" w:rsidR="00054221" w:rsidRDefault="00BD4E74">
            <w:pPr>
              <w:pStyle w:val="TableParagraph"/>
              <w:ind w:left="155" w:right="156"/>
              <w:rPr>
                <w:sz w:val="16"/>
              </w:rPr>
            </w:pPr>
            <w:r>
              <w:rPr>
                <w:sz w:val="16"/>
              </w:rPr>
              <w:t>1.50</w:t>
            </w:r>
          </w:p>
        </w:tc>
        <w:tc>
          <w:tcPr>
            <w:tcW w:w="767" w:type="dxa"/>
          </w:tcPr>
          <w:p w14:paraId="0672DC47" w14:textId="77777777" w:rsidR="00054221" w:rsidRDefault="00BD4E74">
            <w:pPr>
              <w:pStyle w:val="TableParagraph"/>
              <w:ind w:left="89" w:right="89"/>
              <w:rPr>
                <w:sz w:val="16"/>
              </w:rPr>
            </w:pPr>
            <w:r>
              <w:rPr>
                <w:w w:val="110"/>
                <w:sz w:val="16"/>
              </w:rPr>
              <w:t>0.11**</w:t>
            </w:r>
          </w:p>
        </w:tc>
      </w:tr>
      <w:tr w:rsidR="00054221" w14:paraId="0839D319" w14:textId="77777777">
        <w:trPr>
          <w:trHeight w:val="193"/>
        </w:trPr>
        <w:tc>
          <w:tcPr>
            <w:tcW w:w="4283" w:type="dxa"/>
          </w:tcPr>
          <w:p w14:paraId="6B838F50" w14:textId="77777777" w:rsidR="00054221" w:rsidRDefault="00054221">
            <w:pPr>
              <w:pStyle w:val="TableParagraph"/>
              <w:spacing w:before="0" w:line="240" w:lineRule="auto"/>
              <w:jc w:val="left"/>
              <w:rPr>
                <w:rFonts w:ascii="Times New Roman"/>
                <w:sz w:val="12"/>
              </w:rPr>
            </w:pPr>
          </w:p>
        </w:tc>
        <w:tc>
          <w:tcPr>
            <w:tcW w:w="757" w:type="dxa"/>
          </w:tcPr>
          <w:p w14:paraId="311DD73D" w14:textId="77777777" w:rsidR="00054221" w:rsidRDefault="00BD4E74">
            <w:pPr>
              <w:pStyle w:val="TableParagraph"/>
              <w:spacing w:line="159" w:lineRule="exact"/>
              <w:ind w:left="134" w:right="135"/>
              <w:rPr>
                <w:sz w:val="16"/>
              </w:rPr>
            </w:pPr>
            <w:r>
              <w:rPr>
                <w:sz w:val="16"/>
              </w:rPr>
              <w:t>(0.72)</w:t>
            </w:r>
          </w:p>
        </w:tc>
        <w:tc>
          <w:tcPr>
            <w:tcW w:w="806" w:type="dxa"/>
          </w:tcPr>
          <w:p w14:paraId="60D71DA5" w14:textId="77777777" w:rsidR="00054221" w:rsidRDefault="00BD4E74">
            <w:pPr>
              <w:pStyle w:val="TableParagraph"/>
              <w:spacing w:line="159" w:lineRule="exact"/>
              <w:ind w:left="155" w:right="156"/>
              <w:rPr>
                <w:sz w:val="16"/>
              </w:rPr>
            </w:pPr>
            <w:r>
              <w:rPr>
                <w:sz w:val="16"/>
              </w:rPr>
              <w:t>(0.80)</w:t>
            </w:r>
          </w:p>
        </w:tc>
        <w:tc>
          <w:tcPr>
            <w:tcW w:w="767" w:type="dxa"/>
          </w:tcPr>
          <w:p w14:paraId="37991EA8" w14:textId="77777777" w:rsidR="00054221" w:rsidRDefault="00BD4E74">
            <w:pPr>
              <w:pStyle w:val="TableParagraph"/>
              <w:spacing w:line="159" w:lineRule="exact"/>
              <w:ind w:left="89" w:right="89"/>
              <w:rPr>
                <w:sz w:val="16"/>
              </w:rPr>
            </w:pPr>
            <w:r>
              <w:rPr>
                <w:sz w:val="16"/>
              </w:rPr>
              <w:t>(0.01)</w:t>
            </w:r>
          </w:p>
        </w:tc>
      </w:tr>
      <w:tr w:rsidR="00054221" w14:paraId="5A181BA3" w14:textId="77777777">
        <w:trPr>
          <w:trHeight w:val="234"/>
        </w:trPr>
        <w:tc>
          <w:tcPr>
            <w:tcW w:w="4283" w:type="dxa"/>
            <w:tcBorders>
              <w:bottom w:val="double" w:sz="1" w:space="0" w:color="000000"/>
            </w:tcBorders>
          </w:tcPr>
          <w:p w14:paraId="2D64252C" w14:textId="77777777" w:rsidR="00054221" w:rsidRDefault="00BD4E74">
            <w:pPr>
              <w:pStyle w:val="TableParagraph"/>
              <w:spacing w:before="18" w:line="240" w:lineRule="auto"/>
              <w:ind w:left="119"/>
              <w:jc w:val="left"/>
              <w:rPr>
                <w:sz w:val="16"/>
              </w:rPr>
            </w:pPr>
            <w:r>
              <w:rPr>
                <w:w w:val="105"/>
                <w:sz w:val="16"/>
              </w:rPr>
              <w:t>Observations</w:t>
            </w:r>
          </w:p>
        </w:tc>
        <w:tc>
          <w:tcPr>
            <w:tcW w:w="757" w:type="dxa"/>
            <w:tcBorders>
              <w:bottom w:val="double" w:sz="1" w:space="0" w:color="000000"/>
            </w:tcBorders>
          </w:tcPr>
          <w:p w14:paraId="75F2E093" w14:textId="77777777" w:rsidR="00054221" w:rsidRDefault="00BD4E74">
            <w:pPr>
              <w:pStyle w:val="TableParagraph"/>
              <w:spacing w:before="18" w:line="240" w:lineRule="auto"/>
              <w:ind w:left="134" w:right="134"/>
              <w:rPr>
                <w:sz w:val="16"/>
              </w:rPr>
            </w:pPr>
            <w:r>
              <w:rPr>
                <w:sz w:val="16"/>
              </w:rPr>
              <w:t>760</w:t>
            </w:r>
          </w:p>
        </w:tc>
        <w:tc>
          <w:tcPr>
            <w:tcW w:w="806" w:type="dxa"/>
            <w:tcBorders>
              <w:bottom w:val="double" w:sz="1" w:space="0" w:color="000000"/>
            </w:tcBorders>
          </w:tcPr>
          <w:p w14:paraId="019E4E35" w14:textId="77777777" w:rsidR="00054221" w:rsidRDefault="00BD4E74">
            <w:pPr>
              <w:pStyle w:val="TableParagraph"/>
              <w:spacing w:before="18" w:line="240" w:lineRule="auto"/>
              <w:ind w:left="155" w:right="156"/>
              <w:rPr>
                <w:sz w:val="16"/>
              </w:rPr>
            </w:pPr>
            <w:r>
              <w:rPr>
                <w:sz w:val="16"/>
              </w:rPr>
              <w:t>656</w:t>
            </w:r>
          </w:p>
        </w:tc>
        <w:tc>
          <w:tcPr>
            <w:tcW w:w="767" w:type="dxa"/>
            <w:tcBorders>
              <w:bottom w:val="double" w:sz="1" w:space="0" w:color="000000"/>
            </w:tcBorders>
          </w:tcPr>
          <w:p w14:paraId="312B02D3" w14:textId="77777777" w:rsidR="00054221" w:rsidRDefault="00BD4E74">
            <w:pPr>
              <w:pStyle w:val="TableParagraph"/>
              <w:spacing w:before="18" w:line="240" w:lineRule="auto"/>
              <w:ind w:left="89" w:right="90"/>
              <w:rPr>
                <w:sz w:val="16"/>
              </w:rPr>
            </w:pPr>
            <w:r>
              <w:rPr>
                <w:w w:val="105"/>
                <w:sz w:val="16"/>
              </w:rPr>
              <w:t>1,416</w:t>
            </w:r>
          </w:p>
        </w:tc>
      </w:tr>
    </w:tbl>
    <w:p w14:paraId="69E93064" w14:textId="0205C596" w:rsidR="00054221" w:rsidRDefault="00BD4E74">
      <w:pPr>
        <w:spacing w:before="48" w:line="249" w:lineRule="auto"/>
        <w:ind w:left="1494" w:right="2077" w:firstLine="38"/>
        <w:rPr>
          <w:sz w:val="16"/>
        </w:rPr>
      </w:pPr>
      <w:r>
        <w:rPr>
          <w:noProof/>
          <w:color w:val="2B579A"/>
          <w:shd w:val="clear" w:color="auto" w:fill="E6E6E6"/>
        </w:rPr>
        <mc:AlternateContent>
          <mc:Choice Requires="wps">
            <w:drawing>
              <wp:anchor distT="0" distB="0" distL="114300" distR="114300" simplePos="0" relativeHeight="251658277" behindDoc="1" locked="0" layoutInCell="1" allowOverlap="1" wp14:anchorId="2E58ACCE" wp14:editId="3734DCC2">
                <wp:simplePos x="0" y="0"/>
                <wp:positionH relativeFrom="page">
                  <wp:posOffset>1786890</wp:posOffset>
                </wp:positionH>
                <wp:positionV relativeFrom="paragraph">
                  <wp:posOffset>-146050</wp:posOffset>
                </wp:positionV>
                <wp:extent cx="419862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862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92CE0F5">
              <v:line id="Line 3" style="position:absolute;z-index:-20161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140.7pt,-11.5pt" to="471.3pt,-11.5pt" w14:anchorId="76E0A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">
                <w10:wrap anchorx="page"/>
              </v:line>
            </w:pict>
          </mc:Fallback>
        </mc:AlternateContent>
      </w:r>
      <w:r>
        <w:rPr>
          <w:sz w:val="16"/>
        </w:rPr>
        <w:t>Note:</w:t>
      </w:r>
      <w:r>
        <w:rPr>
          <w:spacing w:val="7"/>
          <w:sz w:val="16"/>
        </w:rPr>
        <w:t xml:space="preserve"> </w:t>
      </w:r>
      <w:r>
        <w:rPr>
          <w:sz w:val="16"/>
        </w:rPr>
        <w:t>Robust</w:t>
      </w:r>
      <w:r>
        <w:rPr>
          <w:spacing w:val="22"/>
          <w:sz w:val="16"/>
        </w:rPr>
        <w:t xml:space="preserve"> </w:t>
      </w:r>
      <w:r>
        <w:rPr>
          <w:sz w:val="16"/>
        </w:rPr>
        <w:t>standard</w:t>
      </w:r>
      <w:r>
        <w:rPr>
          <w:spacing w:val="22"/>
          <w:sz w:val="16"/>
        </w:rPr>
        <w:t xml:space="preserve"> </w:t>
      </w:r>
      <w:r>
        <w:rPr>
          <w:sz w:val="16"/>
        </w:rPr>
        <w:t>errors</w:t>
      </w:r>
      <w:r>
        <w:rPr>
          <w:spacing w:val="24"/>
          <w:sz w:val="16"/>
        </w:rPr>
        <w:t xml:space="preserve"> </w:t>
      </w:r>
      <w:r>
        <w:rPr>
          <w:sz w:val="16"/>
        </w:rPr>
        <w:t>in</w:t>
      </w:r>
      <w:r>
        <w:rPr>
          <w:spacing w:val="22"/>
          <w:sz w:val="16"/>
        </w:rPr>
        <w:t xml:space="preserve"> </w:t>
      </w:r>
      <w:r>
        <w:rPr>
          <w:sz w:val="16"/>
        </w:rPr>
        <w:t>parentheses;</w:t>
      </w:r>
      <w:r>
        <w:rPr>
          <w:spacing w:val="24"/>
          <w:sz w:val="16"/>
        </w:rPr>
        <w:t xml:space="preserve"> </w:t>
      </w:r>
      <w:r>
        <w:rPr>
          <w:sz w:val="16"/>
        </w:rPr>
        <w:t>*</w:t>
      </w:r>
      <w:r>
        <w:rPr>
          <w:spacing w:val="22"/>
          <w:sz w:val="16"/>
        </w:rPr>
        <w:t xml:space="preserve"> </w:t>
      </w:r>
      <w:r>
        <w:rPr>
          <w:sz w:val="16"/>
        </w:rPr>
        <w:t>p</w:t>
      </w:r>
      <w:r>
        <w:rPr>
          <w:rFonts w:ascii="Verdana"/>
          <w:i/>
          <w:sz w:val="16"/>
        </w:rPr>
        <w:t>&lt;</w:t>
      </w:r>
      <w:r>
        <w:rPr>
          <w:sz w:val="16"/>
        </w:rPr>
        <w:t>0.05,</w:t>
      </w:r>
      <w:r>
        <w:rPr>
          <w:spacing w:val="22"/>
          <w:sz w:val="16"/>
        </w:rPr>
        <w:t xml:space="preserve"> </w:t>
      </w:r>
      <w:r>
        <w:rPr>
          <w:sz w:val="16"/>
        </w:rPr>
        <w:t>**</w:t>
      </w:r>
      <w:r>
        <w:rPr>
          <w:spacing w:val="23"/>
          <w:sz w:val="16"/>
        </w:rPr>
        <w:t xml:space="preserve"> </w:t>
      </w:r>
      <w:r>
        <w:rPr>
          <w:sz w:val="16"/>
        </w:rPr>
        <w:t>p</w:t>
      </w:r>
      <w:r>
        <w:rPr>
          <w:rFonts w:ascii="Verdana"/>
          <w:i/>
          <w:sz w:val="16"/>
        </w:rPr>
        <w:t>&lt;</w:t>
      </w:r>
      <w:r>
        <w:rPr>
          <w:sz w:val="16"/>
        </w:rPr>
        <w:t>0.01,</w:t>
      </w:r>
      <w:r>
        <w:rPr>
          <w:spacing w:val="22"/>
          <w:sz w:val="16"/>
        </w:rPr>
        <w:t xml:space="preserve"> </w:t>
      </w:r>
      <w:r>
        <w:rPr>
          <w:sz w:val="16"/>
        </w:rPr>
        <w:t>***</w:t>
      </w:r>
      <w:r>
        <w:rPr>
          <w:spacing w:val="22"/>
          <w:sz w:val="16"/>
        </w:rPr>
        <w:t xml:space="preserve"> </w:t>
      </w:r>
      <w:r>
        <w:rPr>
          <w:sz w:val="16"/>
        </w:rPr>
        <w:t>p</w:t>
      </w:r>
      <w:r>
        <w:rPr>
          <w:rFonts w:ascii="Verdana"/>
          <w:i/>
          <w:sz w:val="16"/>
        </w:rPr>
        <w:t>&lt;</w:t>
      </w:r>
      <w:r>
        <w:rPr>
          <w:sz w:val="16"/>
        </w:rPr>
        <w:t>0.001.</w:t>
      </w:r>
      <w:r>
        <w:rPr>
          <w:spacing w:val="-36"/>
          <w:sz w:val="16"/>
        </w:rPr>
        <w:t xml:space="preserve"> </w:t>
      </w:r>
      <w:r>
        <w:rPr>
          <w:sz w:val="16"/>
        </w:rPr>
        <w:t>Figures</w:t>
      </w:r>
      <w:r>
        <w:rPr>
          <w:spacing w:val="22"/>
          <w:sz w:val="16"/>
        </w:rPr>
        <w:t xml:space="preserve"> </w:t>
      </w:r>
      <w:r>
        <w:rPr>
          <w:sz w:val="16"/>
        </w:rPr>
        <w:t>might</w:t>
      </w:r>
      <w:r>
        <w:rPr>
          <w:spacing w:val="22"/>
          <w:sz w:val="16"/>
        </w:rPr>
        <w:t xml:space="preserve"> </w:t>
      </w:r>
      <w:r>
        <w:rPr>
          <w:sz w:val="16"/>
        </w:rPr>
        <w:t>be</w:t>
      </w:r>
      <w:r>
        <w:rPr>
          <w:spacing w:val="23"/>
          <w:sz w:val="16"/>
        </w:rPr>
        <w:t xml:space="preserve"> </w:t>
      </w:r>
      <w:r>
        <w:rPr>
          <w:sz w:val="16"/>
        </w:rPr>
        <w:t>changed</w:t>
      </w:r>
      <w:r>
        <w:rPr>
          <w:spacing w:val="22"/>
          <w:sz w:val="16"/>
        </w:rPr>
        <w:t xml:space="preserve"> </w:t>
      </w:r>
      <w:r>
        <w:rPr>
          <w:sz w:val="16"/>
        </w:rPr>
        <w:t>slightly</w:t>
      </w:r>
      <w:r>
        <w:rPr>
          <w:spacing w:val="22"/>
          <w:sz w:val="16"/>
        </w:rPr>
        <w:t xml:space="preserve"> </w:t>
      </w:r>
      <w:r>
        <w:rPr>
          <w:sz w:val="16"/>
        </w:rPr>
        <w:t>after</w:t>
      </w:r>
      <w:r>
        <w:rPr>
          <w:spacing w:val="22"/>
          <w:sz w:val="16"/>
        </w:rPr>
        <w:t xml:space="preserve"> </w:t>
      </w:r>
      <w:r>
        <w:rPr>
          <w:sz w:val="16"/>
        </w:rPr>
        <w:t>roster</w:t>
      </w:r>
      <w:r>
        <w:rPr>
          <w:spacing w:val="22"/>
          <w:sz w:val="16"/>
        </w:rPr>
        <w:t xml:space="preserve"> </w:t>
      </w:r>
      <w:r>
        <w:rPr>
          <w:sz w:val="16"/>
        </w:rPr>
        <w:t>inconsistency</w:t>
      </w:r>
      <w:r>
        <w:rPr>
          <w:spacing w:val="22"/>
          <w:sz w:val="16"/>
        </w:rPr>
        <w:t xml:space="preserve"> </w:t>
      </w:r>
      <w:r>
        <w:rPr>
          <w:sz w:val="16"/>
        </w:rPr>
        <w:t>corrections.</w:t>
      </w:r>
    </w:p>
    <w:p w14:paraId="31F24B57" w14:textId="77777777" w:rsidR="00054221" w:rsidRDefault="00054221">
      <w:pPr>
        <w:pStyle w:val="BodyText"/>
      </w:pPr>
    </w:p>
    <w:p w14:paraId="3741085F" w14:textId="77777777" w:rsidR="00054221" w:rsidRDefault="00054221">
      <w:pPr>
        <w:pStyle w:val="BodyText"/>
        <w:spacing w:before="3"/>
        <w:rPr>
          <w:sz w:val="21"/>
        </w:rPr>
      </w:pPr>
    </w:p>
    <w:p w14:paraId="54EAEE17" w14:textId="77777777" w:rsidR="00054221" w:rsidRDefault="00BD4E74">
      <w:pPr>
        <w:pStyle w:val="Heading2"/>
        <w:numPr>
          <w:ilvl w:val="1"/>
          <w:numId w:val="1"/>
        </w:numPr>
        <w:tabs>
          <w:tab w:val="left" w:pos="867"/>
          <w:tab w:val="left" w:pos="868"/>
        </w:tabs>
      </w:pPr>
      <w:bookmarkStart w:id="129" w:name="Supporting_documents"/>
      <w:bookmarkStart w:id="130" w:name="_bookmark31"/>
      <w:bookmarkEnd w:id="129"/>
      <w:bookmarkEnd w:id="130"/>
      <w:r>
        <w:rPr>
          <w:w w:val="90"/>
        </w:rPr>
        <w:t>Supporting</w:t>
      </w:r>
      <w:r>
        <w:rPr>
          <w:spacing w:val="107"/>
        </w:rPr>
        <w:t xml:space="preserve"> </w:t>
      </w:r>
      <w:r>
        <w:rPr>
          <w:w w:val="90"/>
        </w:rPr>
        <w:t>documents</w:t>
      </w:r>
    </w:p>
    <w:p w14:paraId="53BCD06E" w14:textId="3242F492" w:rsidR="00054221" w:rsidRDefault="00000000">
      <w:pPr>
        <w:pStyle w:val="ListParagraph"/>
        <w:numPr>
          <w:ilvl w:val="2"/>
          <w:numId w:val="1"/>
        </w:numPr>
        <w:tabs>
          <w:tab w:val="left" w:pos="666"/>
        </w:tabs>
        <w:spacing w:before="233" w:line="314" w:lineRule="auto"/>
        <w:ind w:right="577"/>
      </w:pPr>
      <w:hyperlink r:id="rId19">
        <w:r w:rsidR="00BD4E74">
          <w:rPr>
            <w:w w:val="95"/>
          </w:rPr>
          <w:t>CARI</w:t>
        </w:r>
        <w:r w:rsidR="00BD4E74">
          <w:rPr>
            <w:spacing w:val="24"/>
            <w:w w:val="95"/>
          </w:rPr>
          <w:t xml:space="preserve"> </w:t>
        </w:r>
        <w:r w:rsidR="00BD4E74">
          <w:rPr>
            <w:w w:val="95"/>
          </w:rPr>
          <w:t>methodology</w:t>
        </w:r>
        <w:r w:rsidR="00BD4E74">
          <w:rPr>
            <w:spacing w:val="24"/>
            <w:w w:val="95"/>
          </w:rPr>
          <w:t xml:space="preserve"> </w:t>
        </w:r>
        <w:r w:rsidR="00BD4E74">
          <w:rPr>
            <w:w w:val="95"/>
          </w:rPr>
          <w:t>Consolidated</w:t>
        </w:r>
        <w:r w:rsidR="00BD4E74">
          <w:rPr>
            <w:spacing w:val="25"/>
            <w:w w:val="95"/>
          </w:rPr>
          <w:t xml:space="preserve"> </w:t>
        </w:r>
        <w:r w:rsidR="00BD4E74">
          <w:rPr>
            <w:w w:val="95"/>
          </w:rPr>
          <w:t>Approach</w:t>
        </w:r>
        <w:r w:rsidR="00BD4E74">
          <w:rPr>
            <w:spacing w:val="24"/>
            <w:w w:val="95"/>
          </w:rPr>
          <w:t xml:space="preserve"> </w:t>
        </w:r>
        <w:r w:rsidR="00BD4E74">
          <w:rPr>
            <w:w w:val="95"/>
          </w:rPr>
          <w:t>for</w:t>
        </w:r>
        <w:r w:rsidR="00BD4E74">
          <w:rPr>
            <w:spacing w:val="23"/>
            <w:w w:val="95"/>
          </w:rPr>
          <w:t xml:space="preserve"> </w:t>
        </w:r>
        <w:r w:rsidR="00BD4E74">
          <w:rPr>
            <w:w w:val="95"/>
          </w:rPr>
          <w:t>Reporting</w:t>
        </w:r>
        <w:r w:rsidR="00BD4E74">
          <w:rPr>
            <w:spacing w:val="25"/>
            <w:w w:val="95"/>
          </w:rPr>
          <w:t xml:space="preserve"> </w:t>
        </w:r>
        <w:r w:rsidR="00BD4E74">
          <w:rPr>
            <w:w w:val="95"/>
          </w:rPr>
          <w:t>Indicators</w:t>
        </w:r>
        <w:r w:rsidR="00BD4E74">
          <w:rPr>
            <w:spacing w:val="24"/>
            <w:w w:val="95"/>
          </w:rPr>
          <w:t xml:space="preserve"> </w:t>
        </w:r>
        <w:r w:rsidR="00BD4E74">
          <w:rPr>
            <w:w w:val="95"/>
          </w:rPr>
          <w:t>of</w:t>
        </w:r>
        <w:r w:rsidR="00BD4E74">
          <w:rPr>
            <w:spacing w:val="25"/>
            <w:w w:val="95"/>
          </w:rPr>
          <w:t xml:space="preserve"> </w:t>
        </w:r>
        <w:r w:rsidR="00BD4E74">
          <w:rPr>
            <w:w w:val="95"/>
          </w:rPr>
          <w:t>Food</w:t>
        </w:r>
        <w:r w:rsidR="00BD4E74">
          <w:rPr>
            <w:spacing w:val="24"/>
            <w:w w:val="95"/>
          </w:rPr>
          <w:t xml:space="preserve"> </w:t>
        </w:r>
        <w:r w:rsidR="00BD4E74">
          <w:rPr>
            <w:w w:val="95"/>
          </w:rPr>
          <w:t>Security</w:t>
        </w:r>
        <w:r w:rsidR="00BD4E74">
          <w:rPr>
            <w:spacing w:val="24"/>
            <w:w w:val="95"/>
          </w:rPr>
          <w:t xml:space="preserve"> </w:t>
        </w:r>
        <w:r w:rsidR="00BD4E74">
          <w:rPr>
            <w:w w:val="95"/>
          </w:rPr>
          <w:t>(CARI)</w:t>
        </w:r>
      </w:hyperlink>
      <w:r w:rsidR="00BD4E74">
        <w:rPr>
          <w:spacing w:val="-47"/>
          <w:w w:val="95"/>
        </w:rPr>
        <w:t xml:space="preserve"> </w:t>
      </w:r>
      <w:hyperlink r:id="rId20">
        <w:r w:rsidR="00BD4E74">
          <w:t>Guidelines</w:t>
        </w:r>
        <w:r w:rsidR="00BD4E74">
          <w:rPr>
            <w:spacing w:val="17"/>
          </w:rPr>
          <w:t xml:space="preserve"> </w:t>
        </w:r>
        <w:r w:rsidR="00BD4E74">
          <w:t>-</w:t>
        </w:r>
        <w:r w:rsidR="00BD4E74">
          <w:rPr>
            <w:spacing w:val="18"/>
          </w:rPr>
          <w:t xml:space="preserve"> </w:t>
        </w:r>
        <w:r w:rsidR="00BD4E74">
          <w:t>Third</w:t>
        </w:r>
        <w:r w:rsidR="00BD4E74">
          <w:rPr>
            <w:spacing w:val="18"/>
          </w:rPr>
          <w:t xml:space="preserve"> </w:t>
        </w:r>
        <w:r w:rsidR="00BD4E74">
          <w:t>edition</w:t>
        </w:r>
      </w:hyperlink>
      <w:r w:rsidR="11BBDAEB">
        <w:t xml:space="preserve"> </w:t>
      </w:r>
      <w:hyperlink r:id="rId21" w:history="1">
        <w:r w:rsidR="11BBDAEB" w:rsidRPr="76614F08">
          <w:rPr>
            <w:rStyle w:val="Hyperlink"/>
          </w:rPr>
          <w:t>Technical guidance for the Consolidated Approach for Reporting Indicators of Food Security (CARI) - Data Analysis - WFP VAM Resource Centre</w:t>
        </w:r>
      </w:hyperlink>
    </w:p>
    <w:p w14:paraId="0D94F144" w14:textId="77777777" w:rsidR="00054221" w:rsidRDefault="00000000">
      <w:pPr>
        <w:pStyle w:val="ListParagraph"/>
        <w:numPr>
          <w:ilvl w:val="2"/>
          <w:numId w:val="1"/>
        </w:numPr>
        <w:tabs>
          <w:tab w:val="left" w:pos="666"/>
        </w:tabs>
        <w:spacing w:before="161"/>
        <w:ind w:hanging="280"/>
      </w:pPr>
      <w:hyperlink r:id="rId22">
        <w:r w:rsidR="00BD4E74">
          <w:rPr>
            <w:w w:val="105"/>
          </w:rPr>
          <w:t>FCS</w:t>
        </w:r>
      </w:hyperlink>
    </w:p>
    <w:p w14:paraId="25F8875C" w14:textId="77777777" w:rsidR="00054221" w:rsidRDefault="00000000">
      <w:pPr>
        <w:pStyle w:val="ListParagraph"/>
        <w:numPr>
          <w:ilvl w:val="2"/>
          <w:numId w:val="1"/>
        </w:numPr>
        <w:tabs>
          <w:tab w:val="left" w:pos="666"/>
        </w:tabs>
        <w:spacing w:before="237"/>
        <w:ind w:hanging="280"/>
      </w:pPr>
      <w:hyperlink r:id="rId23">
        <w:r w:rsidR="00BD4E74">
          <w:t>rCSI</w:t>
        </w:r>
      </w:hyperlink>
    </w:p>
    <w:p w14:paraId="4A6D9D1A" w14:textId="77777777" w:rsidR="00054221" w:rsidRDefault="00000000">
      <w:pPr>
        <w:pStyle w:val="ListParagraph"/>
        <w:numPr>
          <w:ilvl w:val="2"/>
          <w:numId w:val="1"/>
        </w:numPr>
        <w:tabs>
          <w:tab w:val="left" w:pos="666"/>
        </w:tabs>
        <w:spacing w:before="237"/>
        <w:ind w:hanging="280"/>
      </w:pPr>
      <w:hyperlink r:id="rId24">
        <w:r w:rsidR="00BD4E74">
          <w:rPr>
            <w:w w:val="105"/>
          </w:rPr>
          <w:t>LCS</w:t>
        </w:r>
      </w:hyperlink>
    </w:p>
    <w:p w14:paraId="6A30CFA0" w14:textId="77777777" w:rsidR="00054221" w:rsidRDefault="00000000">
      <w:pPr>
        <w:pStyle w:val="ListParagraph"/>
        <w:numPr>
          <w:ilvl w:val="2"/>
          <w:numId w:val="1"/>
        </w:numPr>
        <w:tabs>
          <w:tab w:val="left" w:pos="666"/>
        </w:tabs>
        <w:spacing w:before="237"/>
        <w:ind w:hanging="280"/>
      </w:pPr>
      <w:hyperlink r:id="rId25">
        <w:r w:rsidR="00BD4E74">
          <w:rPr>
            <w:w w:val="105"/>
          </w:rPr>
          <w:t>FES</w:t>
        </w:r>
      </w:hyperlink>
    </w:p>
    <w:p w14:paraId="6D9A1D84" w14:textId="77777777" w:rsidR="00054221" w:rsidRDefault="00054221">
      <w:pPr>
        <w:sectPr w:rsidR="00054221">
          <w:pgSz w:w="12240" w:h="15840"/>
          <w:pgMar w:top="1260" w:right="860" w:bottom="1080" w:left="1320" w:header="0" w:footer="888" w:gutter="0"/>
          <w:cols w:space="720"/>
        </w:sectPr>
      </w:pPr>
    </w:p>
    <w:p w14:paraId="4C6B3C7A" w14:textId="77777777" w:rsidR="00054221" w:rsidRDefault="00054221">
      <w:pPr>
        <w:pStyle w:val="BodyText"/>
        <w:rPr>
          <w:sz w:val="20"/>
        </w:rPr>
      </w:pPr>
    </w:p>
    <w:p w14:paraId="48FBE0F9" w14:textId="77777777" w:rsidR="00054221" w:rsidRDefault="00054221">
      <w:pPr>
        <w:pStyle w:val="BodyText"/>
        <w:rPr>
          <w:sz w:val="20"/>
        </w:rPr>
      </w:pPr>
    </w:p>
    <w:p w14:paraId="01F28355" w14:textId="77777777" w:rsidR="00054221" w:rsidRDefault="00054221">
      <w:pPr>
        <w:pStyle w:val="BodyText"/>
        <w:rPr>
          <w:sz w:val="20"/>
        </w:rPr>
      </w:pPr>
    </w:p>
    <w:p w14:paraId="4FA5034F" w14:textId="77777777" w:rsidR="00054221" w:rsidRDefault="00054221">
      <w:pPr>
        <w:pStyle w:val="BodyText"/>
        <w:rPr>
          <w:sz w:val="20"/>
        </w:rPr>
      </w:pPr>
    </w:p>
    <w:p w14:paraId="087CC6B8" w14:textId="77777777" w:rsidR="00054221" w:rsidRDefault="00054221">
      <w:pPr>
        <w:pStyle w:val="BodyText"/>
        <w:rPr>
          <w:sz w:val="20"/>
        </w:rPr>
      </w:pPr>
    </w:p>
    <w:p w14:paraId="35E0433B" w14:textId="77777777" w:rsidR="00054221" w:rsidRDefault="00054221">
      <w:pPr>
        <w:pStyle w:val="BodyText"/>
        <w:rPr>
          <w:sz w:val="20"/>
        </w:rPr>
      </w:pPr>
    </w:p>
    <w:p w14:paraId="778005B9" w14:textId="77777777" w:rsidR="00054221" w:rsidRDefault="00054221">
      <w:pPr>
        <w:pStyle w:val="BodyText"/>
        <w:rPr>
          <w:sz w:val="20"/>
        </w:rPr>
      </w:pPr>
    </w:p>
    <w:p w14:paraId="05687B81" w14:textId="77777777" w:rsidR="00054221" w:rsidRDefault="00054221">
      <w:pPr>
        <w:pStyle w:val="BodyText"/>
        <w:rPr>
          <w:sz w:val="20"/>
        </w:rPr>
      </w:pPr>
    </w:p>
    <w:p w14:paraId="1456A98E" w14:textId="77777777" w:rsidR="00054221" w:rsidRDefault="00054221">
      <w:pPr>
        <w:pStyle w:val="BodyText"/>
        <w:rPr>
          <w:sz w:val="20"/>
        </w:rPr>
      </w:pPr>
    </w:p>
    <w:p w14:paraId="5BB36E12" w14:textId="77777777" w:rsidR="00054221" w:rsidRDefault="00054221">
      <w:pPr>
        <w:pStyle w:val="BodyText"/>
        <w:rPr>
          <w:sz w:val="20"/>
        </w:rPr>
      </w:pPr>
    </w:p>
    <w:p w14:paraId="0D929F4E" w14:textId="77777777" w:rsidR="00054221" w:rsidRDefault="00054221">
      <w:pPr>
        <w:pStyle w:val="BodyText"/>
        <w:rPr>
          <w:sz w:val="20"/>
        </w:rPr>
      </w:pPr>
    </w:p>
    <w:p w14:paraId="4CF622FD" w14:textId="0EE78082" w:rsidR="00054221" w:rsidRDefault="00054221">
      <w:pPr>
        <w:pStyle w:val="BodyText"/>
        <w:rPr>
          <w:sz w:val="20"/>
          <w:szCs w:val="20"/>
        </w:rPr>
      </w:pPr>
      <w:commentRangeStart w:id="131"/>
      <w:commentRangeEnd w:id="131"/>
      <w:r>
        <w:rPr>
          <w:rStyle w:val="CommentReference"/>
        </w:rPr>
        <w:commentReference w:id="131"/>
      </w:r>
    </w:p>
    <w:p w14:paraId="19A931D5" w14:textId="77777777" w:rsidR="00054221" w:rsidRDefault="00054221">
      <w:pPr>
        <w:pStyle w:val="BodyText"/>
        <w:spacing w:before="6"/>
        <w:rPr>
          <w:sz w:val="17"/>
        </w:rPr>
      </w:pPr>
    </w:p>
    <w:tbl>
      <w:tblPr>
        <w:tblW w:w="0" w:type="auto"/>
        <w:tblInd w:w="1559" w:type="dxa"/>
        <w:tblLayout w:type="fixed"/>
        <w:tblCellMar>
          <w:left w:w="0" w:type="dxa"/>
          <w:right w:w="0" w:type="dxa"/>
        </w:tblCellMar>
        <w:tblLook w:val="01E0" w:firstRow="1" w:lastRow="1" w:firstColumn="1" w:lastColumn="1" w:noHBand="0" w:noVBand="0"/>
      </w:tblPr>
      <w:tblGrid>
        <w:gridCol w:w="4262"/>
        <w:gridCol w:w="842"/>
        <w:gridCol w:w="721"/>
        <w:gridCol w:w="673"/>
      </w:tblGrid>
      <w:tr w:rsidR="00054221" w14:paraId="26BF4F57" w14:textId="77777777">
        <w:trPr>
          <w:trHeight w:val="520"/>
        </w:trPr>
        <w:tc>
          <w:tcPr>
            <w:tcW w:w="5104" w:type="dxa"/>
            <w:gridSpan w:val="2"/>
            <w:tcBorders>
              <w:bottom w:val="double" w:sz="1" w:space="0" w:color="000000"/>
            </w:tcBorders>
          </w:tcPr>
          <w:p w14:paraId="0AE97DC4" w14:textId="77777777" w:rsidR="00054221" w:rsidRDefault="00BD4E74">
            <w:pPr>
              <w:pStyle w:val="TableParagraph"/>
              <w:spacing w:before="44" w:line="240" w:lineRule="auto"/>
              <w:ind w:left="1426"/>
              <w:jc w:val="left"/>
            </w:pPr>
            <w:r>
              <w:t>Table</w:t>
            </w:r>
            <w:r>
              <w:rPr>
                <w:spacing w:val="8"/>
              </w:rPr>
              <w:t xml:space="preserve"> </w:t>
            </w:r>
            <w:r>
              <w:t>27:</w:t>
            </w:r>
            <w:r>
              <w:rPr>
                <w:spacing w:val="28"/>
              </w:rPr>
              <w:t xml:space="preserve"> </w:t>
            </w:r>
            <w:r>
              <w:t>CAR</w:t>
            </w:r>
            <w:r>
              <w:rPr>
                <w:spacing w:val="9"/>
              </w:rPr>
              <w:t xml:space="preserve"> </w:t>
            </w:r>
            <w:r>
              <w:t>Sample</w:t>
            </w:r>
            <w:r>
              <w:rPr>
                <w:spacing w:val="8"/>
              </w:rPr>
              <w:t xml:space="preserve"> </w:t>
            </w:r>
            <w:r>
              <w:t>Balance</w:t>
            </w:r>
            <w:r>
              <w:rPr>
                <w:spacing w:val="8"/>
              </w:rPr>
              <w:t xml:space="preserve"> </w:t>
            </w:r>
            <w:r>
              <w:t>Table</w:t>
            </w:r>
          </w:p>
        </w:tc>
        <w:tc>
          <w:tcPr>
            <w:tcW w:w="721" w:type="dxa"/>
            <w:tcBorders>
              <w:bottom w:val="double" w:sz="1" w:space="0" w:color="000000"/>
            </w:tcBorders>
          </w:tcPr>
          <w:p w14:paraId="3A8A8352" w14:textId="77777777" w:rsidR="00054221" w:rsidRDefault="00054221">
            <w:pPr>
              <w:pStyle w:val="TableParagraph"/>
              <w:spacing w:before="0" w:line="240" w:lineRule="auto"/>
              <w:jc w:val="left"/>
              <w:rPr>
                <w:rFonts w:ascii="Times New Roman"/>
                <w:sz w:val="16"/>
              </w:rPr>
            </w:pPr>
          </w:p>
        </w:tc>
        <w:tc>
          <w:tcPr>
            <w:tcW w:w="673" w:type="dxa"/>
            <w:tcBorders>
              <w:bottom w:val="double" w:sz="1" w:space="0" w:color="000000"/>
            </w:tcBorders>
          </w:tcPr>
          <w:p w14:paraId="6EDCC6B0" w14:textId="77777777" w:rsidR="00054221" w:rsidRDefault="00054221">
            <w:pPr>
              <w:pStyle w:val="TableParagraph"/>
              <w:spacing w:before="0" w:line="240" w:lineRule="auto"/>
              <w:jc w:val="left"/>
              <w:rPr>
                <w:rFonts w:ascii="Times New Roman"/>
                <w:sz w:val="16"/>
              </w:rPr>
            </w:pPr>
          </w:p>
        </w:tc>
      </w:tr>
      <w:tr w:rsidR="00054221" w14:paraId="5ECD5C32" w14:textId="77777777">
        <w:trPr>
          <w:trHeight w:val="192"/>
        </w:trPr>
        <w:tc>
          <w:tcPr>
            <w:tcW w:w="5104" w:type="dxa"/>
            <w:gridSpan w:val="2"/>
            <w:tcBorders>
              <w:top w:val="double" w:sz="1" w:space="0" w:color="000000"/>
            </w:tcBorders>
          </w:tcPr>
          <w:p w14:paraId="14538AC2" w14:textId="77777777" w:rsidR="00054221" w:rsidRDefault="00054221">
            <w:pPr>
              <w:pStyle w:val="TableParagraph"/>
              <w:spacing w:before="0" w:line="240" w:lineRule="auto"/>
              <w:jc w:val="left"/>
              <w:rPr>
                <w:rFonts w:ascii="Times New Roman"/>
                <w:sz w:val="10"/>
              </w:rPr>
            </w:pPr>
          </w:p>
        </w:tc>
        <w:tc>
          <w:tcPr>
            <w:tcW w:w="721" w:type="dxa"/>
            <w:tcBorders>
              <w:top w:val="double" w:sz="1" w:space="0" w:color="000000"/>
            </w:tcBorders>
          </w:tcPr>
          <w:p w14:paraId="63FEF942" w14:textId="77777777" w:rsidR="00054221" w:rsidRDefault="00BD4E74">
            <w:pPr>
              <w:pStyle w:val="TableParagraph"/>
              <w:spacing w:before="0" w:line="154" w:lineRule="exact"/>
              <w:ind w:left="88"/>
              <w:jc w:val="left"/>
              <w:rPr>
                <w:sz w:val="16"/>
              </w:rPr>
            </w:pPr>
            <w:r>
              <w:rPr>
                <w:w w:val="115"/>
                <w:sz w:val="16"/>
              </w:rPr>
              <w:t>CAR</w:t>
            </w:r>
          </w:p>
        </w:tc>
        <w:tc>
          <w:tcPr>
            <w:tcW w:w="673" w:type="dxa"/>
            <w:tcBorders>
              <w:top w:val="double" w:sz="1" w:space="0" w:color="000000"/>
            </w:tcBorders>
          </w:tcPr>
          <w:p w14:paraId="47AD4F70" w14:textId="77777777" w:rsidR="00054221" w:rsidRDefault="00054221">
            <w:pPr>
              <w:pStyle w:val="TableParagraph"/>
              <w:spacing w:before="0" w:line="240" w:lineRule="auto"/>
              <w:jc w:val="left"/>
              <w:rPr>
                <w:rFonts w:ascii="Times New Roman"/>
                <w:sz w:val="10"/>
              </w:rPr>
            </w:pPr>
          </w:p>
        </w:tc>
      </w:tr>
      <w:tr w:rsidR="00054221" w14:paraId="0DAB52C2" w14:textId="77777777">
        <w:trPr>
          <w:trHeight w:val="193"/>
        </w:trPr>
        <w:tc>
          <w:tcPr>
            <w:tcW w:w="5104" w:type="dxa"/>
            <w:gridSpan w:val="2"/>
          </w:tcPr>
          <w:p w14:paraId="0756C235" w14:textId="77777777" w:rsidR="00054221" w:rsidRDefault="00BD4E74">
            <w:pPr>
              <w:pStyle w:val="TableParagraph"/>
              <w:tabs>
                <w:tab w:val="left" w:pos="4487"/>
              </w:tabs>
              <w:spacing w:line="159" w:lineRule="exact"/>
              <w:ind w:left="119"/>
              <w:jc w:val="left"/>
              <w:rPr>
                <w:sz w:val="16"/>
              </w:rPr>
            </w:pPr>
            <w:r>
              <w:rPr>
                <w:w w:val="105"/>
                <w:sz w:val="16"/>
              </w:rPr>
              <w:t>Variable</w:t>
            </w:r>
            <w:r>
              <w:rPr>
                <w:w w:val="105"/>
                <w:sz w:val="16"/>
              </w:rPr>
              <w:tab/>
              <w:t>F2F</w:t>
            </w:r>
          </w:p>
        </w:tc>
        <w:tc>
          <w:tcPr>
            <w:tcW w:w="721" w:type="dxa"/>
          </w:tcPr>
          <w:p w14:paraId="26652F24" w14:textId="77777777" w:rsidR="00054221" w:rsidRDefault="00BD4E74">
            <w:pPr>
              <w:pStyle w:val="TableParagraph"/>
              <w:spacing w:line="159" w:lineRule="exact"/>
              <w:ind w:left="34"/>
              <w:jc w:val="left"/>
              <w:rPr>
                <w:sz w:val="16"/>
              </w:rPr>
            </w:pPr>
            <w:r>
              <w:rPr>
                <w:w w:val="105"/>
                <w:sz w:val="16"/>
              </w:rPr>
              <w:t>Remote</w:t>
            </w:r>
          </w:p>
        </w:tc>
        <w:tc>
          <w:tcPr>
            <w:tcW w:w="673" w:type="dxa"/>
          </w:tcPr>
          <w:p w14:paraId="12CE4149" w14:textId="77777777" w:rsidR="00054221" w:rsidRDefault="00BD4E74">
            <w:pPr>
              <w:pStyle w:val="TableParagraph"/>
              <w:spacing w:line="159" w:lineRule="exact"/>
              <w:ind w:right="198"/>
              <w:jc w:val="right"/>
              <w:rPr>
                <w:sz w:val="16"/>
              </w:rPr>
            </w:pPr>
            <w:r>
              <w:rPr>
                <w:sz w:val="16"/>
              </w:rPr>
              <w:t>Diff</w:t>
            </w:r>
          </w:p>
        </w:tc>
      </w:tr>
      <w:tr w:rsidR="00054221" w14:paraId="5A9265D5" w14:textId="77777777">
        <w:trPr>
          <w:trHeight w:val="23"/>
        </w:trPr>
        <w:tc>
          <w:tcPr>
            <w:tcW w:w="5104" w:type="dxa"/>
            <w:gridSpan w:val="2"/>
          </w:tcPr>
          <w:p w14:paraId="009289AA" w14:textId="77777777" w:rsidR="00054221" w:rsidRDefault="00054221">
            <w:pPr>
              <w:pStyle w:val="TableParagraph"/>
              <w:spacing w:before="0" w:line="240" w:lineRule="auto"/>
              <w:jc w:val="left"/>
              <w:rPr>
                <w:rFonts w:ascii="Times New Roman"/>
                <w:sz w:val="2"/>
              </w:rPr>
            </w:pPr>
          </w:p>
        </w:tc>
        <w:tc>
          <w:tcPr>
            <w:tcW w:w="721" w:type="dxa"/>
          </w:tcPr>
          <w:p w14:paraId="10B7E02E" w14:textId="77777777" w:rsidR="00054221" w:rsidRDefault="00054221">
            <w:pPr>
              <w:pStyle w:val="TableParagraph"/>
              <w:spacing w:before="0" w:line="240" w:lineRule="auto"/>
              <w:jc w:val="left"/>
              <w:rPr>
                <w:rFonts w:ascii="Times New Roman"/>
                <w:sz w:val="2"/>
              </w:rPr>
            </w:pPr>
          </w:p>
        </w:tc>
        <w:tc>
          <w:tcPr>
            <w:tcW w:w="673" w:type="dxa"/>
          </w:tcPr>
          <w:p w14:paraId="791FF8A2" w14:textId="77777777" w:rsidR="00054221" w:rsidRDefault="00054221">
            <w:pPr>
              <w:pStyle w:val="TableParagraph"/>
              <w:spacing w:before="0" w:line="240" w:lineRule="auto"/>
              <w:jc w:val="left"/>
              <w:rPr>
                <w:rFonts w:ascii="Times New Roman"/>
                <w:sz w:val="2"/>
              </w:rPr>
            </w:pPr>
          </w:p>
        </w:tc>
      </w:tr>
      <w:tr w:rsidR="00054221" w14:paraId="248F2F23" w14:textId="77777777">
        <w:trPr>
          <w:trHeight w:val="349"/>
        </w:trPr>
        <w:tc>
          <w:tcPr>
            <w:tcW w:w="4262" w:type="dxa"/>
            <w:tcBorders>
              <w:top w:val="single" w:sz="4" w:space="0" w:color="000000"/>
            </w:tcBorders>
          </w:tcPr>
          <w:p w14:paraId="3D599217" w14:textId="77777777" w:rsidR="00054221" w:rsidRDefault="00BD4E74">
            <w:pPr>
              <w:pStyle w:val="TableParagraph"/>
              <w:spacing w:before="0" w:line="167" w:lineRule="exact"/>
              <w:ind w:left="119"/>
              <w:jc w:val="left"/>
              <w:rPr>
                <w:sz w:val="16"/>
              </w:rPr>
            </w:pPr>
            <w:r>
              <w:rPr>
                <w:w w:val="105"/>
                <w:sz w:val="16"/>
              </w:rPr>
              <w:t>List</w:t>
            </w:r>
            <w:r>
              <w:rPr>
                <w:spacing w:val="1"/>
                <w:w w:val="105"/>
                <w:sz w:val="16"/>
              </w:rPr>
              <w:t xml:space="preserve"> </w:t>
            </w:r>
            <w:r>
              <w:rPr>
                <w:w w:val="105"/>
                <w:sz w:val="16"/>
              </w:rPr>
              <w:t>respondent</w:t>
            </w:r>
            <w:r>
              <w:rPr>
                <w:spacing w:val="2"/>
                <w:w w:val="105"/>
                <w:sz w:val="16"/>
              </w:rPr>
              <w:t xml:space="preserve"> </w:t>
            </w:r>
            <w:r>
              <w:rPr>
                <w:w w:val="105"/>
                <w:sz w:val="16"/>
              </w:rPr>
              <w:t>age</w:t>
            </w:r>
          </w:p>
        </w:tc>
        <w:tc>
          <w:tcPr>
            <w:tcW w:w="842" w:type="dxa"/>
            <w:tcBorders>
              <w:top w:val="single" w:sz="4" w:space="0" w:color="000000"/>
            </w:tcBorders>
          </w:tcPr>
          <w:p w14:paraId="304663E8" w14:textId="77777777" w:rsidR="00054221" w:rsidRDefault="00BD4E74">
            <w:pPr>
              <w:pStyle w:val="TableParagraph"/>
              <w:spacing w:before="0" w:line="167" w:lineRule="exact"/>
              <w:ind w:left="184"/>
              <w:jc w:val="left"/>
              <w:rPr>
                <w:sz w:val="16"/>
              </w:rPr>
            </w:pPr>
            <w:r>
              <w:rPr>
                <w:sz w:val="16"/>
              </w:rPr>
              <w:t>36.27</w:t>
            </w:r>
          </w:p>
          <w:p w14:paraId="1773962C" w14:textId="77777777" w:rsidR="00054221" w:rsidRDefault="00BD4E74">
            <w:pPr>
              <w:pStyle w:val="TableParagraph"/>
              <w:spacing w:before="7"/>
              <w:ind w:left="119"/>
              <w:jc w:val="left"/>
              <w:rPr>
                <w:sz w:val="16"/>
              </w:rPr>
            </w:pPr>
            <w:r>
              <w:rPr>
                <w:w w:val="105"/>
                <w:sz w:val="16"/>
              </w:rPr>
              <w:t>(12.55)</w:t>
            </w:r>
          </w:p>
        </w:tc>
        <w:tc>
          <w:tcPr>
            <w:tcW w:w="721" w:type="dxa"/>
            <w:tcBorders>
              <w:top w:val="single" w:sz="4" w:space="0" w:color="000000"/>
            </w:tcBorders>
          </w:tcPr>
          <w:p w14:paraId="4854D61F" w14:textId="77777777" w:rsidR="00054221" w:rsidRDefault="00BD4E74">
            <w:pPr>
              <w:pStyle w:val="TableParagraph"/>
              <w:spacing w:before="0" w:line="167" w:lineRule="exact"/>
              <w:ind w:left="124"/>
              <w:jc w:val="left"/>
              <w:rPr>
                <w:sz w:val="16"/>
              </w:rPr>
            </w:pPr>
            <w:r>
              <w:rPr>
                <w:sz w:val="16"/>
              </w:rPr>
              <w:t>39.03</w:t>
            </w:r>
          </w:p>
          <w:p w14:paraId="79A74FAE" w14:textId="77777777" w:rsidR="00054221" w:rsidRDefault="00BD4E74">
            <w:pPr>
              <w:pStyle w:val="TableParagraph"/>
              <w:spacing w:before="7"/>
              <w:ind w:left="58"/>
              <w:jc w:val="left"/>
              <w:rPr>
                <w:sz w:val="16"/>
              </w:rPr>
            </w:pPr>
            <w:r>
              <w:rPr>
                <w:w w:val="105"/>
                <w:sz w:val="16"/>
              </w:rPr>
              <w:t>(12.38)</w:t>
            </w:r>
          </w:p>
        </w:tc>
        <w:tc>
          <w:tcPr>
            <w:tcW w:w="673" w:type="dxa"/>
            <w:tcBorders>
              <w:top w:val="single" w:sz="4" w:space="0" w:color="000000"/>
            </w:tcBorders>
          </w:tcPr>
          <w:p w14:paraId="22A8C00C" w14:textId="77777777" w:rsidR="00054221" w:rsidRDefault="00BD4E74">
            <w:pPr>
              <w:pStyle w:val="TableParagraph"/>
              <w:spacing w:before="0" w:line="167" w:lineRule="exact"/>
              <w:ind w:left="142"/>
              <w:jc w:val="left"/>
              <w:rPr>
                <w:sz w:val="16"/>
              </w:rPr>
            </w:pPr>
            <w:r>
              <w:rPr>
                <w:sz w:val="16"/>
              </w:rPr>
              <w:t>2.76*</w:t>
            </w:r>
          </w:p>
          <w:p w14:paraId="3EDC4D53" w14:textId="77777777" w:rsidR="00054221" w:rsidRDefault="00BD4E74">
            <w:pPr>
              <w:pStyle w:val="TableParagraph"/>
              <w:spacing w:before="7"/>
              <w:ind w:left="118"/>
              <w:jc w:val="left"/>
              <w:rPr>
                <w:sz w:val="16"/>
              </w:rPr>
            </w:pPr>
            <w:r>
              <w:rPr>
                <w:sz w:val="16"/>
              </w:rPr>
              <w:t>(0.03)</w:t>
            </w:r>
          </w:p>
        </w:tc>
      </w:tr>
      <w:tr w:rsidR="00054221" w14:paraId="7FF83FF1" w14:textId="77777777">
        <w:trPr>
          <w:trHeight w:val="189"/>
        </w:trPr>
        <w:tc>
          <w:tcPr>
            <w:tcW w:w="4262" w:type="dxa"/>
          </w:tcPr>
          <w:p w14:paraId="24101E38" w14:textId="77777777" w:rsidR="00054221" w:rsidRDefault="00BD4E74">
            <w:pPr>
              <w:pStyle w:val="TableParagraph"/>
              <w:ind w:left="119"/>
              <w:jc w:val="left"/>
              <w:rPr>
                <w:sz w:val="16"/>
              </w:rPr>
            </w:pPr>
            <w:r>
              <w:rPr>
                <w:sz w:val="16"/>
              </w:rPr>
              <w:t>Household</w:t>
            </w:r>
            <w:r>
              <w:rPr>
                <w:spacing w:val="18"/>
                <w:sz w:val="16"/>
              </w:rPr>
              <w:t xml:space="preserve"> </w:t>
            </w:r>
            <w:r>
              <w:rPr>
                <w:sz w:val="16"/>
              </w:rPr>
              <w:t>head</w:t>
            </w:r>
            <w:r>
              <w:rPr>
                <w:spacing w:val="18"/>
                <w:sz w:val="16"/>
              </w:rPr>
              <w:t xml:space="preserve"> </w:t>
            </w:r>
            <w:r>
              <w:rPr>
                <w:sz w:val="16"/>
              </w:rPr>
              <w:t>is</w:t>
            </w:r>
            <w:r>
              <w:rPr>
                <w:spacing w:val="19"/>
                <w:sz w:val="16"/>
              </w:rPr>
              <w:t xml:space="preserve"> </w:t>
            </w:r>
            <w:r>
              <w:rPr>
                <w:sz w:val="16"/>
              </w:rPr>
              <w:t>the</w:t>
            </w:r>
            <w:r>
              <w:rPr>
                <w:spacing w:val="18"/>
                <w:sz w:val="16"/>
              </w:rPr>
              <w:t xml:space="preserve"> </w:t>
            </w:r>
            <w:r>
              <w:rPr>
                <w:sz w:val="16"/>
              </w:rPr>
              <w:t>respondent</w:t>
            </w:r>
          </w:p>
        </w:tc>
        <w:tc>
          <w:tcPr>
            <w:tcW w:w="842" w:type="dxa"/>
          </w:tcPr>
          <w:p w14:paraId="19640F48" w14:textId="77777777" w:rsidR="00054221" w:rsidRDefault="00BD4E74">
            <w:pPr>
              <w:pStyle w:val="TableParagraph"/>
              <w:ind w:left="134" w:right="218"/>
              <w:rPr>
                <w:sz w:val="16"/>
              </w:rPr>
            </w:pPr>
            <w:r>
              <w:rPr>
                <w:sz w:val="16"/>
              </w:rPr>
              <w:t>0.72</w:t>
            </w:r>
          </w:p>
        </w:tc>
        <w:tc>
          <w:tcPr>
            <w:tcW w:w="721" w:type="dxa"/>
          </w:tcPr>
          <w:p w14:paraId="2EAAF4D4" w14:textId="77777777" w:rsidR="00054221" w:rsidRDefault="00BD4E74">
            <w:pPr>
              <w:pStyle w:val="TableParagraph"/>
              <w:ind w:left="166"/>
              <w:jc w:val="left"/>
              <w:rPr>
                <w:sz w:val="16"/>
              </w:rPr>
            </w:pPr>
            <w:r>
              <w:rPr>
                <w:sz w:val="16"/>
              </w:rPr>
              <w:t>0.78</w:t>
            </w:r>
          </w:p>
        </w:tc>
        <w:tc>
          <w:tcPr>
            <w:tcW w:w="673" w:type="dxa"/>
          </w:tcPr>
          <w:p w14:paraId="6F7F4147" w14:textId="77777777" w:rsidR="00054221" w:rsidRDefault="00BD4E74">
            <w:pPr>
              <w:pStyle w:val="TableParagraph"/>
              <w:ind w:right="185"/>
              <w:jc w:val="right"/>
              <w:rPr>
                <w:sz w:val="16"/>
              </w:rPr>
            </w:pPr>
            <w:r>
              <w:rPr>
                <w:sz w:val="16"/>
              </w:rPr>
              <w:t>0.05</w:t>
            </w:r>
          </w:p>
        </w:tc>
      </w:tr>
      <w:tr w:rsidR="00054221" w14:paraId="14D94DDB" w14:textId="77777777">
        <w:trPr>
          <w:trHeight w:val="189"/>
        </w:trPr>
        <w:tc>
          <w:tcPr>
            <w:tcW w:w="4262" w:type="dxa"/>
          </w:tcPr>
          <w:p w14:paraId="71BA0A31" w14:textId="77777777" w:rsidR="00054221" w:rsidRDefault="00054221">
            <w:pPr>
              <w:pStyle w:val="TableParagraph"/>
              <w:spacing w:before="0" w:line="240" w:lineRule="auto"/>
              <w:jc w:val="left"/>
              <w:rPr>
                <w:rFonts w:ascii="Times New Roman"/>
                <w:sz w:val="12"/>
              </w:rPr>
            </w:pPr>
          </w:p>
        </w:tc>
        <w:tc>
          <w:tcPr>
            <w:tcW w:w="842" w:type="dxa"/>
          </w:tcPr>
          <w:p w14:paraId="0925ED92" w14:textId="77777777" w:rsidR="00054221" w:rsidRDefault="00BD4E74">
            <w:pPr>
              <w:pStyle w:val="TableParagraph"/>
              <w:ind w:left="135" w:right="218"/>
              <w:rPr>
                <w:sz w:val="16"/>
              </w:rPr>
            </w:pPr>
            <w:r>
              <w:rPr>
                <w:sz w:val="16"/>
              </w:rPr>
              <w:t>(0.45)</w:t>
            </w:r>
          </w:p>
        </w:tc>
        <w:tc>
          <w:tcPr>
            <w:tcW w:w="721" w:type="dxa"/>
          </w:tcPr>
          <w:p w14:paraId="0F179F95" w14:textId="77777777" w:rsidR="00054221" w:rsidRDefault="00BD4E74">
            <w:pPr>
              <w:pStyle w:val="TableParagraph"/>
              <w:ind w:left="100"/>
              <w:jc w:val="left"/>
              <w:rPr>
                <w:sz w:val="16"/>
              </w:rPr>
            </w:pPr>
            <w:r>
              <w:rPr>
                <w:sz w:val="16"/>
              </w:rPr>
              <w:t>(0.42)</w:t>
            </w:r>
          </w:p>
        </w:tc>
        <w:tc>
          <w:tcPr>
            <w:tcW w:w="673" w:type="dxa"/>
          </w:tcPr>
          <w:p w14:paraId="1851CAAF" w14:textId="77777777" w:rsidR="00054221" w:rsidRDefault="00BD4E74">
            <w:pPr>
              <w:pStyle w:val="TableParagraph"/>
              <w:ind w:right="119"/>
              <w:jc w:val="right"/>
              <w:rPr>
                <w:sz w:val="16"/>
              </w:rPr>
            </w:pPr>
            <w:r>
              <w:rPr>
                <w:w w:val="105"/>
                <w:sz w:val="16"/>
              </w:rPr>
              <w:t>(0.21)</w:t>
            </w:r>
          </w:p>
        </w:tc>
      </w:tr>
      <w:tr w:rsidR="00054221" w14:paraId="3052CB4D" w14:textId="77777777">
        <w:trPr>
          <w:trHeight w:val="189"/>
        </w:trPr>
        <w:tc>
          <w:tcPr>
            <w:tcW w:w="4262" w:type="dxa"/>
          </w:tcPr>
          <w:p w14:paraId="6F8C7976" w14:textId="77777777" w:rsidR="00054221" w:rsidRDefault="00BD4E74">
            <w:pPr>
              <w:pStyle w:val="TableParagraph"/>
              <w:ind w:left="119"/>
              <w:jc w:val="left"/>
              <w:rPr>
                <w:sz w:val="16"/>
              </w:rPr>
            </w:pPr>
            <w:r>
              <w:rPr>
                <w:sz w:val="16"/>
              </w:rPr>
              <w:t>Female</w:t>
            </w:r>
            <w:r>
              <w:rPr>
                <w:spacing w:val="11"/>
                <w:sz w:val="16"/>
              </w:rPr>
              <w:t xml:space="preserve"> </w:t>
            </w:r>
            <w:r>
              <w:rPr>
                <w:sz w:val="16"/>
              </w:rPr>
              <w:t>Household</w:t>
            </w:r>
            <w:r>
              <w:rPr>
                <w:spacing w:val="11"/>
                <w:sz w:val="16"/>
              </w:rPr>
              <w:t xml:space="preserve"> </w:t>
            </w:r>
            <w:r>
              <w:rPr>
                <w:sz w:val="16"/>
              </w:rPr>
              <w:t>Head</w:t>
            </w:r>
          </w:p>
        </w:tc>
        <w:tc>
          <w:tcPr>
            <w:tcW w:w="842" w:type="dxa"/>
          </w:tcPr>
          <w:p w14:paraId="7B1C98D4" w14:textId="77777777" w:rsidR="00054221" w:rsidRDefault="00BD4E74">
            <w:pPr>
              <w:pStyle w:val="TableParagraph"/>
              <w:ind w:left="133" w:right="218"/>
              <w:rPr>
                <w:sz w:val="16"/>
              </w:rPr>
            </w:pPr>
            <w:r>
              <w:rPr>
                <w:sz w:val="16"/>
              </w:rPr>
              <w:t>0.19</w:t>
            </w:r>
          </w:p>
        </w:tc>
        <w:tc>
          <w:tcPr>
            <w:tcW w:w="721" w:type="dxa"/>
          </w:tcPr>
          <w:p w14:paraId="131FEBB0" w14:textId="77777777" w:rsidR="00054221" w:rsidRDefault="00BD4E74">
            <w:pPr>
              <w:pStyle w:val="TableParagraph"/>
              <w:ind w:left="166"/>
              <w:jc w:val="left"/>
              <w:rPr>
                <w:sz w:val="16"/>
              </w:rPr>
            </w:pPr>
            <w:r>
              <w:rPr>
                <w:sz w:val="16"/>
              </w:rPr>
              <w:t>0.25</w:t>
            </w:r>
          </w:p>
        </w:tc>
        <w:tc>
          <w:tcPr>
            <w:tcW w:w="673" w:type="dxa"/>
          </w:tcPr>
          <w:p w14:paraId="4AA17D5A" w14:textId="77777777" w:rsidR="00054221" w:rsidRDefault="00BD4E74">
            <w:pPr>
              <w:pStyle w:val="TableParagraph"/>
              <w:ind w:right="185"/>
              <w:jc w:val="right"/>
              <w:rPr>
                <w:sz w:val="16"/>
              </w:rPr>
            </w:pPr>
            <w:r>
              <w:rPr>
                <w:sz w:val="16"/>
              </w:rPr>
              <w:t>0.06</w:t>
            </w:r>
          </w:p>
        </w:tc>
      </w:tr>
      <w:tr w:rsidR="00054221" w14:paraId="1A01BEEF" w14:textId="77777777">
        <w:trPr>
          <w:trHeight w:val="189"/>
        </w:trPr>
        <w:tc>
          <w:tcPr>
            <w:tcW w:w="4262" w:type="dxa"/>
          </w:tcPr>
          <w:p w14:paraId="734E0822" w14:textId="77777777" w:rsidR="00054221" w:rsidRDefault="00054221">
            <w:pPr>
              <w:pStyle w:val="TableParagraph"/>
              <w:spacing w:before="0" w:line="240" w:lineRule="auto"/>
              <w:jc w:val="left"/>
              <w:rPr>
                <w:rFonts w:ascii="Times New Roman"/>
                <w:sz w:val="12"/>
              </w:rPr>
            </w:pPr>
          </w:p>
        </w:tc>
        <w:tc>
          <w:tcPr>
            <w:tcW w:w="842" w:type="dxa"/>
          </w:tcPr>
          <w:p w14:paraId="139B0547" w14:textId="77777777" w:rsidR="00054221" w:rsidRDefault="00BD4E74">
            <w:pPr>
              <w:pStyle w:val="TableParagraph"/>
              <w:ind w:left="135" w:right="218"/>
              <w:rPr>
                <w:sz w:val="16"/>
              </w:rPr>
            </w:pPr>
            <w:r>
              <w:rPr>
                <w:sz w:val="16"/>
              </w:rPr>
              <w:t>(0.39)</w:t>
            </w:r>
          </w:p>
        </w:tc>
        <w:tc>
          <w:tcPr>
            <w:tcW w:w="721" w:type="dxa"/>
          </w:tcPr>
          <w:p w14:paraId="3D263143" w14:textId="77777777" w:rsidR="00054221" w:rsidRDefault="00BD4E74">
            <w:pPr>
              <w:pStyle w:val="TableParagraph"/>
              <w:ind w:left="100"/>
              <w:jc w:val="left"/>
              <w:rPr>
                <w:sz w:val="16"/>
              </w:rPr>
            </w:pPr>
            <w:r>
              <w:rPr>
                <w:sz w:val="16"/>
              </w:rPr>
              <w:t>(0.44)</w:t>
            </w:r>
          </w:p>
        </w:tc>
        <w:tc>
          <w:tcPr>
            <w:tcW w:w="673" w:type="dxa"/>
          </w:tcPr>
          <w:p w14:paraId="7D3CA137" w14:textId="77777777" w:rsidR="00054221" w:rsidRDefault="00BD4E74">
            <w:pPr>
              <w:pStyle w:val="TableParagraph"/>
              <w:ind w:right="119"/>
              <w:jc w:val="right"/>
              <w:rPr>
                <w:sz w:val="16"/>
              </w:rPr>
            </w:pPr>
            <w:r>
              <w:rPr>
                <w:w w:val="105"/>
                <w:sz w:val="16"/>
              </w:rPr>
              <w:t>(0.12)</w:t>
            </w:r>
          </w:p>
        </w:tc>
      </w:tr>
      <w:tr w:rsidR="00054221" w14:paraId="09F8AC36" w14:textId="77777777">
        <w:trPr>
          <w:trHeight w:val="189"/>
        </w:trPr>
        <w:tc>
          <w:tcPr>
            <w:tcW w:w="4262" w:type="dxa"/>
          </w:tcPr>
          <w:p w14:paraId="5006855B" w14:textId="77777777" w:rsidR="00054221" w:rsidRDefault="00BD4E74">
            <w:pPr>
              <w:pStyle w:val="TableParagraph"/>
              <w:ind w:left="119"/>
              <w:jc w:val="left"/>
              <w:rPr>
                <w:sz w:val="16"/>
              </w:rPr>
            </w:pPr>
            <w:r>
              <w:rPr>
                <w:sz w:val="16"/>
              </w:rPr>
              <w:t>Married</w:t>
            </w:r>
            <w:r>
              <w:rPr>
                <w:spacing w:val="13"/>
                <w:sz w:val="16"/>
              </w:rPr>
              <w:t xml:space="preserve"> </w:t>
            </w:r>
            <w:r>
              <w:rPr>
                <w:sz w:val="16"/>
              </w:rPr>
              <w:t>Household</w:t>
            </w:r>
            <w:r>
              <w:rPr>
                <w:spacing w:val="13"/>
                <w:sz w:val="16"/>
              </w:rPr>
              <w:t xml:space="preserve"> </w:t>
            </w:r>
            <w:r>
              <w:rPr>
                <w:sz w:val="16"/>
              </w:rPr>
              <w:t>Head</w:t>
            </w:r>
          </w:p>
        </w:tc>
        <w:tc>
          <w:tcPr>
            <w:tcW w:w="842" w:type="dxa"/>
          </w:tcPr>
          <w:p w14:paraId="2536C62F" w14:textId="77777777" w:rsidR="00054221" w:rsidRDefault="00BD4E74">
            <w:pPr>
              <w:pStyle w:val="TableParagraph"/>
              <w:ind w:left="133" w:right="218"/>
              <w:rPr>
                <w:sz w:val="16"/>
              </w:rPr>
            </w:pPr>
            <w:r>
              <w:rPr>
                <w:sz w:val="16"/>
              </w:rPr>
              <w:t>0.27</w:t>
            </w:r>
          </w:p>
        </w:tc>
        <w:tc>
          <w:tcPr>
            <w:tcW w:w="721" w:type="dxa"/>
          </w:tcPr>
          <w:p w14:paraId="415DAF8C" w14:textId="77777777" w:rsidR="00054221" w:rsidRDefault="00BD4E74">
            <w:pPr>
              <w:pStyle w:val="TableParagraph"/>
              <w:ind w:left="165"/>
              <w:jc w:val="left"/>
              <w:rPr>
                <w:sz w:val="16"/>
              </w:rPr>
            </w:pPr>
            <w:r>
              <w:rPr>
                <w:sz w:val="16"/>
              </w:rPr>
              <w:t>0.27</w:t>
            </w:r>
          </w:p>
        </w:tc>
        <w:tc>
          <w:tcPr>
            <w:tcW w:w="673" w:type="dxa"/>
          </w:tcPr>
          <w:p w14:paraId="422469B9" w14:textId="77777777" w:rsidR="00054221" w:rsidRDefault="00BD4E74">
            <w:pPr>
              <w:pStyle w:val="TableParagraph"/>
              <w:ind w:right="185"/>
              <w:jc w:val="right"/>
              <w:rPr>
                <w:sz w:val="16"/>
              </w:rPr>
            </w:pPr>
            <w:r>
              <w:rPr>
                <w:sz w:val="16"/>
              </w:rPr>
              <w:t>0.01</w:t>
            </w:r>
          </w:p>
        </w:tc>
      </w:tr>
      <w:tr w:rsidR="00054221" w14:paraId="34D1DCE6" w14:textId="77777777">
        <w:trPr>
          <w:trHeight w:val="189"/>
        </w:trPr>
        <w:tc>
          <w:tcPr>
            <w:tcW w:w="4262" w:type="dxa"/>
          </w:tcPr>
          <w:p w14:paraId="23F34A77" w14:textId="77777777" w:rsidR="00054221" w:rsidRDefault="00054221">
            <w:pPr>
              <w:pStyle w:val="TableParagraph"/>
              <w:spacing w:before="0" w:line="240" w:lineRule="auto"/>
              <w:jc w:val="left"/>
              <w:rPr>
                <w:rFonts w:ascii="Times New Roman"/>
                <w:sz w:val="12"/>
              </w:rPr>
            </w:pPr>
          </w:p>
        </w:tc>
        <w:tc>
          <w:tcPr>
            <w:tcW w:w="842" w:type="dxa"/>
          </w:tcPr>
          <w:p w14:paraId="477C8F92" w14:textId="77777777" w:rsidR="00054221" w:rsidRDefault="00BD4E74">
            <w:pPr>
              <w:pStyle w:val="TableParagraph"/>
              <w:ind w:left="135" w:right="218"/>
              <w:rPr>
                <w:sz w:val="16"/>
              </w:rPr>
            </w:pPr>
            <w:r>
              <w:rPr>
                <w:sz w:val="16"/>
              </w:rPr>
              <w:t>(0.44)</w:t>
            </w:r>
          </w:p>
        </w:tc>
        <w:tc>
          <w:tcPr>
            <w:tcW w:w="721" w:type="dxa"/>
          </w:tcPr>
          <w:p w14:paraId="109CB3CD" w14:textId="77777777" w:rsidR="00054221" w:rsidRDefault="00BD4E74">
            <w:pPr>
              <w:pStyle w:val="TableParagraph"/>
              <w:ind w:left="100"/>
              <w:jc w:val="left"/>
              <w:rPr>
                <w:sz w:val="16"/>
              </w:rPr>
            </w:pPr>
            <w:r>
              <w:rPr>
                <w:sz w:val="16"/>
              </w:rPr>
              <w:t>(0.45)</w:t>
            </w:r>
          </w:p>
        </w:tc>
        <w:tc>
          <w:tcPr>
            <w:tcW w:w="673" w:type="dxa"/>
          </w:tcPr>
          <w:p w14:paraId="66AA7831" w14:textId="77777777" w:rsidR="00054221" w:rsidRDefault="00BD4E74">
            <w:pPr>
              <w:pStyle w:val="TableParagraph"/>
              <w:ind w:right="119"/>
              <w:jc w:val="right"/>
              <w:rPr>
                <w:sz w:val="16"/>
              </w:rPr>
            </w:pPr>
            <w:r>
              <w:rPr>
                <w:sz w:val="16"/>
              </w:rPr>
              <w:t>(0.85)</w:t>
            </w:r>
          </w:p>
        </w:tc>
      </w:tr>
      <w:tr w:rsidR="00054221" w14:paraId="105610B9" w14:textId="77777777">
        <w:trPr>
          <w:trHeight w:val="189"/>
        </w:trPr>
        <w:tc>
          <w:tcPr>
            <w:tcW w:w="4262" w:type="dxa"/>
          </w:tcPr>
          <w:p w14:paraId="72142903" w14:textId="77777777" w:rsidR="00054221" w:rsidRDefault="00BD4E74">
            <w:pPr>
              <w:pStyle w:val="TableParagraph"/>
              <w:ind w:left="119"/>
              <w:jc w:val="left"/>
              <w:rPr>
                <w:sz w:val="16"/>
              </w:rPr>
            </w:pPr>
            <w:r>
              <w:rPr>
                <w:sz w:val="16"/>
              </w:rPr>
              <w:t>Household</w:t>
            </w:r>
            <w:r>
              <w:rPr>
                <w:spacing w:val="19"/>
                <w:sz w:val="16"/>
              </w:rPr>
              <w:t xml:space="preserve"> </w:t>
            </w:r>
            <w:r>
              <w:rPr>
                <w:sz w:val="16"/>
              </w:rPr>
              <w:t>head</w:t>
            </w:r>
            <w:r>
              <w:rPr>
                <w:spacing w:val="20"/>
                <w:sz w:val="16"/>
              </w:rPr>
              <w:t xml:space="preserve"> </w:t>
            </w:r>
            <w:r>
              <w:rPr>
                <w:sz w:val="16"/>
              </w:rPr>
              <w:t>years</w:t>
            </w:r>
            <w:r>
              <w:rPr>
                <w:spacing w:val="20"/>
                <w:sz w:val="16"/>
              </w:rPr>
              <w:t xml:space="preserve"> </w:t>
            </w:r>
            <w:r>
              <w:rPr>
                <w:sz w:val="16"/>
              </w:rPr>
              <w:t>of</w:t>
            </w:r>
            <w:r>
              <w:rPr>
                <w:spacing w:val="19"/>
                <w:sz w:val="16"/>
              </w:rPr>
              <w:t xml:space="preserve"> </w:t>
            </w:r>
            <w:r>
              <w:rPr>
                <w:sz w:val="16"/>
              </w:rPr>
              <w:t>education</w:t>
            </w:r>
          </w:p>
        </w:tc>
        <w:tc>
          <w:tcPr>
            <w:tcW w:w="842" w:type="dxa"/>
          </w:tcPr>
          <w:p w14:paraId="0A76408B" w14:textId="77777777" w:rsidR="00054221" w:rsidRDefault="00BD4E74">
            <w:pPr>
              <w:pStyle w:val="TableParagraph"/>
              <w:ind w:left="134" w:right="218"/>
              <w:rPr>
                <w:sz w:val="16"/>
              </w:rPr>
            </w:pPr>
            <w:r>
              <w:rPr>
                <w:w w:val="105"/>
                <w:sz w:val="16"/>
              </w:rPr>
              <w:t>7.55</w:t>
            </w:r>
          </w:p>
        </w:tc>
        <w:tc>
          <w:tcPr>
            <w:tcW w:w="721" w:type="dxa"/>
          </w:tcPr>
          <w:p w14:paraId="7596D010" w14:textId="77777777" w:rsidR="00054221" w:rsidRDefault="00BD4E74">
            <w:pPr>
              <w:pStyle w:val="TableParagraph"/>
              <w:ind w:left="166"/>
              <w:jc w:val="left"/>
              <w:rPr>
                <w:sz w:val="16"/>
              </w:rPr>
            </w:pPr>
            <w:r>
              <w:rPr>
                <w:sz w:val="16"/>
              </w:rPr>
              <w:t>7.92</w:t>
            </w:r>
          </w:p>
        </w:tc>
        <w:tc>
          <w:tcPr>
            <w:tcW w:w="673" w:type="dxa"/>
          </w:tcPr>
          <w:p w14:paraId="35B8DF2A" w14:textId="77777777" w:rsidR="00054221" w:rsidRDefault="00BD4E74">
            <w:pPr>
              <w:pStyle w:val="TableParagraph"/>
              <w:ind w:right="185"/>
              <w:jc w:val="right"/>
              <w:rPr>
                <w:sz w:val="16"/>
              </w:rPr>
            </w:pPr>
            <w:r>
              <w:rPr>
                <w:sz w:val="16"/>
              </w:rPr>
              <w:t>0.38</w:t>
            </w:r>
          </w:p>
        </w:tc>
      </w:tr>
      <w:tr w:rsidR="00054221" w14:paraId="1FEDE558" w14:textId="77777777">
        <w:trPr>
          <w:trHeight w:val="189"/>
        </w:trPr>
        <w:tc>
          <w:tcPr>
            <w:tcW w:w="4262" w:type="dxa"/>
          </w:tcPr>
          <w:p w14:paraId="50CC411A" w14:textId="77777777" w:rsidR="00054221" w:rsidRDefault="00054221">
            <w:pPr>
              <w:pStyle w:val="TableParagraph"/>
              <w:spacing w:before="0" w:line="240" w:lineRule="auto"/>
              <w:jc w:val="left"/>
              <w:rPr>
                <w:rFonts w:ascii="Times New Roman"/>
                <w:sz w:val="12"/>
              </w:rPr>
            </w:pPr>
          </w:p>
        </w:tc>
        <w:tc>
          <w:tcPr>
            <w:tcW w:w="842" w:type="dxa"/>
          </w:tcPr>
          <w:p w14:paraId="46EA6F9E" w14:textId="77777777" w:rsidR="00054221" w:rsidRDefault="00BD4E74">
            <w:pPr>
              <w:pStyle w:val="TableParagraph"/>
              <w:ind w:left="135" w:right="218"/>
              <w:rPr>
                <w:sz w:val="16"/>
              </w:rPr>
            </w:pPr>
            <w:r>
              <w:rPr>
                <w:w w:val="105"/>
                <w:sz w:val="16"/>
              </w:rPr>
              <w:t>(4.13)</w:t>
            </w:r>
          </w:p>
        </w:tc>
        <w:tc>
          <w:tcPr>
            <w:tcW w:w="721" w:type="dxa"/>
          </w:tcPr>
          <w:p w14:paraId="2AC8CCD4" w14:textId="77777777" w:rsidR="00054221" w:rsidRDefault="00BD4E74">
            <w:pPr>
              <w:pStyle w:val="TableParagraph"/>
              <w:ind w:left="100"/>
              <w:jc w:val="left"/>
              <w:rPr>
                <w:sz w:val="16"/>
              </w:rPr>
            </w:pPr>
            <w:r>
              <w:rPr>
                <w:sz w:val="16"/>
              </w:rPr>
              <w:t>(4.69)</w:t>
            </w:r>
          </w:p>
        </w:tc>
        <w:tc>
          <w:tcPr>
            <w:tcW w:w="673" w:type="dxa"/>
          </w:tcPr>
          <w:p w14:paraId="74669EFA" w14:textId="77777777" w:rsidR="00054221" w:rsidRDefault="00BD4E74">
            <w:pPr>
              <w:pStyle w:val="TableParagraph"/>
              <w:ind w:right="119"/>
              <w:jc w:val="right"/>
              <w:rPr>
                <w:sz w:val="16"/>
              </w:rPr>
            </w:pPr>
            <w:r>
              <w:rPr>
                <w:sz w:val="16"/>
              </w:rPr>
              <w:t>(0.40)</w:t>
            </w:r>
          </w:p>
        </w:tc>
      </w:tr>
      <w:tr w:rsidR="00054221" w14:paraId="4C8EACE9" w14:textId="77777777">
        <w:trPr>
          <w:trHeight w:val="189"/>
        </w:trPr>
        <w:tc>
          <w:tcPr>
            <w:tcW w:w="4262" w:type="dxa"/>
          </w:tcPr>
          <w:p w14:paraId="048412A6" w14:textId="77777777" w:rsidR="00054221" w:rsidRDefault="00BD4E74">
            <w:pPr>
              <w:pStyle w:val="TableParagraph"/>
              <w:ind w:left="119"/>
              <w:jc w:val="left"/>
              <w:rPr>
                <w:sz w:val="16"/>
              </w:rPr>
            </w:pPr>
            <w:r>
              <w:rPr>
                <w:sz w:val="16"/>
              </w:rPr>
              <w:t>Displaced</w:t>
            </w:r>
            <w:r>
              <w:rPr>
                <w:spacing w:val="25"/>
                <w:sz w:val="16"/>
              </w:rPr>
              <w:t xml:space="preserve"> </w:t>
            </w:r>
            <w:r>
              <w:rPr>
                <w:sz w:val="16"/>
              </w:rPr>
              <w:t>household</w:t>
            </w:r>
          </w:p>
        </w:tc>
        <w:tc>
          <w:tcPr>
            <w:tcW w:w="842" w:type="dxa"/>
          </w:tcPr>
          <w:p w14:paraId="59CC2E30" w14:textId="77777777" w:rsidR="00054221" w:rsidRDefault="00BD4E74">
            <w:pPr>
              <w:pStyle w:val="TableParagraph"/>
              <w:ind w:left="135" w:right="218"/>
              <w:rPr>
                <w:sz w:val="16"/>
              </w:rPr>
            </w:pPr>
            <w:r>
              <w:rPr>
                <w:sz w:val="16"/>
              </w:rPr>
              <w:t>0.09</w:t>
            </w:r>
          </w:p>
        </w:tc>
        <w:tc>
          <w:tcPr>
            <w:tcW w:w="721" w:type="dxa"/>
          </w:tcPr>
          <w:p w14:paraId="0914D702" w14:textId="77777777" w:rsidR="00054221" w:rsidRDefault="00BD4E74">
            <w:pPr>
              <w:pStyle w:val="TableParagraph"/>
              <w:ind w:left="166"/>
              <w:jc w:val="left"/>
              <w:rPr>
                <w:sz w:val="16"/>
              </w:rPr>
            </w:pPr>
            <w:r>
              <w:rPr>
                <w:sz w:val="16"/>
              </w:rPr>
              <w:t>0.15</w:t>
            </w:r>
          </w:p>
        </w:tc>
        <w:tc>
          <w:tcPr>
            <w:tcW w:w="673" w:type="dxa"/>
          </w:tcPr>
          <w:p w14:paraId="7F892CF5" w14:textId="77777777" w:rsidR="00054221" w:rsidRDefault="00BD4E74">
            <w:pPr>
              <w:pStyle w:val="TableParagraph"/>
              <w:ind w:right="185"/>
              <w:jc w:val="right"/>
              <w:rPr>
                <w:sz w:val="16"/>
              </w:rPr>
            </w:pPr>
            <w:r>
              <w:rPr>
                <w:sz w:val="16"/>
              </w:rPr>
              <w:t>0.06</w:t>
            </w:r>
          </w:p>
        </w:tc>
      </w:tr>
      <w:tr w:rsidR="00054221" w14:paraId="112BAC4D" w14:textId="77777777">
        <w:trPr>
          <w:trHeight w:val="189"/>
        </w:trPr>
        <w:tc>
          <w:tcPr>
            <w:tcW w:w="4262" w:type="dxa"/>
          </w:tcPr>
          <w:p w14:paraId="188C54DE" w14:textId="77777777" w:rsidR="00054221" w:rsidRDefault="00054221">
            <w:pPr>
              <w:pStyle w:val="TableParagraph"/>
              <w:spacing w:before="0" w:line="240" w:lineRule="auto"/>
              <w:jc w:val="left"/>
              <w:rPr>
                <w:rFonts w:ascii="Times New Roman"/>
                <w:sz w:val="12"/>
              </w:rPr>
            </w:pPr>
          </w:p>
        </w:tc>
        <w:tc>
          <w:tcPr>
            <w:tcW w:w="842" w:type="dxa"/>
          </w:tcPr>
          <w:p w14:paraId="5AA0838A" w14:textId="77777777" w:rsidR="00054221" w:rsidRDefault="00BD4E74">
            <w:pPr>
              <w:pStyle w:val="TableParagraph"/>
              <w:ind w:left="135" w:right="218"/>
              <w:rPr>
                <w:sz w:val="16"/>
              </w:rPr>
            </w:pPr>
            <w:r>
              <w:rPr>
                <w:sz w:val="16"/>
              </w:rPr>
              <w:t>(0.29)</w:t>
            </w:r>
          </w:p>
        </w:tc>
        <w:tc>
          <w:tcPr>
            <w:tcW w:w="721" w:type="dxa"/>
          </w:tcPr>
          <w:p w14:paraId="5AE33C7E" w14:textId="77777777" w:rsidR="00054221" w:rsidRDefault="00BD4E74">
            <w:pPr>
              <w:pStyle w:val="TableParagraph"/>
              <w:ind w:left="100"/>
              <w:jc w:val="left"/>
              <w:rPr>
                <w:sz w:val="16"/>
              </w:rPr>
            </w:pPr>
            <w:r>
              <w:rPr>
                <w:sz w:val="16"/>
              </w:rPr>
              <w:t>(0.36)</w:t>
            </w:r>
          </w:p>
        </w:tc>
        <w:tc>
          <w:tcPr>
            <w:tcW w:w="673" w:type="dxa"/>
          </w:tcPr>
          <w:p w14:paraId="5A94952C" w14:textId="77777777" w:rsidR="00054221" w:rsidRDefault="00BD4E74">
            <w:pPr>
              <w:pStyle w:val="TableParagraph"/>
              <w:ind w:right="119"/>
              <w:jc w:val="right"/>
              <w:rPr>
                <w:sz w:val="16"/>
              </w:rPr>
            </w:pPr>
            <w:r>
              <w:rPr>
                <w:sz w:val="16"/>
              </w:rPr>
              <w:t>(0.07)</w:t>
            </w:r>
          </w:p>
        </w:tc>
      </w:tr>
      <w:tr w:rsidR="00054221" w14:paraId="48C0B29C" w14:textId="77777777">
        <w:trPr>
          <w:trHeight w:val="189"/>
        </w:trPr>
        <w:tc>
          <w:tcPr>
            <w:tcW w:w="4262" w:type="dxa"/>
          </w:tcPr>
          <w:p w14:paraId="537DCE5A" w14:textId="77777777" w:rsidR="00054221" w:rsidRDefault="00BD4E74">
            <w:pPr>
              <w:pStyle w:val="TableParagraph"/>
              <w:ind w:left="119"/>
              <w:jc w:val="left"/>
              <w:rPr>
                <w:sz w:val="16"/>
              </w:rPr>
            </w:pPr>
            <w:r>
              <w:rPr>
                <w:sz w:val="16"/>
              </w:rPr>
              <w:t>Household</w:t>
            </w:r>
            <w:r>
              <w:rPr>
                <w:spacing w:val="10"/>
                <w:sz w:val="16"/>
              </w:rPr>
              <w:t xml:space="preserve"> </w:t>
            </w:r>
            <w:r>
              <w:rPr>
                <w:sz w:val="16"/>
              </w:rPr>
              <w:t>size</w:t>
            </w:r>
          </w:p>
        </w:tc>
        <w:tc>
          <w:tcPr>
            <w:tcW w:w="842" w:type="dxa"/>
          </w:tcPr>
          <w:p w14:paraId="1C623E5F" w14:textId="77777777" w:rsidR="00054221" w:rsidRDefault="00BD4E74">
            <w:pPr>
              <w:pStyle w:val="TableParagraph"/>
              <w:ind w:left="134" w:right="218"/>
              <w:rPr>
                <w:sz w:val="16"/>
              </w:rPr>
            </w:pPr>
            <w:r>
              <w:rPr>
                <w:w w:val="105"/>
                <w:sz w:val="16"/>
              </w:rPr>
              <w:t>7.72</w:t>
            </w:r>
          </w:p>
        </w:tc>
        <w:tc>
          <w:tcPr>
            <w:tcW w:w="721" w:type="dxa"/>
          </w:tcPr>
          <w:p w14:paraId="7FFF76A9" w14:textId="77777777" w:rsidR="00054221" w:rsidRDefault="00BD4E74">
            <w:pPr>
              <w:pStyle w:val="TableParagraph"/>
              <w:ind w:left="166"/>
              <w:jc w:val="left"/>
              <w:rPr>
                <w:sz w:val="16"/>
              </w:rPr>
            </w:pPr>
            <w:r>
              <w:rPr>
                <w:sz w:val="16"/>
              </w:rPr>
              <w:t>8.39</w:t>
            </w:r>
          </w:p>
        </w:tc>
        <w:tc>
          <w:tcPr>
            <w:tcW w:w="673" w:type="dxa"/>
          </w:tcPr>
          <w:p w14:paraId="06781B6C" w14:textId="77777777" w:rsidR="00054221" w:rsidRDefault="00BD4E74">
            <w:pPr>
              <w:pStyle w:val="TableParagraph"/>
              <w:ind w:right="143"/>
              <w:jc w:val="right"/>
              <w:rPr>
                <w:sz w:val="16"/>
              </w:rPr>
            </w:pPr>
            <w:r>
              <w:rPr>
                <w:sz w:val="16"/>
              </w:rPr>
              <w:t>0.67*</w:t>
            </w:r>
          </w:p>
        </w:tc>
      </w:tr>
      <w:tr w:rsidR="00054221" w14:paraId="1EC14574" w14:textId="77777777">
        <w:trPr>
          <w:trHeight w:val="189"/>
        </w:trPr>
        <w:tc>
          <w:tcPr>
            <w:tcW w:w="4262" w:type="dxa"/>
          </w:tcPr>
          <w:p w14:paraId="2390E33D" w14:textId="77777777" w:rsidR="00054221" w:rsidRDefault="00054221">
            <w:pPr>
              <w:pStyle w:val="TableParagraph"/>
              <w:spacing w:before="0" w:line="240" w:lineRule="auto"/>
              <w:jc w:val="left"/>
              <w:rPr>
                <w:rFonts w:ascii="Times New Roman"/>
                <w:sz w:val="12"/>
              </w:rPr>
            </w:pPr>
          </w:p>
        </w:tc>
        <w:tc>
          <w:tcPr>
            <w:tcW w:w="842" w:type="dxa"/>
          </w:tcPr>
          <w:p w14:paraId="086A6977" w14:textId="77777777" w:rsidR="00054221" w:rsidRDefault="00BD4E74">
            <w:pPr>
              <w:pStyle w:val="TableParagraph"/>
              <w:ind w:left="135" w:right="218"/>
              <w:rPr>
                <w:sz w:val="16"/>
              </w:rPr>
            </w:pPr>
            <w:r>
              <w:rPr>
                <w:sz w:val="16"/>
              </w:rPr>
              <w:t>(3.44)</w:t>
            </w:r>
          </w:p>
        </w:tc>
        <w:tc>
          <w:tcPr>
            <w:tcW w:w="721" w:type="dxa"/>
          </w:tcPr>
          <w:p w14:paraId="755CA696" w14:textId="77777777" w:rsidR="00054221" w:rsidRDefault="00BD4E74">
            <w:pPr>
              <w:pStyle w:val="TableParagraph"/>
              <w:ind w:left="100"/>
              <w:jc w:val="left"/>
              <w:rPr>
                <w:sz w:val="16"/>
              </w:rPr>
            </w:pPr>
            <w:r>
              <w:rPr>
                <w:sz w:val="16"/>
              </w:rPr>
              <w:t>(3.40)</w:t>
            </w:r>
          </w:p>
        </w:tc>
        <w:tc>
          <w:tcPr>
            <w:tcW w:w="673" w:type="dxa"/>
          </w:tcPr>
          <w:p w14:paraId="7E6FB6B5" w14:textId="77777777" w:rsidR="00054221" w:rsidRDefault="00BD4E74">
            <w:pPr>
              <w:pStyle w:val="TableParagraph"/>
              <w:ind w:right="119"/>
              <w:jc w:val="right"/>
              <w:rPr>
                <w:sz w:val="16"/>
              </w:rPr>
            </w:pPr>
            <w:r>
              <w:rPr>
                <w:sz w:val="16"/>
              </w:rPr>
              <w:t>(0.05)</w:t>
            </w:r>
          </w:p>
        </w:tc>
      </w:tr>
      <w:tr w:rsidR="00054221" w14:paraId="3C680A9E" w14:textId="77777777">
        <w:trPr>
          <w:trHeight w:val="189"/>
        </w:trPr>
        <w:tc>
          <w:tcPr>
            <w:tcW w:w="4262" w:type="dxa"/>
          </w:tcPr>
          <w:p w14:paraId="779224D1" w14:textId="77777777" w:rsidR="00054221" w:rsidRDefault="00BD4E74">
            <w:pPr>
              <w:pStyle w:val="TableParagraph"/>
              <w:ind w:left="119"/>
              <w:jc w:val="left"/>
              <w:rPr>
                <w:sz w:val="16"/>
              </w:rPr>
            </w:pPr>
            <w:r>
              <w:rPr>
                <w:sz w:val="16"/>
              </w:rPr>
              <w:t>Number</w:t>
            </w:r>
            <w:r>
              <w:rPr>
                <w:spacing w:val="23"/>
                <w:sz w:val="16"/>
              </w:rPr>
              <w:t xml:space="preserve"> </w:t>
            </w:r>
            <w:r>
              <w:rPr>
                <w:sz w:val="16"/>
              </w:rPr>
              <w:t>of</w:t>
            </w:r>
            <w:r>
              <w:rPr>
                <w:spacing w:val="23"/>
                <w:sz w:val="16"/>
              </w:rPr>
              <w:t xml:space="preserve"> </w:t>
            </w:r>
            <w:r>
              <w:rPr>
                <w:sz w:val="16"/>
              </w:rPr>
              <w:t>household</w:t>
            </w:r>
            <w:r>
              <w:rPr>
                <w:spacing w:val="23"/>
                <w:sz w:val="16"/>
              </w:rPr>
              <w:t xml:space="preserve"> </w:t>
            </w:r>
            <w:r>
              <w:rPr>
                <w:sz w:val="16"/>
              </w:rPr>
              <w:t>member</w:t>
            </w:r>
            <w:r>
              <w:rPr>
                <w:spacing w:val="23"/>
                <w:sz w:val="16"/>
              </w:rPr>
              <w:t xml:space="preserve"> </w:t>
            </w:r>
            <w:r>
              <w:rPr>
                <w:sz w:val="16"/>
              </w:rPr>
              <w:t>younger</w:t>
            </w:r>
            <w:r>
              <w:rPr>
                <w:spacing w:val="23"/>
                <w:sz w:val="16"/>
              </w:rPr>
              <w:t xml:space="preserve"> </w:t>
            </w:r>
            <w:r>
              <w:rPr>
                <w:sz w:val="16"/>
              </w:rPr>
              <w:t>than</w:t>
            </w:r>
            <w:r>
              <w:rPr>
                <w:spacing w:val="23"/>
                <w:sz w:val="16"/>
              </w:rPr>
              <w:t xml:space="preserve"> </w:t>
            </w:r>
            <w:r>
              <w:rPr>
                <w:sz w:val="16"/>
              </w:rPr>
              <w:t>15</w:t>
            </w:r>
          </w:p>
        </w:tc>
        <w:tc>
          <w:tcPr>
            <w:tcW w:w="842" w:type="dxa"/>
          </w:tcPr>
          <w:p w14:paraId="3C9B502D" w14:textId="77777777" w:rsidR="00054221" w:rsidRDefault="00BD4E74">
            <w:pPr>
              <w:pStyle w:val="TableParagraph"/>
              <w:ind w:left="135" w:right="218"/>
              <w:rPr>
                <w:sz w:val="16"/>
              </w:rPr>
            </w:pPr>
            <w:r>
              <w:rPr>
                <w:sz w:val="16"/>
              </w:rPr>
              <w:t>4.04</w:t>
            </w:r>
          </w:p>
        </w:tc>
        <w:tc>
          <w:tcPr>
            <w:tcW w:w="721" w:type="dxa"/>
          </w:tcPr>
          <w:p w14:paraId="2D5F97B4" w14:textId="77777777" w:rsidR="00054221" w:rsidRDefault="00BD4E74">
            <w:pPr>
              <w:pStyle w:val="TableParagraph"/>
              <w:ind w:left="166"/>
              <w:jc w:val="left"/>
              <w:rPr>
                <w:sz w:val="16"/>
              </w:rPr>
            </w:pPr>
            <w:r>
              <w:rPr>
                <w:w w:val="105"/>
                <w:sz w:val="16"/>
              </w:rPr>
              <w:t>4.31</w:t>
            </w:r>
          </w:p>
        </w:tc>
        <w:tc>
          <w:tcPr>
            <w:tcW w:w="673" w:type="dxa"/>
          </w:tcPr>
          <w:p w14:paraId="474BA790" w14:textId="77777777" w:rsidR="00054221" w:rsidRDefault="00BD4E74">
            <w:pPr>
              <w:pStyle w:val="TableParagraph"/>
              <w:ind w:right="184"/>
              <w:jc w:val="right"/>
              <w:rPr>
                <w:sz w:val="16"/>
              </w:rPr>
            </w:pPr>
            <w:r>
              <w:rPr>
                <w:sz w:val="16"/>
              </w:rPr>
              <w:t>0.27</w:t>
            </w:r>
          </w:p>
        </w:tc>
      </w:tr>
      <w:tr w:rsidR="00054221" w14:paraId="4C7D9827" w14:textId="77777777">
        <w:trPr>
          <w:trHeight w:val="189"/>
        </w:trPr>
        <w:tc>
          <w:tcPr>
            <w:tcW w:w="4262" w:type="dxa"/>
          </w:tcPr>
          <w:p w14:paraId="7E6C17ED" w14:textId="77777777" w:rsidR="00054221" w:rsidRDefault="00054221">
            <w:pPr>
              <w:pStyle w:val="TableParagraph"/>
              <w:spacing w:before="0" w:line="240" w:lineRule="auto"/>
              <w:jc w:val="left"/>
              <w:rPr>
                <w:rFonts w:ascii="Times New Roman"/>
                <w:sz w:val="12"/>
              </w:rPr>
            </w:pPr>
          </w:p>
        </w:tc>
        <w:tc>
          <w:tcPr>
            <w:tcW w:w="842" w:type="dxa"/>
          </w:tcPr>
          <w:p w14:paraId="13DED8B6" w14:textId="77777777" w:rsidR="00054221" w:rsidRDefault="00BD4E74">
            <w:pPr>
              <w:pStyle w:val="TableParagraph"/>
              <w:ind w:left="135" w:right="218"/>
              <w:rPr>
                <w:sz w:val="16"/>
              </w:rPr>
            </w:pPr>
            <w:r>
              <w:rPr>
                <w:sz w:val="16"/>
              </w:rPr>
              <w:t>(2.27)</w:t>
            </w:r>
          </w:p>
        </w:tc>
        <w:tc>
          <w:tcPr>
            <w:tcW w:w="721" w:type="dxa"/>
          </w:tcPr>
          <w:p w14:paraId="672C6A19" w14:textId="77777777" w:rsidR="00054221" w:rsidRDefault="00BD4E74">
            <w:pPr>
              <w:pStyle w:val="TableParagraph"/>
              <w:ind w:left="100"/>
              <w:jc w:val="left"/>
              <w:rPr>
                <w:sz w:val="16"/>
              </w:rPr>
            </w:pPr>
            <w:r>
              <w:rPr>
                <w:sz w:val="16"/>
              </w:rPr>
              <w:t>(2.03)</w:t>
            </w:r>
          </w:p>
        </w:tc>
        <w:tc>
          <w:tcPr>
            <w:tcW w:w="673" w:type="dxa"/>
          </w:tcPr>
          <w:p w14:paraId="2DEF32D3" w14:textId="77777777" w:rsidR="00054221" w:rsidRDefault="00BD4E74">
            <w:pPr>
              <w:pStyle w:val="TableParagraph"/>
              <w:ind w:right="119"/>
              <w:jc w:val="right"/>
              <w:rPr>
                <w:sz w:val="16"/>
              </w:rPr>
            </w:pPr>
            <w:r>
              <w:rPr>
                <w:sz w:val="16"/>
              </w:rPr>
              <w:t>(0.20)</w:t>
            </w:r>
          </w:p>
        </w:tc>
      </w:tr>
      <w:tr w:rsidR="00054221" w14:paraId="5983DA90" w14:textId="77777777">
        <w:trPr>
          <w:trHeight w:val="189"/>
        </w:trPr>
        <w:tc>
          <w:tcPr>
            <w:tcW w:w="4262" w:type="dxa"/>
          </w:tcPr>
          <w:p w14:paraId="0942DF4C" w14:textId="77777777" w:rsidR="00054221" w:rsidRDefault="00BD4E74">
            <w:pPr>
              <w:pStyle w:val="TableParagraph"/>
              <w:ind w:left="119"/>
              <w:jc w:val="left"/>
              <w:rPr>
                <w:sz w:val="16"/>
              </w:rPr>
            </w:pPr>
            <w:r>
              <w:rPr>
                <w:sz w:val="16"/>
              </w:rPr>
              <w:t>Number</w:t>
            </w:r>
            <w:r>
              <w:rPr>
                <w:spacing w:val="16"/>
                <w:sz w:val="16"/>
              </w:rPr>
              <w:t xml:space="preserve"> </w:t>
            </w:r>
            <w:r>
              <w:rPr>
                <w:sz w:val="16"/>
              </w:rPr>
              <w:t>of</w:t>
            </w:r>
            <w:r>
              <w:rPr>
                <w:spacing w:val="17"/>
                <w:sz w:val="16"/>
              </w:rPr>
              <w:t xml:space="preserve"> </w:t>
            </w:r>
            <w:r>
              <w:rPr>
                <w:sz w:val="16"/>
              </w:rPr>
              <w:t>household</w:t>
            </w:r>
            <w:r>
              <w:rPr>
                <w:spacing w:val="17"/>
                <w:sz w:val="16"/>
              </w:rPr>
              <w:t xml:space="preserve"> </w:t>
            </w:r>
            <w:r>
              <w:rPr>
                <w:sz w:val="16"/>
              </w:rPr>
              <w:t>member</w:t>
            </w:r>
            <w:r>
              <w:rPr>
                <w:spacing w:val="17"/>
                <w:sz w:val="16"/>
              </w:rPr>
              <w:t xml:space="preserve"> </w:t>
            </w:r>
            <w:r>
              <w:rPr>
                <w:sz w:val="16"/>
              </w:rPr>
              <w:t>older</w:t>
            </w:r>
            <w:r>
              <w:rPr>
                <w:spacing w:val="17"/>
                <w:sz w:val="16"/>
              </w:rPr>
              <w:t xml:space="preserve"> </w:t>
            </w:r>
            <w:r>
              <w:rPr>
                <w:sz w:val="16"/>
              </w:rPr>
              <w:t>than</w:t>
            </w:r>
            <w:r>
              <w:rPr>
                <w:spacing w:val="17"/>
                <w:sz w:val="16"/>
              </w:rPr>
              <w:t xml:space="preserve"> </w:t>
            </w:r>
            <w:r>
              <w:rPr>
                <w:sz w:val="16"/>
              </w:rPr>
              <w:t>60</w:t>
            </w:r>
          </w:p>
        </w:tc>
        <w:tc>
          <w:tcPr>
            <w:tcW w:w="842" w:type="dxa"/>
          </w:tcPr>
          <w:p w14:paraId="657D12E4" w14:textId="77777777" w:rsidR="00054221" w:rsidRDefault="00BD4E74">
            <w:pPr>
              <w:pStyle w:val="TableParagraph"/>
              <w:ind w:left="135" w:right="218"/>
              <w:rPr>
                <w:sz w:val="16"/>
              </w:rPr>
            </w:pPr>
            <w:r>
              <w:rPr>
                <w:sz w:val="16"/>
              </w:rPr>
              <w:t>0.21</w:t>
            </w:r>
          </w:p>
        </w:tc>
        <w:tc>
          <w:tcPr>
            <w:tcW w:w="721" w:type="dxa"/>
          </w:tcPr>
          <w:p w14:paraId="0A4A9C15" w14:textId="77777777" w:rsidR="00054221" w:rsidRDefault="00BD4E74">
            <w:pPr>
              <w:pStyle w:val="TableParagraph"/>
              <w:ind w:left="166"/>
              <w:jc w:val="left"/>
              <w:rPr>
                <w:sz w:val="16"/>
              </w:rPr>
            </w:pPr>
            <w:r>
              <w:rPr>
                <w:sz w:val="16"/>
              </w:rPr>
              <w:t>0.21</w:t>
            </w:r>
          </w:p>
        </w:tc>
        <w:tc>
          <w:tcPr>
            <w:tcW w:w="673" w:type="dxa"/>
          </w:tcPr>
          <w:p w14:paraId="6B5290A4" w14:textId="77777777" w:rsidR="00054221" w:rsidRDefault="00BD4E74">
            <w:pPr>
              <w:pStyle w:val="TableParagraph"/>
              <w:ind w:right="156"/>
              <w:jc w:val="right"/>
              <w:rPr>
                <w:sz w:val="16"/>
              </w:rPr>
            </w:pPr>
            <w:r>
              <w:rPr>
                <w:sz w:val="16"/>
              </w:rPr>
              <w:t>-0.00</w:t>
            </w:r>
          </w:p>
        </w:tc>
      </w:tr>
      <w:tr w:rsidR="00054221" w14:paraId="688A8FAB" w14:textId="77777777">
        <w:trPr>
          <w:trHeight w:val="189"/>
        </w:trPr>
        <w:tc>
          <w:tcPr>
            <w:tcW w:w="4262" w:type="dxa"/>
          </w:tcPr>
          <w:p w14:paraId="3264B13C" w14:textId="77777777" w:rsidR="00054221" w:rsidRDefault="00054221">
            <w:pPr>
              <w:pStyle w:val="TableParagraph"/>
              <w:spacing w:before="0" w:line="240" w:lineRule="auto"/>
              <w:jc w:val="left"/>
              <w:rPr>
                <w:rFonts w:ascii="Times New Roman"/>
                <w:sz w:val="12"/>
              </w:rPr>
            </w:pPr>
          </w:p>
        </w:tc>
        <w:tc>
          <w:tcPr>
            <w:tcW w:w="842" w:type="dxa"/>
          </w:tcPr>
          <w:p w14:paraId="5BF02C5A" w14:textId="77777777" w:rsidR="00054221" w:rsidRDefault="00BD4E74">
            <w:pPr>
              <w:pStyle w:val="TableParagraph"/>
              <w:ind w:left="135" w:right="218"/>
              <w:rPr>
                <w:sz w:val="16"/>
              </w:rPr>
            </w:pPr>
            <w:r>
              <w:rPr>
                <w:sz w:val="16"/>
              </w:rPr>
              <w:t>(0.49)</w:t>
            </w:r>
          </w:p>
        </w:tc>
        <w:tc>
          <w:tcPr>
            <w:tcW w:w="721" w:type="dxa"/>
          </w:tcPr>
          <w:p w14:paraId="27E26591" w14:textId="77777777" w:rsidR="00054221" w:rsidRDefault="00BD4E74">
            <w:pPr>
              <w:pStyle w:val="TableParagraph"/>
              <w:ind w:left="100"/>
              <w:jc w:val="left"/>
              <w:rPr>
                <w:sz w:val="16"/>
              </w:rPr>
            </w:pPr>
            <w:r>
              <w:rPr>
                <w:sz w:val="16"/>
              </w:rPr>
              <w:t>(0.44)</w:t>
            </w:r>
          </w:p>
        </w:tc>
        <w:tc>
          <w:tcPr>
            <w:tcW w:w="673" w:type="dxa"/>
          </w:tcPr>
          <w:p w14:paraId="335F4298" w14:textId="77777777" w:rsidR="00054221" w:rsidRDefault="00BD4E74">
            <w:pPr>
              <w:pStyle w:val="TableParagraph"/>
              <w:ind w:right="119"/>
              <w:jc w:val="right"/>
              <w:rPr>
                <w:sz w:val="16"/>
              </w:rPr>
            </w:pPr>
            <w:r>
              <w:rPr>
                <w:sz w:val="16"/>
              </w:rPr>
              <w:t>(0.99)</w:t>
            </w:r>
          </w:p>
        </w:tc>
      </w:tr>
      <w:tr w:rsidR="00054221" w14:paraId="2606CC1D" w14:textId="77777777">
        <w:trPr>
          <w:trHeight w:val="189"/>
        </w:trPr>
        <w:tc>
          <w:tcPr>
            <w:tcW w:w="4262" w:type="dxa"/>
          </w:tcPr>
          <w:p w14:paraId="26B673C8" w14:textId="77777777" w:rsidR="00054221" w:rsidRDefault="00BD4E74">
            <w:pPr>
              <w:pStyle w:val="TableParagraph"/>
              <w:ind w:left="119"/>
              <w:jc w:val="left"/>
              <w:rPr>
                <w:sz w:val="16"/>
              </w:rPr>
            </w:pPr>
            <w:r>
              <w:rPr>
                <w:sz w:val="16"/>
              </w:rPr>
              <w:t>Has</w:t>
            </w:r>
            <w:r>
              <w:rPr>
                <w:spacing w:val="24"/>
                <w:sz w:val="16"/>
              </w:rPr>
              <w:t xml:space="preserve"> </w:t>
            </w:r>
            <w:r>
              <w:rPr>
                <w:sz w:val="16"/>
              </w:rPr>
              <w:t>household</w:t>
            </w:r>
            <w:r>
              <w:rPr>
                <w:spacing w:val="24"/>
                <w:sz w:val="16"/>
              </w:rPr>
              <w:t xml:space="preserve"> </w:t>
            </w:r>
            <w:r>
              <w:rPr>
                <w:sz w:val="16"/>
              </w:rPr>
              <w:t>member</w:t>
            </w:r>
            <w:r>
              <w:rPr>
                <w:spacing w:val="25"/>
                <w:sz w:val="16"/>
              </w:rPr>
              <w:t xml:space="preserve"> </w:t>
            </w:r>
            <w:r>
              <w:rPr>
                <w:sz w:val="16"/>
              </w:rPr>
              <w:t>with</w:t>
            </w:r>
            <w:r>
              <w:rPr>
                <w:spacing w:val="24"/>
                <w:sz w:val="16"/>
              </w:rPr>
              <w:t xml:space="preserve"> </w:t>
            </w:r>
            <w:r>
              <w:rPr>
                <w:sz w:val="16"/>
              </w:rPr>
              <w:t>disability/chronic</w:t>
            </w:r>
            <w:r>
              <w:rPr>
                <w:spacing w:val="24"/>
                <w:sz w:val="16"/>
              </w:rPr>
              <w:t xml:space="preserve"> </w:t>
            </w:r>
            <w:r>
              <w:rPr>
                <w:sz w:val="16"/>
              </w:rPr>
              <w:t>disease</w:t>
            </w:r>
          </w:p>
        </w:tc>
        <w:tc>
          <w:tcPr>
            <w:tcW w:w="842" w:type="dxa"/>
          </w:tcPr>
          <w:p w14:paraId="40847F45" w14:textId="77777777" w:rsidR="00054221" w:rsidRDefault="00BD4E74">
            <w:pPr>
              <w:pStyle w:val="TableParagraph"/>
              <w:ind w:left="135" w:right="218"/>
              <w:rPr>
                <w:sz w:val="16"/>
              </w:rPr>
            </w:pPr>
            <w:r>
              <w:rPr>
                <w:sz w:val="16"/>
              </w:rPr>
              <w:t>0.30</w:t>
            </w:r>
          </w:p>
        </w:tc>
        <w:tc>
          <w:tcPr>
            <w:tcW w:w="721" w:type="dxa"/>
          </w:tcPr>
          <w:p w14:paraId="36135C13" w14:textId="77777777" w:rsidR="00054221" w:rsidRDefault="00BD4E74">
            <w:pPr>
              <w:pStyle w:val="TableParagraph"/>
              <w:ind w:left="167"/>
              <w:jc w:val="left"/>
              <w:rPr>
                <w:sz w:val="16"/>
              </w:rPr>
            </w:pPr>
            <w:r>
              <w:rPr>
                <w:sz w:val="16"/>
              </w:rPr>
              <w:t>0.31</w:t>
            </w:r>
          </w:p>
        </w:tc>
        <w:tc>
          <w:tcPr>
            <w:tcW w:w="673" w:type="dxa"/>
          </w:tcPr>
          <w:p w14:paraId="1FC00EDC" w14:textId="77777777" w:rsidR="00054221" w:rsidRDefault="00BD4E74">
            <w:pPr>
              <w:pStyle w:val="TableParagraph"/>
              <w:ind w:right="184"/>
              <w:jc w:val="right"/>
              <w:rPr>
                <w:sz w:val="16"/>
              </w:rPr>
            </w:pPr>
            <w:r>
              <w:rPr>
                <w:sz w:val="16"/>
              </w:rPr>
              <w:t>0.01</w:t>
            </w:r>
          </w:p>
        </w:tc>
      </w:tr>
      <w:tr w:rsidR="00054221" w14:paraId="5217480E" w14:textId="77777777">
        <w:trPr>
          <w:trHeight w:val="189"/>
        </w:trPr>
        <w:tc>
          <w:tcPr>
            <w:tcW w:w="4262" w:type="dxa"/>
          </w:tcPr>
          <w:p w14:paraId="6DD1453B" w14:textId="77777777" w:rsidR="00054221" w:rsidRDefault="00054221">
            <w:pPr>
              <w:pStyle w:val="TableParagraph"/>
              <w:spacing w:before="0" w:line="240" w:lineRule="auto"/>
              <w:jc w:val="left"/>
              <w:rPr>
                <w:rFonts w:ascii="Times New Roman"/>
                <w:sz w:val="12"/>
              </w:rPr>
            </w:pPr>
          </w:p>
        </w:tc>
        <w:tc>
          <w:tcPr>
            <w:tcW w:w="842" w:type="dxa"/>
          </w:tcPr>
          <w:p w14:paraId="1059DA54" w14:textId="77777777" w:rsidR="00054221" w:rsidRDefault="00BD4E74">
            <w:pPr>
              <w:pStyle w:val="TableParagraph"/>
              <w:ind w:left="135" w:right="218"/>
              <w:rPr>
                <w:sz w:val="16"/>
              </w:rPr>
            </w:pPr>
            <w:r>
              <w:rPr>
                <w:sz w:val="16"/>
              </w:rPr>
              <w:t>(0.46)</w:t>
            </w:r>
          </w:p>
        </w:tc>
        <w:tc>
          <w:tcPr>
            <w:tcW w:w="721" w:type="dxa"/>
          </w:tcPr>
          <w:p w14:paraId="62197F96" w14:textId="77777777" w:rsidR="00054221" w:rsidRDefault="00BD4E74">
            <w:pPr>
              <w:pStyle w:val="TableParagraph"/>
              <w:ind w:left="100"/>
              <w:jc w:val="left"/>
              <w:rPr>
                <w:sz w:val="16"/>
              </w:rPr>
            </w:pPr>
            <w:r>
              <w:rPr>
                <w:sz w:val="16"/>
              </w:rPr>
              <w:t>(0.46)</w:t>
            </w:r>
          </w:p>
        </w:tc>
        <w:tc>
          <w:tcPr>
            <w:tcW w:w="673" w:type="dxa"/>
          </w:tcPr>
          <w:p w14:paraId="07408ABE" w14:textId="77777777" w:rsidR="00054221" w:rsidRDefault="00BD4E74">
            <w:pPr>
              <w:pStyle w:val="TableParagraph"/>
              <w:ind w:right="119"/>
              <w:jc w:val="right"/>
              <w:rPr>
                <w:sz w:val="16"/>
              </w:rPr>
            </w:pPr>
            <w:r>
              <w:rPr>
                <w:sz w:val="16"/>
              </w:rPr>
              <w:t>(0.83)</w:t>
            </w:r>
          </w:p>
        </w:tc>
      </w:tr>
      <w:tr w:rsidR="00054221" w14:paraId="033B278E" w14:textId="77777777">
        <w:trPr>
          <w:trHeight w:val="189"/>
        </w:trPr>
        <w:tc>
          <w:tcPr>
            <w:tcW w:w="4262" w:type="dxa"/>
          </w:tcPr>
          <w:p w14:paraId="6234214B" w14:textId="77777777" w:rsidR="00054221" w:rsidRDefault="00BD4E74">
            <w:pPr>
              <w:pStyle w:val="TableParagraph"/>
              <w:ind w:left="119"/>
              <w:jc w:val="left"/>
              <w:rPr>
                <w:sz w:val="16"/>
              </w:rPr>
            </w:pPr>
            <w:r>
              <w:rPr>
                <w:sz w:val="16"/>
              </w:rPr>
              <w:t>Number</w:t>
            </w:r>
            <w:r>
              <w:rPr>
                <w:spacing w:val="18"/>
                <w:sz w:val="16"/>
              </w:rPr>
              <w:t xml:space="preserve"> </w:t>
            </w:r>
            <w:r>
              <w:rPr>
                <w:sz w:val="16"/>
              </w:rPr>
              <w:t>of</w:t>
            </w:r>
            <w:r>
              <w:rPr>
                <w:spacing w:val="18"/>
                <w:sz w:val="16"/>
              </w:rPr>
              <w:t xml:space="preserve"> </w:t>
            </w:r>
            <w:r>
              <w:rPr>
                <w:sz w:val="16"/>
              </w:rPr>
              <w:t>rooms</w:t>
            </w:r>
          </w:p>
        </w:tc>
        <w:tc>
          <w:tcPr>
            <w:tcW w:w="842" w:type="dxa"/>
          </w:tcPr>
          <w:p w14:paraId="04EE1CC8" w14:textId="77777777" w:rsidR="00054221" w:rsidRDefault="00BD4E74">
            <w:pPr>
              <w:pStyle w:val="TableParagraph"/>
              <w:ind w:left="134" w:right="218"/>
              <w:rPr>
                <w:sz w:val="16"/>
              </w:rPr>
            </w:pPr>
            <w:r>
              <w:rPr>
                <w:sz w:val="16"/>
              </w:rPr>
              <w:t>2.89</w:t>
            </w:r>
          </w:p>
        </w:tc>
        <w:tc>
          <w:tcPr>
            <w:tcW w:w="721" w:type="dxa"/>
          </w:tcPr>
          <w:p w14:paraId="3DD2D2AA" w14:textId="77777777" w:rsidR="00054221" w:rsidRDefault="00BD4E74">
            <w:pPr>
              <w:pStyle w:val="TableParagraph"/>
              <w:ind w:left="166"/>
              <w:jc w:val="left"/>
              <w:rPr>
                <w:sz w:val="16"/>
              </w:rPr>
            </w:pPr>
            <w:r>
              <w:rPr>
                <w:w w:val="105"/>
                <w:sz w:val="16"/>
              </w:rPr>
              <w:t>3.13</w:t>
            </w:r>
          </w:p>
        </w:tc>
        <w:tc>
          <w:tcPr>
            <w:tcW w:w="673" w:type="dxa"/>
          </w:tcPr>
          <w:p w14:paraId="5BE88B76" w14:textId="77777777" w:rsidR="00054221" w:rsidRDefault="00BD4E74">
            <w:pPr>
              <w:pStyle w:val="TableParagraph"/>
              <w:ind w:right="185"/>
              <w:jc w:val="right"/>
              <w:rPr>
                <w:sz w:val="16"/>
              </w:rPr>
            </w:pPr>
            <w:r>
              <w:rPr>
                <w:sz w:val="16"/>
              </w:rPr>
              <w:t>0.24</w:t>
            </w:r>
          </w:p>
        </w:tc>
      </w:tr>
      <w:tr w:rsidR="00054221" w14:paraId="56E7133E" w14:textId="77777777">
        <w:trPr>
          <w:trHeight w:val="189"/>
        </w:trPr>
        <w:tc>
          <w:tcPr>
            <w:tcW w:w="4262" w:type="dxa"/>
          </w:tcPr>
          <w:p w14:paraId="0F692577" w14:textId="77777777" w:rsidR="00054221" w:rsidRDefault="00054221">
            <w:pPr>
              <w:pStyle w:val="TableParagraph"/>
              <w:spacing w:before="0" w:line="240" w:lineRule="auto"/>
              <w:jc w:val="left"/>
              <w:rPr>
                <w:rFonts w:ascii="Times New Roman"/>
                <w:sz w:val="12"/>
              </w:rPr>
            </w:pPr>
          </w:p>
        </w:tc>
        <w:tc>
          <w:tcPr>
            <w:tcW w:w="842" w:type="dxa"/>
          </w:tcPr>
          <w:p w14:paraId="4FCF0685" w14:textId="77777777" w:rsidR="00054221" w:rsidRDefault="00BD4E74">
            <w:pPr>
              <w:pStyle w:val="TableParagraph"/>
              <w:ind w:left="135" w:right="218"/>
              <w:rPr>
                <w:sz w:val="16"/>
              </w:rPr>
            </w:pPr>
            <w:r>
              <w:rPr>
                <w:w w:val="105"/>
                <w:sz w:val="16"/>
              </w:rPr>
              <w:t>(1.24)</w:t>
            </w:r>
          </w:p>
        </w:tc>
        <w:tc>
          <w:tcPr>
            <w:tcW w:w="721" w:type="dxa"/>
          </w:tcPr>
          <w:p w14:paraId="543A0750" w14:textId="77777777" w:rsidR="00054221" w:rsidRDefault="00BD4E74">
            <w:pPr>
              <w:pStyle w:val="TableParagraph"/>
              <w:ind w:left="100"/>
              <w:jc w:val="left"/>
              <w:rPr>
                <w:sz w:val="16"/>
              </w:rPr>
            </w:pPr>
            <w:r>
              <w:rPr>
                <w:w w:val="110"/>
                <w:sz w:val="16"/>
              </w:rPr>
              <w:t>(1.27)</w:t>
            </w:r>
          </w:p>
        </w:tc>
        <w:tc>
          <w:tcPr>
            <w:tcW w:w="673" w:type="dxa"/>
          </w:tcPr>
          <w:p w14:paraId="51377096" w14:textId="77777777" w:rsidR="00054221" w:rsidRDefault="00BD4E74">
            <w:pPr>
              <w:pStyle w:val="TableParagraph"/>
              <w:ind w:right="119"/>
              <w:jc w:val="right"/>
              <w:rPr>
                <w:sz w:val="16"/>
              </w:rPr>
            </w:pPr>
            <w:r>
              <w:rPr>
                <w:sz w:val="16"/>
              </w:rPr>
              <w:t>(0.05)</w:t>
            </w:r>
          </w:p>
        </w:tc>
      </w:tr>
      <w:tr w:rsidR="00054221" w14:paraId="46AD6614" w14:textId="77777777">
        <w:trPr>
          <w:trHeight w:val="189"/>
        </w:trPr>
        <w:tc>
          <w:tcPr>
            <w:tcW w:w="4262" w:type="dxa"/>
          </w:tcPr>
          <w:p w14:paraId="79DA08D0" w14:textId="77777777" w:rsidR="00054221" w:rsidRDefault="00BD4E74">
            <w:pPr>
              <w:pStyle w:val="TableParagraph"/>
              <w:ind w:left="119"/>
              <w:jc w:val="left"/>
              <w:rPr>
                <w:sz w:val="16"/>
              </w:rPr>
            </w:pPr>
            <w:r>
              <w:rPr>
                <w:sz w:val="16"/>
              </w:rPr>
              <w:t>Household</w:t>
            </w:r>
            <w:r>
              <w:rPr>
                <w:spacing w:val="20"/>
                <w:sz w:val="16"/>
              </w:rPr>
              <w:t xml:space="preserve"> </w:t>
            </w:r>
            <w:r>
              <w:rPr>
                <w:sz w:val="16"/>
              </w:rPr>
              <w:t>Crowding</w:t>
            </w:r>
            <w:r>
              <w:rPr>
                <w:spacing w:val="21"/>
                <w:sz w:val="16"/>
              </w:rPr>
              <w:t xml:space="preserve"> </w:t>
            </w:r>
            <w:r>
              <w:rPr>
                <w:sz w:val="16"/>
              </w:rPr>
              <w:t>Index</w:t>
            </w:r>
          </w:p>
        </w:tc>
        <w:tc>
          <w:tcPr>
            <w:tcW w:w="842" w:type="dxa"/>
          </w:tcPr>
          <w:p w14:paraId="3C9104DB" w14:textId="77777777" w:rsidR="00054221" w:rsidRDefault="00BD4E74">
            <w:pPr>
              <w:pStyle w:val="TableParagraph"/>
              <w:ind w:left="133" w:right="218"/>
              <w:rPr>
                <w:sz w:val="16"/>
              </w:rPr>
            </w:pPr>
            <w:r>
              <w:rPr>
                <w:sz w:val="16"/>
              </w:rPr>
              <w:t>3.02</w:t>
            </w:r>
          </w:p>
        </w:tc>
        <w:tc>
          <w:tcPr>
            <w:tcW w:w="721" w:type="dxa"/>
          </w:tcPr>
          <w:p w14:paraId="2274119D" w14:textId="77777777" w:rsidR="00054221" w:rsidRDefault="00BD4E74">
            <w:pPr>
              <w:pStyle w:val="TableParagraph"/>
              <w:ind w:left="166"/>
              <w:jc w:val="left"/>
              <w:rPr>
                <w:sz w:val="16"/>
              </w:rPr>
            </w:pPr>
            <w:r>
              <w:rPr>
                <w:sz w:val="16"/>
              </w:rPr>
              <w:t>2.97</w:t>
            </w:r>
          </w:p>
        </w:tc>
        <w:tc>
          <w:tcPr>
            <w:tcW w:w="673" w:type="dxa"/>
          </w:tcPr>
          <w:p w14:paraId="59D47585" w14:textId="77777777" w:rsidR="00054221" w:rsidRDefault="00BD4E74">
            <w:pPr>
              <w:pStyle w:val="TableParagraph"/>
              <w:ind w:right="157"/>
              <w:jc w:val="right"/>
              <w:rPr>
                <w:sz w:val="16"/>
              </w:rPr>
            </w:pPr>
            <w:r>
              <w:rPr>
                <w:sz w:val="16"/>
              </w:rPr>
              <w:t>-0.05</w:t>
            </w:r>
          </w:p>
        </w:tc>
      </w:tr>
      <w:tr w:rsidR="00054221" w14:paraId="18E2F0ED" w14:textId="77777777">
        <w:trPr>
          <w:trHeight w:val="189"/>
        </w:trPr>
        <w:tc>
          <w:tcPr>
            <w:tcW w:w="4262" w:type="dxa"/>
          </w:tcPr>
          <w:p w14:paraId="0531E34A" w14:textId="77777777" w:rsidR="00054221" w:rsidRDefault="00054221">
            <w:pPr>
              <w:pStyle w:val="TableParagraph"/>
              <w:spacing w:before="0" w:line="240" w:lineRule="auto"/>
              <w:jc w:val="left"/>
              <w:rPr>
                <w:rFonts w:ascii="Times New Roman"/>
                <w:sz w:val="12"/>
              </w:rPr>
            </w:pPr>
          </w:p>
        </w:tc>
        <w:tc>
          <w:tcPr>
            <w:tcW w:w="842" w:type="dxa"/>
          </w:tcPr>
          <w:p w14:paraId="65E92F13" w14:textId="77777777" w:rsidR="00054221" w:rsidRDefault="00BD4E74">
            <w:pPr>
              <w:pStyle w:val="TableParagraph"/>
              <w:ind w:left="135" w:right="218"/>
              <w:rPr>
                <w:sz w:val="16"/>
              </w:rPr>
            </w:pPr>
            <w:r>
              <w:rPr>
                <w:w w:val="105"/>
                <w:sz w:val="16"/>
              </w:rPr>
              <w:t>(1.70)</w:t>
            </w:r>
          </w:p>
        </w:tc>
        <w:tc>
          <w:tcPr>
            <w:tcW w:w="721" w:type="dxa"/>
          </w:tcPr>
          <w:p w14:paraId="3DBFD7A6" w14:textId="77777777" w:rsidR="00054221" w:rsidRDefault="00BD4E74">
            <w:pPr>
              <w:pStyle w:val="TableParagraph"/>
              <w:ind w:left="100"/>
              <w:jc w:val="left"/>
              <w:rPr>
                <w:sz w:val="16"/>
              </w:rPr>
            </w:pPr>
            <w:r>
              <w:rPr>
                <w:w w:val="105"/>
                <w:sz w:val="16"/>
              </w:rPr>
              <w:t>(1.26)</w:t>
            </w:r>
          </w:p>
        </w:tc>
        <w:tc>
          <w:tcPr>
            <w:tcW w:w="673" w:type="dxa"/>
          </w:tcPr>
          <w:p w14:paraId="03C0DCCA" w14:textId="77777777" w:rsidR="00054221" w:rsidRDefault="00BD4E74">
            <w:pPr>
              <w:pStyle w:val="TableParagraph"/>
              <w:ind w:right="119"/>
              <w:jc w:val="right"/>
              <w:rPr>
                <w:sz w:val="16"/>
              </w:rPr>
            </w:pPr>
            <w:r>
              <w:rPr>
                <w:sz w:val="16"/>
              </w:rPr>
              <w:t>(0.73)</w:t>
            </w:r>
          </w:p>
        </w:tc>
      </w:tr>
      <w:tr w:rsidR="00054221" w14:paraId="7953789C" w14:textId="77777777">
        <w:trPr>
          <w:trHeight w:val="189"/>
        </w:trPr>
        <w:tc>
          <w:tcPr>
            <w:tcW w:w="4262" w:type="dxa"/>
          </w:tcPr>
          <w:p w14:paraId="554168C5" w14:textId="77777777" w:rsidR="00054221" w:rsidRDefault="00BD4E74">
            <w:pPr>
              <w:pStyle w:val="TableParagraph"/>
              <w:ind w:left="119"/>
              <w:jc w:val="left"/>
              <w:rPr>
                <w:sz w:val="16"/>
              </w:rPr>
            </w:pPr>
            <w:r>
              <w:rPr>
                <w:sz w:val="16"/>
              </w:rPr>
              <w:t>Household</w:t>
            </w:r>
            <w:r>
              <w:rPr>
                <w:spacing w:val="15"/>
                <w:sz w:val="16"/>
              </w:rPr>
              <w:t xml:space="preserve"> </w:t>
            </w:r>
            <w:r>
              <w:rPr>
                <w:sz w:val="16"/>
              </w:rPr>
              <w:t>has</w:t>
            </w:r>
            <w:r>
              <w:rPr>
                <w:spacing w:val="15"/>
                <w:sz w:val="16"/>
              </w:rPr>
              <w:t xml:space="preserve"> </w:t>
            </w:r>
            <w:r>
              <w:rPr>
                <w:sz w:val="16"/>
              </w:rPr>
              <w:t>impoverished</w:t>
            </w:r>
            <w:r>
              <w:rPr>
                <w:spacing w:val="15"/>
                <w:sz w:val="16"/>
              </w:rPr>
              <w:t xml:space="preserve"> </w:t>
            </w:r>
            <w:r>
              <w:rPr>
                <w:sz w:val="16"/>
              </w:rPr>
              <w:t>roof</w:t>
            </w:r>
          </w:p>
        </w:tc>
        <w:tc>
          <w:tcPr>
            <w:tcW w:w="842" w:type="dxa"/>
          </w:tcPr>
          <w:p w14:paraId="495D4201" w14:textId="77777777" w:rsidR="00054221" w:rsidRDefault="00BD4E74">
            <w:pPr>
              <w:pStyle w:val="TableParagraph"/>
              <w:ind w:left="134" w:right="218"/>
              <w:rPr>
                <w:sz w:val="16"/>
              </w:rPr>
            </w:pPr>
            <w:r>
              <w:rPr>
                <w:sz w:val="16"/>
              </w:rPr>
              <w:t>0.68</w:t>
            </w:r>
          </w:p>
        </w:tc>
        <w:tc>
          <w:tcPr>
            <w:tcW w:w="721" w:type="dxa"/>
          </w:tcPr>
          <w:p w14:paraId="19BA048C" w14:textId="77777777" w:rsidR="00054221" w:rsidRDefault="00BD4E74">
            <w:pPr>
              <w:pStyle w:val="TableParagraph"/>
              <w:ind w:left="166"/>
              <w:jc w:val="left"/>
              <w:rPr>
                <w:sz w:val="16"/>
              </w:rPr>
            </w:pPr>
            <w:r>
              <w:rPr>
                <w:sz w:val="16"/>
              </w:rPr>
              <w:t>0.63</w:t>
            </w:r>
          </w:p>
        </w:tc>
        <w:tc>
          <w:tcPr>
            <w:tcW w:w="673" w:type="dxa"/>
          </w:tcPr>
          <w:p w14:paraId="104D1CB8" w14:textId="77777777" w:rsidR="00054221" w:rsidRDefault="00BD4E74">
            <w:pPr>
              <w:pStyle w:val="TableParagraph"/>
              <w:ind w:right="157"/>
              <w:jc w:val="right"/>
              <w:rPr>
                <w:sz w:val="16"/>
              </w:rPr>
            </w:pPr>
            <w:r>
              <w:rPr>
                <w:sz w:val="16"/>
              </w:rPr>
              <w:t>-0.05</w:t>
            </w:r>
          </w:p>
        </w:tc>
      </w:tr>
      <w:tr w:rsidR="00054221" w14:paraId="45739777" w14:textId="77777777">
        <w:trPr>
          <w:trHeight w:val="189"/>
        </w:trPr>
        <w:tc>
          <w:tcPr>
            <w:tcW w:w="4262" w:type="dxa"/>
          </w:tcPr>
          <w:p w14:paraId="1246FA9A" w14:textId="77777777" w:rsidR="00054221" w:rsidRDefault="00054221">
            <w:pPr>
              <w:pStyle w:val="TableParagraph"/>
              <w:spacing w:before="0" w:line="240" w:lineRule="auto"/>
              <w:jc w:val="left"/>
              <w:rPr>
                <w:rFonts w:ascii="Times New Roman"/>
                <w:sz w:val="12"/>
              </w:rPr>
            </w:pPr>
          </w:p>
        </w:tc>
        <w:tc>
          <w:tcPr>
            <w:tcW w:w="842" w:type="dxa"/>
          </w:tcPr>
          <w:p w14:paraId="48089839" w14:textId="77777777" w:rsidR="00054221" w:rsidRDefault="00BD4E74">
            <w:pPr>
              <w:pStyle w:val="TableParagraph"/>
              <w:ind w:left="135" w:right="218"/>
              <w:rPr>
                <w:sz w:val="16"/>
              </w:rPr>
            </w:pPr>
            <w:r>
              <w:rPr>
                <w:sz w:val="16"/>
              </w:rPr>
              <w:t>(0.47)</w:t>
            </w:r>
          </w:p>
        </w:tc>
        <w:tc>
          <w:tcPr>
            <w:tcW w:w="721" w:type="dxa"/>
          </w:tcPr>
          <w:p w14:paraId="0CC497FB" w14:textId="77777777" w:rsidR="00054221" w:rsidRDefault="00BD4E74">
            <w:pPr>
              <w:pStyle w:val="TableParagraph"/>
              <w:ind w:left="100"/>
              <w:jc w:val="left"/>
              <w:rPr>
                <w:sz w:val="16"/>
              </w:rPr>
            </w:pPr>
            <w:r>
              <w:rPr>
                <w:sz w:val="16"/>
              </w:rPr>
              <w:t>(0.48)</w:t>
            </w:r>
          </w:p>
        </w:tc>
        <w:tc>
          <w:tcPr>
            <w:tcW w:w="673" w:type="dxa"/>
          </w:tcPr>
          <w:p w14:paraId="6D07206B" w14:textId="77777777" w:rsidR="00054221" w:rsidRDefault="00BD4E74">
            <w:pPr>
              <w:pStyle w:val="TableParagraph"/>
              <w:ind w:right="119"/>
              <w:jc w:val="right"/>
              <w:rPr>
                <w:sz w:val="16"/>
              </w:rPr>
            </w:pPr>
            <w:r>
              <w:rPr>
                <w:sz w:val="16"/>
              </w:rPr>
              <w:t>(0.33)</w:t>
            </w:r>
          </w:p>
        </w:tc>
      </w:tr>
      <w:tr w:rsidR="00054221" w14:paraId="3E30D85D" w14:textId="77777777">
        <w:trPr>
          <w:trHeight w:val="189"/>
        </w:trPr>
        <w:tc>
          <w:tcPr>
            <w:tcW w:w="4262" w:type="dxa"/>
          </w:tcPr>
          <w:p w14:paraId="7E868DF6" w14:textId="77777777" w:rsidR="00054221" w:rsidRDefault="00BD4E74">
            <w:pPr>
              <w:pStyle w:val="TableParagraph"/>
              <w:ind w:left="119"/>
              <w:jc w:val="left"/>
              <w:rPr>
                <w:sz w:val="16"/>
              </w:rPr>
            </w:pPr>
            <w:r>
              <w:rPr>
                <w:sz w:val="16"/>
              </w:rPr>
              <w:t>Household</w:t>
            </w:r>
            <w:r>
              <w:rPr>
                <w:spacing w:val="14"/>
                <w:sz w:val="16"/>
              </w:rPr>
              <w:t xml:space="preserve"> </w:t>
            </w:r>
            <w:r>
              <w:rPr>
                <w:sz w:val="16"/>
              </w:rPr>
              <w:t>has</w:t>
            </w:r>
            <w:r>
              <w:rPr>
                <w:spacing w:val="14"/>
                <w:sz w:val="16"/>
              </w:rPr>
              <w:t xml:space="preserve"> </w:t>
            </w:r>
            <w:r>
              <w:rPr>
                <w:sz w:val="16"/>
              </w:rPr>
              <w:t>impoverished</w:t>
            </w:r>
            <w:r>
              <w:rPr>
                <w:spacing w:val="15"/>
                <w:sz w:val="16"/>
              </w:rPr>
              <w:t xml:space="preserve"> </w:t>
            </w:r>
            <w:r>
              <w:rPr>
                <w:sz w:val="16"/>
              </w:rPr>
              <w:t>floor</w:t>
            </w:r>
          </w:p>
        </w:tc>
        <w:tc>
          <w:tcPr>
            <w:tcW w:w="842" w:type="dxa"/>
          </w:tcPr>
          <w:p w14:paraId="0B011F7D" w14:textId="77777777" w:rsidR="00054221" w:rsidRDefault="00BD4E74">
            <w:pPr>
              <w:pStyle w:val="TableParagraph"/>
              <w:ind w:left="134" w:right="218"/>
              <w:rPr>
                <w:sz w:val="16"/>
              </w:rPr>
            </w:pPr>
            <w:r>
              <w:rPr>
                <w:sz w:val="16"/>
              </w:rPr>
              <w:t>0.90</w:t>
            </w:r>
          </w:p>
        </w:tc>
        <w:tc>
          <w:tcPr>
            <w:tcW w:w="721" w:type="dxa"/>
          </w:tcPr>
          <w:p w14:paraId="4521C179" w14:textId="77777777" w:rsidR="00054221" w:rsidRDefault="00BD4E74">
            <w:pPr>
              <w:pStyle w:val="TableParagraph"/>
              <w:ind w:left="166"/>
              <w:jc w:val="left"/>
              <w:rPr>
                <w:sz w:val="16"/>
              </w:rPr>
            </w:pPr>
            <w:r>
              <w:rPr>
                <w:sz w:val="16"/>
              </w:rPr>
              <w:t>0.92</w:t>
            </w:r>
          </w:p>
        </w:tc>
        <w:tc>
          <w:tcPr>
            <w:tcW w:w="673" w:type="dxa"/>
          </w:tcPr>
          <w:p w14:paraId="3B08083D" w14:textId="77777777" w:rsidR="00054221" w:rsidRDefault="00BD4E74">
            <w:pPr>
              <w:pStyle w:val="TableParagraph"/>
              <w:ind w:right="185"/>
              <w:jc w:val="right"/>
              <w:rPr>
                <w:sz w:val="16"/>
              </w:rPr>
            </w:pPr>
            <w:r>
              <w:rPr>
                <w:sz w:val="16"/>
              </w:rPr>
              <w:t>0.02</w:t>
            </w:r>
          </w:p>
        </w:tc>
      </w:tr>
      <w:tr w:rsidR="00054221" w14:paraId="231E9BDF" w14:textId="77777777">
        <w:trPr>
          <w:trHeight w:val="193"/>
        </w:trPr>
        <w:tc>
          <w:tcPr>
            <w:tcW w:w="4262" w:type="dxa"/>
          </w:tcPr>
          <w:p w14:paraId="72E93735" w14:textId="77777777" w:rsidR="00054221" w:rsidRDefault="00054221">
            <w:pPr>
              <w:pStyle w:val="TableParagraph"/>
              <w:spacing w:before="0" w:line="240" w:lineRule="auto"/>
              <w:jc w:val="left"/>
              <w:rPr>
                <w:rFonts w:ascii="Times New Roman"/>
                <w:sz w:val="12"/>
              </w:rPr>
            </w:pPr>
          </w:p>
        </w:tc>
        <w:tc>
          <w:tcPr>
            <w:tcW w:w="842" w:type="dxa"/>
          </w:tcPr>
          <w:p w14:paraId="77F7DAC5" w14:textId="77777777" w:rsidR="00054221" w:rsidRDefault="00BD4E74">
            <w:pPr>
              <w:pStyle w:val="TableParagraph"/>
              <w:spacing w:line="159" w:lineRule="exact"/>
              <w:ind w:left="135" w:right="218"/>
              <w:rPr>
                <w:sz w:val="16"/>
              </w:rPr>
            </w:pPr>
            <w:r>
              <w:rPr>
                <w:sz w:val="16"/>
              </w:rPr>
              <w:t>(0.30)</w:t>
            </w:r>
          </w:p>
        </w:tc>
        <w:tc>
          <w:tcPr>
            <w:tcW w:w="721" w:type="dxa"/>
          </w:tcPr>
          <w:p w14:paraId="7A90B4C5" w14:textId="77777777" w:rsidR="00054221" w:rsidRDefault="00BD4E74">
            <w:pPr>
              <w:pStyle w:val="TableParagraph"/>
              <w:spacing w:line="159" w:lineRule="exact"/>
              <w:ind w:left="100"/>
              <w:jc w:val="left"/>
              <w:rPr>
                <w:sz w:val="16"/>
              </w:rPr>
            </w:pPr>
            <w:r>
              <w:rPr>
                <w:sz w:val="16"/>
              </w:rPr>
              <w:t>(0.28)</w:t>
            </w:r>
          </w:p>
        </w:tc>
        <w:tc>
          <w:tcPr>
            <w:tcW w:w="673" w:type="dxa"/>
          </w:tcPr>
          <w:p w14:paraId="1C73D77D" w14:textId="77777777" w:rsidR="00054221" w:rsidRDefault="00BD4E74">
            <w:pPr>
              <w:pStyle w:val="TableParagraph"/>
              <w:spacing w:line="159" w:lineRule="exact"/>
              <w:ind w:right="119"/>
              <w:jc w:val="right"/>
              <w:rPr>
                <w:sz w:val="16"/>
              </w:rPr>
            </w:pPr>
            <w:r>
              <w:rPr>
                <w:sz w:val="16"/>
              </w:rPr>
              <w:t>(0.50)</w:t>
            </w:r>
          </w:p>
        </w:tc>
      </w:tr>
      <w:tr w:rsidR="00054221" w14:paraId="090D09B5" w14:textId="77777777">
        <w:trPr>
          <w:trHeight w:val="234"/>
        </w:trPr>
        <w:tc>
          <w:tcPr>
            <w:tcW w:w="4262" w:type="dxa"/>
            <w:tcBorders>
              <w:bottom w:val="double" w:sz="1" w:space="0" w:color="000000"/>
            </w:tcBorders>
          </w:tcPr>
          <w:p w14:paraId="684E7C19" w14:textId="77777777" w:rsidR="00054221" w:rsidRDefault="00BD4E74">
            <w:pPr>
              <w:pStyle w:val="TableParagraph"/>
              <w:spacing w:before="18" w:line="240" w:lineRule="auto"/>
              <w:ind w:left="119"/>
              <w:jc w:val="left"/>
              <w:rPr>
                <w:sz w:val="16"/>
              </w:rPr>
            </w:pPr>
            <w:r>
              <w:rPr>
                <w:w w:val="105"/>
                <w:sz w:val="16"/>
              </w:rPr>
              <w:t>Observations</w:t>
            </w:r>
          </w:p>
        </w:tc>
        <w:tc>
          <w:tcPr>
            <w:tcW w:w="842" w:type="dxa"/>
            <w:tcBorders>
              <w:bottom w:val="double" w:sz="1" w:space="0" w:color="000000"/>
            </w:tcBorders>
          </w:tcPr>
          <w:p w14:paraId="25FBACDE" w14:textId="77777777" w:rsidR="00054221" w:rsidRDefault="00BD4E74">
            <w:pPr>
              <w:pStyle w:val="TableParagraph"/>
              <w:spacing w:before="18" w:line="240" w:lineRule="auto"/>
              <w:ind w:left="135" w:right="218"/>
              <w:rPr>
                <w:sz w:val="16"/>
              </w:rPr>
            </w:pPr>
            <w:r>
              <w:rPr>
                <w:sz w:val="16"/>
              </w:rPr>
              <w:t>294</w:t>
            </w:r>
          </w:p>
        </w:tc>
        <w:tc>
          <w:tcPr>
            <w:tcW w:w="721" w:type="dxa"/>
            <w:tcBorders>
              <w:bottom w:val="double" w:sz="1" w:space="0" w:color="000000"/>
            </w:tcBorders>
          </w:tcPr>
          <w:p w14:paraId="432375B3" w14:textId="77777777" w:rsidR="00054221" w:rsidRDefault="00BD4E74">
            <w:pPr>
              <w:pStyle w:val="TableParagraph"/>
              <w:spacing w:before="18" w:line="240" w:lineRule="auto"/>
              <w:ind w:left="190"/>
              <w:jc w:val="left"/>
              <w:rPr>
                <w:sz w:val="16"/>
              </w:rPr>
            </w:pPr>
            <w:r>
              <w:rPr>
                <w:w w:val="110"/>
                <w:sz w:val="16"/>
              </w:rPr>
              <w:t>157</w:t>
            </w:r>
          </w:p>
        </w:tc>
        <w:tc>
          <w:tcPr>
            <w:tcW w:w="673" w:type="dxa"/>
            <w:tcBorders>
              <w:bottom w:val="double" w:sz="1" w:space="0" w:color="000000"/>
            </w:tcBorders>
          </w:tcPr>
          <w:p w14:paraId="42671E95" w14:textId="77777777" w:rsidR="00054221" w:rsidRDefault="00BD4E74">
            <w:pPr>
              <w:pStyle w:val="TableParagraph"/>
              <w:spacing w:before="18" w:line="240" w:lineRule="auto"/>
              <w:ind w:left="208"/>
              <w:jc w:val="left"/>
              <w:rPr>
                <w:sz w:val="16"/>
              </w:rPr>
            </w:pPr>
            <w:r>
              <w:rPr>
                <w:w w:val="105"/>
                <w:sz w:val="16"/>
              </w:rPr>
              <w:t>451</w:t>
            </w:r>
          </w:p>
        </w:tc>
      </w:tr>
    </w:tbl>
    <w:p w14:paraId="543A147B" w14:textId="1A7A0411" w:rsidR="00054221" w:rsidRDefault="00BD4E74">
      <w:pPr>
        <w:spacing w:before="48" w:line="249" w:lineRule="auto"/>
        <w:ind w:left="1551" w:right="2077" w:firstLine="38"/>
        <w:rPr>
          <w:sz w:val="16"/>
        </w:rPr>
      </w:pPr>
      <w:r>
        <w:rPr>
          <w:noProof/>
          <w:color w:val="2B579A"/>
          <w:shd w:val="clear" w:color="auto" w:fill="E6E6E6"/>
        </w:rPr>
        <mc:AlternateContent>
          <mc:Choice Requires="wps">
            <w:drawing>
              <wp:anchor distT="0" distB="0" distL="114300" distR="114300" simplePos="0" relativeHeight="251658278" behindDoc="1" locked="0" layoutInCell="1" allowOverlap="1" wp14:anchorId="1AEA1F9F" wp14:editId="353DAF47">
                <wp:simplePos x="0" y="0"/>
                <wp:positionH relativeFrom="page">
                  <wp:posOffset>1823720</wp:posOffset>
                </wp:positionH>
                <wp:positionV relativeFrom="paragraph">
                  <wp:posOffset>-146050</wp:posOffset>
                </wp:positionV>
                <wp:extent cx="412496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2496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36531BB">
              <v:line id="Line 2" style="position:absolute;z-index:-20160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4042mm" from="143.6pt,-11.5pt" to="468.4pt,-11.5pt" w14:anchorId="20B812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">
                <w10:wrap anchorx="page"/>
              </v:line>
            </w:pict>
          </mc:Fallback>
        </mc:AlternateContent>
      </w:r>
      <w:r>
        <w:rPr>
          <w:sz w:val="16"/>
        </w:rPr>
        <w:t>Note:</w:t>
      </w:r>
      <w:r>
        <w:rPr>
          <w:spacing w:val="7"/>
          <w:sz w:val="16"/>
        </w:rPr>
        <w:t xml:space="preserve"> </w:t>
      </w:r>
      <w:r>
        <w:rPr>
          <w:sz w:val="16"/>
        </w:rPr>
        <w:t>Robust</w:t>
      </w:r>
      <w:r>
        <w:rPr>
          <w:spacing w:val="22"/>
          <w:sz w:val="16"/>
        </w:rPr>
        <w:t xml:space="preserve"> </w:t>
      </w:r>
      <w:r>
        <w:rPr>
          <w:sz w:val="16"/>
        </w:rPr>
        <w:t>standard</w:t>
      </w:r>
      <w:r>
        <w:rPr>
          <w:spacing w:val="22"/>
          <w:sz w:val="16"/>
        </w:rPr>
        <w:t xml:space="preserve"> </w:t>
      </w:r>
      <w:r>
        <w:rPr>
          <w:sz w:val="16"/>
        </w:rPr>
        <w:t>errors</w:t>
      </w:r>
      <w:r>
        <w:rPr>
          <w:spacing w:val="24"/>
          <w:sz w:val="16"/>
        </w:rPr>
        <w:t xml:space="preserve"> </w:t>
      </w:r>
      <w:r>
        <w:rPr>
          <w:sz w:val="16"/>
        </w:rPr>
        <w:t>in</w:t>
      </w:r>
      <w:r>
        <w:rPr>
          <w:spacing w:val="22"/>
          <w:sz w:val="16"/>
        </w:rPr>
        <w:t xml:space="preserve"> </w:t>
      </w:r>
      <w:r>
        <w:rPr>
          <w:sz w:val="16"/>
        </w:rPr>
        <w:t>parentheses;</w:t>
      </w:r>
      <w:r>
        <w:rPr>
          <w:spacing w:val="24"/>
          <w:sz w:val="16"/>
        </w:rPr>
        <w:t xml:space="preserve"> </w:t>
      </w:r>
      <w:r>
        <w:rPr>
          <w:sz w:val="16"/>
        </w:rPr>
        <w:t>*</w:t>
      </w:r>
      <w:r>
        <w:rPr>
          <w:spacing w:val="22"/>
          <w:sz w:val="16"/>
        </w:rPr>
        <w:t xml:space="preserve"> </w:t>
      </w:r>
      <w:r>
        <w:rPr>
          <w:sz w:val="16"/>
        </w:rPr>
        <w:t>p</w:t>
      </w:r>
      <w:r>
        <w:rPr>
          <w:rFonts w:ascii="Verdana"/>
          <w:i/>
          <w:sz w:val="16"/>
        </w:rPr>
        <w:t>&lt;</w:t>
      </w:r>
      <w:r>
        <w:rPr>
          <w:sz w:val="16"/>
        </w:rPr>
        <w:t>0.05,</w:t>
      </w:r>
      <w:r>
        <w:rPr>
          <w:spacing w:val="22"/>
          <w:sz w:val="16"/>
        </w:rPr>
        <w:t xml:space="preserve"> </w:t>
      </w:r>
      <w:r>
        <w:rPr>
          <w:sz w:val="16"/>
        </w:rPr>
        <w:t>**</w:t>
      </w:r>
      <w:r>
        <w:rPr>
          <w:spacing w:val="23"/>
          <w:sz w:val="16"/>
        </w:rPr>
        <w:t xml:space="preserve"> </w:t>
      </w:r>
      <w:r>
        <w:rPr>
          <w:sz w:val="16"/>
        </w:rPr>
        <w:t>p</w:t>
      </w:r>
      <w:r>
        <w:rPr>
          <w:rFonts w:ascii="Verdana"/>
          <w:i/>
          <w:sz w:val="16"/>
        </w:rPr>
        <w:t>&lt;</w:t>
      </w:r>
      <w:r>
        <w:rPr>
          <w:sz w:val="16"/>
        </w:rPr>
        <w:t>0.01,</w:t>
      </w:r>
      <w:r>
        <w:rPr>
          <w:spacing w:val="22"/>
          <w:sz w:val="16"/>
        </w:rPr>
        <w:t xml:space="preserve"> </w:t>
      </w:r>
      <w:r>
        <w:rPr>
          <w:sz w:val="16"/>
        </w:rPr>
        <w:t>***</w:t>
      </w:r>
      <w:r>
        <w:rPr>
          <w:spacing w:val="22"/>
          <w:sz w:val="16"/>
        </w:rPr>
        <w:t xml:space="preserve"> </w:t>
      </w:r>
      <w:r>
        <w:rPr>
          <w:sz w:val="16"/>
        </w:rPr>
        <w:t>p</w:t>
      </w:r>
      <w:r>
        <w:rPr>
          <w:rFonts w:ascii="Verdana"/>
          <w:i/>
          <w:sz w:val="16"/>
        </w:rPr>
        <w:t>&lt;</w:t>
      </w:r>
      <w:r>
        <w:rPr>
          <w:sz w:val="16"/>
        </w:rPr>
        <w:t>0.001.</w:t>
      </w:r>
      <w:r>
        <w:rPr>
          <w:spacing w:val="-36"/>
          <w:sz w:val="16"/>
        </w:rPr>
        <w:t xml:space="preserve"> </w:t>
      </w:r>
      <w:r>
        <w:rPr>
          <w:sz w:val="16"/>
        </w:rPr>
        <w:t>Household</w:t>
      </w:r>
      <w:r>
        <w:rPr>
          <w:spacing w:val="17"/>
          <w:sz w:val="16"/>
        </w:rPr>
        <w:t xml:space="preserve"> </w:t>
      </w:r>
      <w:r>
        <w:rPr>
          <w:sz w:val="16"/>
        </w:rPr>
        <w:t>listing</w:t>
      </w:r>
      <w:r>
        <w:rPr>
          <w:spacing w:val="18"/>
          <w:sz w:val="16"/>
        </w:rPr>
        <w:t xml:space="preserve"> </w:t>
      </w:r>
      <w:r>
        <w:rPr>
          <w:sz w:val="16"/>
        </w:rPr>
        <w:t>information</w:t>
      </w:r>
      <w:r>
        <w:rPr>
          <w:spacing w:val="19"/>
          <w:sz w:val="16"/>
        </w:rPr>
        <w:t xml:space="preserve"> </w:t>
      </w:r>
      <w:r>
        <w:rPr>
          <w:sz w:val="16"/>
        </w:rPr>
        <w:t>was</w:t>
      </w:r>
      <w:r>
        <w:rPr>
          <w:spacing w:val="18"/>
          <w:sz w:val="16"/>
        </w:rPr>
        <w:t xml:space="preserve"> </w:t>
      </w:r>
      <w:r>
        <w:rPr>
          <w:sz w:val="16"/>
        </w:rPr>
        <w:t>used</w:t>
      </w:r>
      <w:r>
        <w:rPr>
          <w:spacing w:val="18"/>
          <w:sz w:val="16"/>
        </w:rPr>
        <w:t xml:space="preserve"> </w:t>
      </w:r>
      <w:r>
        <w:rPr>
          <w:sz w:val="16"/>
        </w:rPr>
        <w:t>in</w:t>
      </w:r>
      <w:r>
        <w:rPr>
          <w:spacing w:val="19"/>
          <w:sz w:val="16"/>
        </w:rPr>
        <w:t xml:space="preserve"> </w:t>
      </w:r>
      <w:r>
        <w:rPr>
          <w:sz w:val="16"/>
        </w:rPr>
        <w:t>this</w:t>
      </w:r>
      <w:r>
        <w:rPr>
          <w:spacing w:val="18"/>
          <w:sz w:val="16"/>
        </w:rPr>
        <w:t xml:space="preserve"> </w:t>
      </w:r>
      <w:r>
        <w:rPr>
          <w:sz w:val="16"/>
        </w:rPr>
        <w:t>table.</w:t>
      </w:r>
    </w:p>
    <w:sectPr w:rsidR="00054221">
      <w:pgSz w:w="12240" w:h="15840"/>
      <w:pgMar w:top="1500" w:right="860" w:bottom="1080" w:left="1320" w:header="0" w:footer="88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Cassandra WALKER" w:date="2023-11-23T18:28:00Z" w:initials="CW">
    <w:p w14:paraId="3313C592" w14:textId="12940DED" w:rsidR="619B6293" w:rsidRDefault="76614F08">
      <w:pPr>
        <w:pStyle w:val="CommentText"/>
      </w:pPr>
      <w:r>
        <w:t>Suggest spelling out all acronyms at the first mention, even if this is the Executive summary (e.g. FES, ECMEN, IDPs, LCS-FS and LCS-EN)</w:t>
      </w:r>
      <w:r w:rsidR="619B6293">
        <w:annotationRef/>
      </w:r>
      <w:r w:rsidR="619B6293">
        <w:rPr>
          <w:rStyle w:val="CommentReference"/>
        </w:rPr>
        <w:annotationRef/>
      </w:r>
    </w:p>
  </w:comment>
  <w:comment w:id="2" w:author="Cassandra WALKER" w:date="2023-11-23T18:28:00Z" w:initials="CW">
    <w:p w14:paraId="5B239339" w14:textId="77777777" w:rsidR="00C31F4C" w:rsidRDefault="00000000">
      <w:r>
        <w:t>quite specific for an exec summ?</w:t>
      </w:r>
      <w:r>
        <w:annotationRef/>
      </w:r>
    </w:p>
  </w:comment>
  <w:comment w:id="5" w:author="Cassandra WALKER" w:date="2023-11-23T18:29:00Z" w:initials="CW">
    <w:p w14:paraId="210BCAD0" w14:textId="77777777" w:rsidR="00C31F4C" w:rsidRDefault="00000000">
      <w:r>
        <w:t>and interviewed?</w:t>
      </w:r>
      <w:r>
        <w:annotationRef/>
      </w:r>
    </w:p>
  </w:comment>
  <w:comment w:id="6" w:author="Cassandra WALKER" w:date="2023-11-23T18:31:00Z" w:initials="CW">
    <w:p w14:paraId="5E27B881" w14:textId="77777777" w:rsidR="00C31F4C" w:rsidRDefault="00000000">
      <w:r>
        <w:t>don't like this phrasing... rethink...</w:t>
      </w:r>
      <w:r>
        <w:annotationRef/>
      </w:r>
    </w:p>
  </w:comment>
  <w:comment w:id="3" w:author="Cassandra WALKER" w:date="2023-11-24T16:19:00Z" w:initials="CW">
    <w:p w14:paraId="4603085D" w14:textId="06D81ECB" w:rsidR="76614F08" w:rsidRDefault="76614F08">
      <w:pPr>
        <w:pStyle w:val="CommentText"/>
      </w:pPr>
      <w:r>
        <w:t>This info might be a bit too specific for the ES? May suggest leaving it out.</w:t>
      </w:r>
      <w:r>
        <w:rPr>
          <w:rStyle w:val="CommentReference"/>
        </w:rPr>
        <w:annotationRef/>
      </w:r>
    </w:p>
  </w:comment>
  <w:comment w:id="7" w:author="Cassandra WALKER" w:date="2023-11-23T18:37:00Z" w:initials="CW">
    <w:p w14:paraId="68437DD7" w14:textId="6C105CFC" w:rsidR="619B6293" w:rsidRDefault="76614F08">
      <w:pPr>
        <w:pStyle w:val="CommentText"/>
      </w:pPr>
      <w:r>
        <w:t xml:space="preserve">These 'categories' are not super clear as they are not standard language and this is the first mention of them in the report - suggest clarifying throughout. </w:t>
      </w:r>
      <w:r w:rsidR="619B6293">
        <w:annotationRef/>
      </w:r>
      <w:r w:rsidR="619B6293">
        <w:rPr>
          <w:rStyle w:val="CommentReference"/>
        </w:rPr>
        <w:annotationRef/>
      </w:r>
    </w:p>
  </w:comment>
  <w:comment w:id="8" w:author="Cassandra WALKER" w:date="2023-11-23T18:39:00Z" w:initials="CW">
    <w:p w14:paraId="52BE47BB" w14:textId="37F8DC82" w:rsidR="619B6293" w:rsidRDefault="76614F08" w:rsidP="76614F08">
      <w:pPr>
        <w:pStyle w:val="CommentText"/>
      </w:pPr>
      <w:r>
        <w:t xml:space="preserve">Appears to be repetitive of the info above? We just had a list of 4 conclusions above. Need to rethink and reformulate... </w:t>
      </w:r>
      <w:r w:rsidR="0CEDACFD">
        <w:rPr>
          <w:rStyle w:val="CommentReference"/>
        </w:rPr>
        <w:annotationRef/>
      </w:r>
    </w:p>
    <w:p w14:paraId="4832540F" w14:textId="2B04DC48" w:rsidR="619B6293" w:rsidRDefault="619B6293" w:rsidP="76614F08">
      <w:pPr>
        <w:pStyle w:val="CommentText"/>
      </w:pPr>
    </w:p>
    <w:p w14:paraId="4AFDBBDB" w14:textId="0389EE3F" w:rsidR="619B6293" w:rsidRDefault="76614F08" w:rsidP="76614F08">
      <w:pPr>
        <w:pStyle w:val="CommentText"/>
      </w:pPr>
      <w:r>
        <w:t xml:space="preserve">Also, in general, not usually great to list conclusions like this (numbering them first, second, third....). </w:t>
      </w:r>
      <w:r w:rsidR="619B6293">
        <w:annotationRef/>
      </w:r>
      <w:r w:rsidR="619B6293">
        <w:rPr>
          <w:rStyle w:val="CommentReference"/>
        </w:rPr>
        <w:annotationRef/>
      </w:r>
    </w:p>
  </w:comment>
  <w:comment w:id="9" w:author="Cassandra WALKER" w:date="2023-11-23T18:40:00Z" w:initials="CW">
    <w:p w14:paraId="399C37CE" w14:textId="427A8569" w:rsidR="619B6293" w:rsidRDefault="76614F08" w:rsidP="76614F08">
      <w:pPr>
        <w:pStyle w:val="CommentText"/>
      </w:pPr>
      <w:r>
        <w:t>I am not sure about this acronym... better to write out food insecurity I reckon? Or do you mean AFI - acute food insecurity, which is indeed a recognised acronym?</w:t>
      </w:r>
      <w:r w:rsidR="619B6293">
        <w:annotationRef/>
      </w:r>
      <w:r w:rsidR="619B6293">
        <w:rPr>
          <w:rStyle w:val="CommentReference"/>
        </w:rPr>
        <w:annotationRef/>
      </w:r>
      <w:r w:rsidR="3BFF152A">
        <w:rPr>
          <w:rStyle w:val="CommentReference"/>
        </w:rPr>
        <w:annotationRef/>
      </w:r>
    </w:p>
  </w:comment>
  <w:comment w:id="10" w:author="Cassandra WALKER" w:date="2023-11-23T18:41:00Z" w:initials="CW">
    <w:p w14:paraId="466EA525" w14:textId="77777777" w:rsidR="00C31F4C" w:rsidRDefault="00000000">
      <w:r>
        <w:t>assessments, rather?</w:t>
      </w:r>
      <w:r>
        <w:annotationRef/>
      </w:r>
    </w:p>
  </w:comment>
  <w:comment w:id="11" w:author="Cassandra WALKER" w:date="2023-11-23T18:41:00Z" w:initials="CW">
    <w:p w14:paraId="07053DE0" w14:textId="1892DCCB" w:rsidR="619B6293" w:rsidRDefault="76614F08">
      <w:pPr>
        <w:pStyle w:val="CommentText"/>
      </w:pPr>
      <w:r>
        <w:t xml:space="preserve">Lebanon or Iraq? This should be clarified that it would be a choice between the two, I think. Also, in one of the tables below about implementation, Mauritania is mentioned, but not mentioned elsewhere. Suggest being consistent on this throughout. </w:t>
      </w:r>
      <w:r w:rsidR="619B6293">
        <w:rPr>
          <w:rStyle w:val="CommentReference"/>
        </w:rPr>
        <w:annotationRef/>
      </w:r>
    </w:p>
    <w:p w14:paraId="7EB36552" w14:textId="3D6552BE" w:rsidR="619B6293" w:rsidRDefault="619B6293">
      <w:pPr>
        <w:pStyle w:val="CommentText"/>
      </w:pPr>
    </w:p>
  </w:comment>
  <w:comment w:id="14" w:author="Cassandra WALKER" w:date="2023-11-23T18:43:00Z" w:initials="CW">
    <w:p w14:paraId="360B411D" w14:textId="724733EB" w:rsidR="619B6293" w:rsidRDefault="76614F08">
      <w:pPr>
        <w:pStyle w:val="CommentText"/>
      </w:pPr>
      <w:r>
        <w:t>Normally, actually no expenditure data is usually collected by phone, but that was one of them objectives of this study, I thought? Maybe this needs to be clarified a bit?</w:t>
      </w:r>
      <w:r w:rsidR="619B6293">
        <w:annotationRef/>
      </w:r>
      <w:r w:rsidR="619B6293">
        <w:rPr>
          <w:rStyle w:val="CommentReference"/>
        </w:rPr>
        <w:annotationRef/>
      </w:r>
    </w:p>
  </w:comment>
  <w:comment w:id="15" w:author="Cassandra WALKER" w:date="2023-11-23T18:48:00Z" w:initials="CW">
    <w:p w14:paraId="30A6E3FA" w14:textId="43F08FB9" w:rsidR="5AC74428" w:rsidRDefault="76614F08" w:rsidP="76614F08">
      <w:pPr>
        <w:pStyle w:val="CommentText"/>
      </w:pPr>
      <w:r>
        <w:t xml:space="preserve">Not sure that this is the right word... it is more that these issues are not really relevant to the study? </w:t>
      </w:r>
      <w:r w:rsidR="5AC74428">
        <w:rPr>
          <w:rStyle w:val="CommentReference"/>
        </w:rPr>
        <w:annotationRef/>
      </w:r>
      <w:r w:rsidR="5AC74428">
        <w:rPr>
          <w:rStyle w:val="CommentReference"/>
        </w:rPr>
        <w:annotationRef/>
      </w:r>
    </w:p>
  </w:comment>
  <w:comment w:id="18" w:author="Cassandra WALKER" w:date="2023-11-24T09:28:00Z" w:initials="CW">
    <w:p w14:paraId="205F168C" w14:textId="32C549A0" w:rsidR="0CEDACFD" w:rsidRDefault="76614F08" w:rsidP="76614F08">
      <w:pPr>
        <w:pStyle w:val="CommentText"/>
      </w:pPr>
      <w:r>
        <w:t xml:space="preserve">I would suggest not capitalising the text here. </w:t>
      </w:r>
      <w:r w:rsidR="0CEDACFD">
        <w:rPr>
          <w:rStyle w:val="CommentReference"/>
        </w:rPr>
        <w:annotationRef/>
      </w:r>
      <w:r w:rsidR="0CEDACFD">
        <w:rPr>
          <w:rStyle w:val="CommentReference"/>
        </w:rPr>
        <w:annotationRef/>
      </w:r>
    </w:p>
  </w:comment>
  <w:comment w:id="19" w:author="Cassandra WALKER" w:date="2023-11-23T18:53:00Z" w:initials="CW">
    <w:p w14:paraId="76E92465" w14:textId="1B998685" w:rsidR="5AC74428" w:rsidRDefault="6B12575A" w:rsidP="6B12575A">
      <w:pPr>
        <w:pStyle w:val="CommentText"/>
      </w:pPr>
      <w:r>
        <w:t>verified? or conducted?</w:t>
      </w:r>
      <w:r w:rsidR="5AC74428">
        <w:rPr>
          <w:rStyle w:val="CommentReference"/>
        </w:rPr>
        <w:annotationRef/>
      </w:r>
      <w:r w:rsidR="5AC74428">
        <w:rPr>
          <w:rStyle w:val="CommentReference"/>
        </w:rPr>
        <w:annotationRef/>
      </w:r>
    </w:p>
  </w:comment>
  <w:comment w:id="22" w:author="Cassandra WALKER" w:date="2023-11-24T09:34:00Z" w:initials="CW">
    <w:p w14:paraId="6444CAE3" w14:textId="31F82130" w:rsidR="0CEDACFD" w:rsidRDefault="76614F08" w:rsidP="76614F08">
      <w:pPr>
        <w:pStyle w:val="CommentText"/>
      </w:pPr>
      <w:r>
        <w:t xml:space="preserve">I would suggest that this section should come above, before the list of steps and then merge and reduce repetition in the text. There seems to be quite a lot of overlap on this that could be reduced. </w:t>
      </w:r>
      <w:r w:rsidR="0CEDACFD">
        <w:rPr>
          <w:rStyle w:val="CommentReference"/>
        </w:rPr>
        <w:annotationRef/>
      </w:r>
      <w:r w:rsidR="0CEDACFD">
        <w:rPr>
          <w:rStyle w:val="CommentReference"/>
        </w:rPr>
        <w:annotationRef/>
      </w:r>
    </w:p>
  </w:comment>
  <w:comment w:id="23" w:author="Cassandra WALKER" w:date="2023-11-24T09:31:00Z" w:initials="CW">
    <w:p w14:paraId="6E6DCB7A" w14:textId="2472BE45" w:rsidR="0CEDACFD" w:rsidRDefault="76614F08" w:rsidP="76614F08">
      <w:pPr>
        <w:pStyle w:val="CommentText"/>
      </w:pPr>
      <w:r>
        <w:t>E.g. already mentioned in step 1 above?</w:t>
      </w:r>
      <w:r w:rsidR="0CEDACFD">
        <w:rPr>
          <w:rStyle w:val="CommentReference"/>
        </w:rPr>
        <w:annotationRef/>
      </w:r>
      <w:r w:rsidR="0CEDACFD">
        <w:rPr>
          <w:rStyle w:val="CommentReference"/>
        </w:rPr>
        <w:annotationRef/>
      </w:r>
    </w:p>
  </w:comment>
  <w:comment w:id="24" w:author="Cassandra WALKER" w:date="2023-11-24T09:33:00Z" w:initials="CW">
    <w:p w14:paraId="15A5DE14" w14:textId="7F91B30F" w:rsidR="0CEDACFD" w:rsidRDefault="76614F08" w:rsidP="76614F08">
      <w:pPr>
        <w:pStyle w:val="CommentText"/>
      </w:pPr>
      <w:r>
        <w:t>E.g. already mentioned in step 4 above?</w:t>
      </w:r>
      <w:r w:rsidR="0CEDACFD">
        <w:rPr>
          <w:rStyle w:val="CommentReference"/>
        </w:rPr>
        <w:annotationRef/>
      </w:r>
      <w:r w:rsidR="0CEDACFD">
        <w:rPr>
          <w:rStyle w:val="CommentReference"/>
        </w:rPr>
        <w:annotationRef/>
      </w:r>
    </w:p>
  </w:comment>
  <w:comment w:id="26" w:author="Cassandra WALKER" w:date="2023-11-24T16:30:00Z" w:initials="CW">
    <w:p w14:paraId="4A2373D2" w14:textId="565941E1" w:rsidR="76614F08" w:rsidRDefault="76614F08">
      <w:pPr>
        <w:pStyle w:val="CommentText"/>
      </w:pPr>
      <w:r>
        <w:t xml:space="preserve">Suggest keeping the info in these three sections consistent - # of days of training, language of the training and questionnaire, regions, selection criteria, exceptions, etc. (There seems to be some inconsistencies between the info included on the 3 countries). </w:t>
      </w:r>
      <w:r>
        <w:rPr>
          <w:rStyle w:val="CommentReference"/>
        </w:rPr>
        <w:annotationRef/>
      </w:r>
    </w:p>
  </w:comment>
  <w:comment w:id="27" w:author="Cassandra WALKER" w:date="2023-11-23T18:56:00Z" w:initials="CW">
    <w:p w14:paraId="63D21910" w14:textId="31C3464B" w:rsidR="5AC74428" w:rsidRDefault="76614F08" w:rsidP="76614F08">
      <w:pPr>
        <w:pStyle w:val="CommentText"/>
      </w:pPr>
      <w:r>
        <w:t>I don't get this point ... it is not a given that WFP beneficiaries have phones. Did WFP distribute phones?</w:t>
      </w:r>
      <w:r w:rsidR="5AC74428">
        <w:rPr>
          <w:rStyle w:val="CommentReference"/>
        </w:rPr>
        <w:annotationRef/>
      </w:r>
      <w:r w:rsidR="5AC74428">
        <w:rPr>
          <w:rStyle w:val="CommentReference"/>
        </w:rPr>
        <w:annotationRef/>
      </w:r>
    </w:p>
  </w:comment>
  <w:comment w:id="28" w:author="Cassandra WALKER" w:date="2023-11-24T11:34:00Z" w:initials="CW">
    <w:p w14:paraId="3A1895AA" w14:textId="6B732A96" w:rsidR="2B13E4BF" w:rsidRDefault="76614F08" w:rsidP="76614F08">
      <w:pPr>
        <w:pStyle w:val="CommentText"/>
      </w:pPr>
      <w:r>
        <w:t xml:space="preserve">Isra was physically present in the training, if I recall well. </w:t>
      </w:r>
      <w:r w:rsidR="2B13E4BF">
        <w:rPr>
          <w:rStyle w:val="CommentReference"/>
        </w:rPr>
        <w:annotationRef/>
      </w:r>
      <w:r w:rsidR="2B13E4BF">
        <w:rPr>
          <w:rStyle w:val="CommentReference"/>
        </w:rPr>
        <w:annotationRef/>
      </w:r>
    </w:p>
  </w:comment>
  <w:comment w:id="29" w:author="Cassandra WALKER" w:date="2023-11-24T09:38:00Z" w:initials="CW">
    <w:p w14:paraId="1228A5DF" w14:textId="1F46733E" w:rsidR="0CEDACFD" w:rsidRDefault="76614F08" w:rsidP="76614F08">
      <w:pPr>
        <w:pStyle w:val="CommentText"/>
      </w:pPr>
      <w:r>
        <w:t>Is this an issue? If not, then why mention it? maybe mention, meanwhile... XXX characteristerics were equivalent between the two groups</w:t>
      </w:r>
      <w:r w:rsidR="0CEDACFD">
        <w:rPr>
          <w:rStyle w:val="CommentReference"/>
        </w:rPr>
        <w:annotationRef/>
      </w:r>
      <w:r w:rsidR="0CEDACFD">
        <w:rPr>
          <w:rStyle w:val="CommentReference"/>
        </w:rPr>
        <w:annotationRef/>
      </w:r>
    </w:p>
  </w:comment>
  <w:comment w:id="31" w:author="Cassandra WALKER" w:date="2023-11-24T09:41:00Z" w:initials="CW">
    <w:p w14:paraId="31C9B14D" w14:textId="7B43B392" w:rsidR="0CEDACFD" w:rsidRDefault="76614F08" w:rsidP="76614F08">
      <w:pPr>
        <w:pStyle w:val="CommentText"/>
      </w:pPr>
      <w:r>
        <w:t xml:space="preserve">visited? or data was collected? Not sure what visited means in this context and why it happened twice. Suggest clarifying. </w:t>
      </w:r>
      <w:r w:rsidR="0CEDACFD">
        <w:rPr>
          <w:rStyle w:val="CommentReference"/>
        </w:rPr>
        <w:annotationRef/>
      </w:r>
      <w:r w:rsidR="0CEDACFD">
        <w:rPr>
          <w:rStyle w:val="CommentReference"/>
        </w:rPr>
        <w:annotationRef/>
      </w:r>
    </w:p>
  </w:comment>
  <w:comment w:id="32" w:author="Cassandra WALKER" w:date="2023-11-24T09:42:00Z" w:initials="CW">
    <w:p w14:paraId="3ACC0F0F" w14:textId="7D42C81C" w:rsidR="0CEDACFD" w:rsidRDefault="76614F08" w:rsidP="76614F08">
      <w:pPr>
        <w:pStyle w:val="CommentText"/>
      </w:pPr>
      <w:r>
        <w:t>Mention once, where relevant, and then no need to repeat throughout. (currently mentioned 3-4 times)</w:t>
      </w:r>
      <w:r w:rsidR="0CEDACFD">
        <w:rPr>
          <w:rStyle w:val="CommentReference"/>
        </w:rPr>
        <w:annotationRef/>
      </w:r>
      <w:r w:rsidR="0CEDACFD">
        <w:rPr>
          <w:rStyle w:val="CommentReference"/>
        </w:rPr>
        <w:annotationRef/>
      </w:r>
    </w:p>
  </w:comment>
  <w:comment w:id="36" w:author="Cassandra WALKER" w:date="2023-11-24T09:52:00Z" w:initials="CW">
    <w:p w14:paraId="11339104" w14:textId="0F6A5A1C" w:rsidR="3BFF152A" w:rsidRDefault="76614F08" w:rsidP="76614F08">
      <w:pPr>
        <w:pStyle w:val="CommentText"/>
      </w:pPr>
      <w:r>
        <w:t>Was this the main reason? May suggest to rephrase?</w:t>
      </w:r>
      <w:r w:rsidR="3BFF152A">
        <w:rPr>
          <w:rStyle w:val="CommentReference"/>
        </w:rPr>
        <w:annotationRef/>
      </w:r>
      <w:r w:rsidR="3BFF152A">
        <w:rPr>
          <w:rStyle w:val="CommentReference"/>
        </w:rPr>
        <w:annotationRef/>
      </w:r>
    </w:p>
  </w:comment>
  <w:comment w:id="37" w:author="Cassandra WALKER" w:date="2023-11-24T09:54:00Z" w:initials="CW">
    <w:p w14:paraId="43B4EC35" w14:textId="67E08E16" w:rsidR="3BFF152A" w:rsidRDefault="76614F08" w:rsidP="76614F08">
      <w:pPr>
        <w:pStyle w:val="CommentText"/>
      </w:pPr>
      <w:r>
        <w:t>I seem to recall them saying that everyone spoke Sango. I think that the interviews were all conducted in Sango.</w:t>
      </w:r>
      <w:r w:rsidR="3BFF152A">
        <w:rPr>
          <w:rStyle w:val="CommentReference"/>
        </w:rPr>
        <w:annotationRef/>
      </w:r>
      <w:r w:rsidR="3BFF152A">
        <w:rPr>
          <w:rStyle w:val="CommentReference"/>
        </w:rPr>
        <w:annotationRef/>
      </w:r>
    </w:p>
  </w:comment>
  <w:comment w:id="39" w:author="Cassandra WALKER" w:date="2023-11-24T09:56:00Z" w:initials="CW">
    <w:p w14:paraId="53FB05FD" w14:textId="3A07BF38" w:rsidR="493E6D77" w:rsidRDefault="493E6D77">
      <w:pPr>
        <w:pStyle w:val="CommentText"/>
      </w:pPr>
      <w:r>
        <w:t>which annex?</w:t>
      </w:r>
      <w:r>
        <w:rPr>
          <w:rStyle w:val="CommentReference"/>
        </w:rPr>
        <w:annotationRef/>
      </w:r>
    </w:p>
  </w:comment>
  <w:comment w:id="38" w:author="Cassandra WALKER" w:date="2023-11-24T09:54:00Z" w:initials="CW">
    <w:p w14:paraId="0F2821E9" w14:textId="3BF24BA6" w:rsidR="3BFF152A" w:rsidRDefault="76614F08" w:rsidP="76614F08">
      <w:pPr>
        <w:pStyle w:val="CommentText"/>
      </w:pPr>
      <w:r>
        <w:t xml:space="preserve">Think that this should be moved up within this section. </w:t>
      </w:r>
      <w:r w:rsidR="3BFF152A">
        <w:rPr>
          <w:rStyle w:val="CommentReference"/>
        </w:rPr>
        <w:annotationRef/>
      </w:r>
      <w:r w:rsidR="3BFF152A">
        <w:rPr>
          <w:rStyle w:val="CommentReference"/>
        </w:rPr>
        <w:annotationRef/>
      </w:r>
    </w:p>
  </w:comment>
  <w:comment w:id="42" w:author="Cassandra WALKER" w:date="2023-11-24T11:05:00Z" w:initials="CW">
    <w:p w14:paraId="3DB26CA8" w14:textId="5B99C284" w:rsidR="2CCBA0BA" w:rsidRDefault="2CCBA0BA">
      <w:pPr>
        <w:pStyle w:val="CommentText"/>
      </w:pPr>
      <w:r>
        <w:t>just to note - this is the first time that some of these countries are mentioned... e.g. Mauritania... would also maybe move up the data cleaning and analysis line and report-writing?</w:t>
      </w:r>
      <w:r>
        <w:rPr>
          <w:rStyle w:val="CommentReference"/>
        </w:rPr>
        <w:annotationRef/>
      </w:r>
    </w:p>
  </w:comment>
  <w:comment w:id="45" w:author="Cassandra WALKER" w:date="2023-11-24T11:10:00Z" w:initials="CW">
    <w:p w14:paraId="15EFD6C5" w14:textId="0C28E8AB" w:rsidR="3BFF152A" w:rsidRDefault="76614F08" w:rsidP="76614F08">
      <w:pPr>
        <w:pStyle w:val="CommentText"/>
      </w:pPr>
      <w:r>
        <w:t>but it did in CAR.. ? I am not sure that this and the next line are clear.</w:t>
      </w:r>
      <w:r w:rsidR="3BFF152A">
        <w:rPr>
          <w:rStyle w:val="CommentReference"/>
        </w:rPr>
        <w:annotationRef/>
      </w:r>
      <w:r w:rsidR="3BFF152A">
        <w:rPr>
          <w:rStyle w:val="CommentReference"/>
        </w:rPr>
        <w:annotationRef/>
      </w:r>
    </w:p>
  </w:comment>
  <w:comment w:id="46" w:author="Cassandra WALKER" w:date="2023-11-24T11:09:00Z" w:initials="CW">
    <w:p w14:paraId="167A8255" w14:textId="42D94616" w:rsidR="3BFF152A" w:rsidRDefault="76614F08" w:rsidP="76614F08">
      <w:pPr>
        <w:pStyle w:val="CommentText"/>
      </w:pPr>
      <w:r>
        <w:t xml:space="preserve">As suggested above, double-check the references to the annexes throughout. </w:t>
      </w:r>
      <w:r w:rsidR="3BFF152A">
        <w:rPr>
          <w:rStyle w:val="CommentReference"/>
        </w:rPr>
        <w:annotationRef/>
      </w:r>
      <w:r w:rsidR="3BFF152A">
        <w:rPr>
          <w:rStyle w:val="CommentReference"/>
        </w:rPr>
        <w:annotationRef/>
      </w:r>
    </w:p>
  </w:comment>
  <w:comment w:id="51" w:author="Cassandra WALKER" w:date="2023-11-24T11:15:00Z" w:initials="CW">
    <w:p w14:paraId="3A812AE7" w14:textId="52261CB7" w:rsidR="3BFF152A" w:rsidRDefault="76614F08" w:rsidP="76614F08">
      <w:pPr>
        <w:pStyle w:val="CommentText"/>
      </w:pPr>
      <w:r>
        <w:t>Is there such a thing as 'standard rCARI'? if yes, anyways, I don't think that income is the standard...?</w:t>
      </w:r>
      <w:r w:rsidR="3BFF152A">
        <w:rPr>
          <w:rStyle w:val="CommentReference"/>
        </w:rPr>
        <w:annotationRef/>
      </w:r>
      <w:r w:rsidR="3BFF152A">
        <w:rPr>
          <w:rStyle w:val="CommentReference"/>
        </w:rPr>
        <w:annotationRef/>
      </w:r>
    </w:p>
  </w:comment>
  <w:comment w:id="52" w:author="Cassandra WALKER" w:date="2023-11-24T11:17:00Z" w:initials="CW">
    <w:p w14:paraId="06582FC0" w14:textId="561D3B7A" w:rsidR="3BFF152A" w:rsidRDefault="76614F08" w:rsidP="76614F08">
      <w:pPr>
        <w:pStyle w:val="CommentText"/>
      </w:pPr>
      <w:r>
        <w:t>Suggest to say why you restricted to this sample in at least one line or even a footnote.</w:t>
      </w:r>
      <w:r w:rsidR="3BFF152A">
        <w:rPr>
          <w:rStyle w:val="CommentReference"/>
        </w:rPr>
        <w:annotationRef/>
      </w:r>
    </w:p>
    <w:p w14:paraId="52CEEE6F" w14:textId="4E575CEA" w:rsidR="3BFF152A" w:rsidRDefault="3BFF152A" w:rsidP="76614F08">
      <w:pPr>
        <w:pStyle w:val="CommentText"/>
      </w:pPr>
    </w:p>
  </w:comment>
  <w:comment w:id="53" w:author="Cassandra WALKER" w:date="2023-11-23T19:00:00Z" w:initials="CW">
    <w:p w14:paraId="180D792A" w14:textId="52FF9FAC" w:rsidR="5AC74428" w:rsidRDefault="76614F08" w:rsidP="76614F08">
      <w:pPr>
        <w:pStyle w:val="CommentText"/>
      </w:pPr>
      <w:r>
        <w:t>Which annex?</w:t>
      </w:r>
      <w:r w:rsidR="5AC74428">
        <w:rPr>
          <w:rStyle w:val="CommentReference"/>
        </w:rPr>
        <w:annotationRef/>
      </w:r>
    </w:p>
    <w:p w14:paraId="7D7A96AD" w14:textId="0EA7BB87" w:rsidR="5AC74428" w:rsidRDefault="5AC74428" w:rsidP="76614F08">
      <w:pPr>
        <w:pStyle w:val="CommentText"/>
      </w:pPr>
    </w:p>
  </w:comment>
  <w:comment w:id="54" w:author="Cassandra WALKER" w:date="2023-11-24T11:35:00Z" w:initials="CW">
    <w:p w14:paraId="05DD7F34" w14:textId="754A75CD" w:rsidR="2B13E4BF" w:rsidRDefault="76614F08" w:rsidP="76614F08">
      <w:pPr>
        <w:pStyle w:val="CommentText"/>
      </w:pPr>
      <w:r>
        <w:t xml:space="preserve">suggest to make subsections for the comparisons? rCARI-Inc. ; rCARI-FES, etc. </w:t>
      </w:r>
      <w:r w:rsidR="2B13E4BF">
        <w:rPr>
          <w:rStyle w:val="CommentReference"/>
        </w:rPr>
        <w:annotationRef/>
      </w:r>
      <w:r w:rsidR="2B13E4BF">
        <w:rPr>
          <w:rStyle w:val="CommentReference"/>
        </w:rPr>
        <w:annotationRef/>
      </w:r>
    </w:p>
  </w:comment>
  <w:comment w:id="55" w:author="Cassandra WALKER" w:date="2023-11-24T11:25:00Z" w:initials="CW">
    <w:p w14:paraId="310E47A3" w14:textId="360ABB2A" w:rsidR="3BFF152A" w:rsidRDefault="3BFF152A">
      <w:pPr>
        <w:pStyle w:val="CommentText"/>
      </w:pPr>
      <w:r>
        <w:t>again suggest avoiding this listing - first, second, last...</w:t>
      </w:r>
      <w:r>
        <w:rPr>
          <w:rStyle w:val="CommentReference"/>
        </w:rPr>
        <w:annotationRef/>
      </w:r>
    </w:p>
  </w:comment>
  <w:comment w:id="56" w:author="Cassandra WALKER" w:date="2023-11-24T14:06:00Z" w:initials="CW">
    <w:p w14:paraId="50A0F17C" w14:textId="1A26C769" w:rsidR="76614F08" w:rsidRDefault="76614F08">
      <w:pPr>
        <w:pStyle w:val="CommentText"/>
      </w:pPr>
      <w:r>
        <w:t>Good that this is mentioned here, but then later in the tables it is indicated as the 'food insecure group.' I am not sure that we can call it like that, as a 'group', but should be as here 'prevalence of food insecurity'</w:t>
      </w:r>
      <w:r>
        <w:rPr>
          <w:rStyle w:val="CommentReference"/>
        </w:rPr>
        <w:annotationRef/>
      </w:r>
    </w:p>
  </w:comment>
  <w:comment w:id="57" w:author="Cassandra WALKER" w:date="2023-11-24T12:18:00Z" w:initials="CW">
    <w:p w14:paraId="6BE1F997" w14:textId="462D871B" w:rsidR="54657222" w:rsidRDefault="76614F08" w:rsidP="76614F08">
      <w:pPr>
        <w:pStyle w:val="CommentText"/>
      </w:pPr>
      <w:r>
        <w:t xml:space="preserve">suggest reformulating - write the results and then (Table 6). There doesn't seem to be enough analysis or interpretation of the results shown in the tables. Instead, the text points the reader to look at the table, but doesn't mention sufficiently in-line what are the main findings from the tables. </w:t>
      </w:r>
      <w:r w:rsidR="54657222">
        <w:rPr>
          <w:rStyle w:val="CommentReference"/>
        </w:rPr>
        <w:annotationRef/>
      </w:r>
      <w:r w:rsidR="54657222">
        <w:rPr>
          <w:rStyle w:val="CommentReference"/>
        </w:rPr>
        <w:annotationRef/>
      </w:r>
    </w:p>
  </w:comment>
  <w:comment w:id="58" w:author="Cassandra WALKER" w:date="2023-11-24T14:07:00Z" w:initials="CW">
    <w:p w14:paraId="48730014" w14:textId="46838742" w:rsidR="76614F08" w:rsidRDefault="76614F08">
      <w:pPr>
        <w:pStyle w:val="CommentText"/>
      </w:pPr>
      <w:r>
        <w:t>It may be useful to add lines to separate the countries? Also suggest here 'prevalence of food insecurity' and footnote reminder or in-line text reminder that that means moderately and severely food insecure.</w:t>
      </w:r>
      <w:r>
        <w:rPr>
          <w:rStyle w:val="CommentReference"/>
        </w:rPr>
        <w:annotationRef/>
      </w:r>
    </w:p>
  </w:comment>
  <w:comment w:id="61" w:author="Cassandra WALKER" w:date="2023-11-23T19:06:00Z" w:initials="CW">
    <w:p w14:paraId="084C5BF3" w14:textId="4B2C563C" w:rsidR="5AC74428" w:rsidRDefault="76614F08" w:rsidP="76614F08">
      <w:pPr>
        <w:pStyle w:val="CommentText"/>
      </w:pPr>
      <w:r>
        <w:t xml:space="preserve">I think that we need to be careful about the language here and use corporate terminology, especially as the FCS is one of our own...! phases are for IPC, not FCS. </w:t>
      </w:r>
      <w:r w:rsidR="5AC74428">
        <w:rPr>
          <w:rStyle w:val="CommentReference"/>
        </w:rPr>
        <w:annotationRef/>
      </w:r>
      <w:r w:rsidR="5AC74428">
        <w:rPr>
          <w:rStyle w:val="CommentReference"/>
        </w:rPr>
        <w:annotationRef/>
      </w:r>
    </w:p>
  </w:comment>
  <w:comment w:id="64" w:author="Cassandra WALKER" w:date="2023-11-24T12:35:00Z" w:initials="CW">
    <w:p w14:paraId="534FD99C" w14:textId="7324BBA9" w:rsidR="54657222" w:rsidRDefault="76614F08" w:rsidP="76614F08">
      <w:pPr>
        <w:pStyle w:val="CommentText"/>
      </w:pPr>
      <w:r>
        <w:t xml:space="preserve">It is not clear here (and throughout when talking about the interpretation of rCSI and LCS) if you mean 'more' in terms of the sheer number of strategies applied? or more frequently? or higher score? This needs to be clarified throughout. </w:t>
      </w:r>
      <w:r w:rsidR="54657222">
        <w:rPr>
          <w:rStyle w:val="CommentReference"/>
        </w:rPr>
        <w:annotationRef/>
      </w:r>
      <w:r w:rsidR="54657222">
        <w:rPr>
          <w:rStyle w:val="CommentReference"/>
        </w:rPr>
        <w:annotationRef/>
      </w:r>
    </w:p>
  </w:comment>
  <w:comment w:id="65" w:author="Cassandra WALKER" w:date="2023-11-24T12:37:00Z" w:initials="CW">
    <w:p w14:paraId="10517861" w14:textId="0E29B535" w:rsidR="54657222" w:rsidRDefault="76614F08" w:rsidP="76614F08">
      <w:pPr>
        <w:pStyle w:val="CommentText"/>
      </w:pPr>
      <w:r>
        <w:t>More households? (in terms of numbers?) I guess not. Need to rephrase - overestimate?</w:t>
      </w:r>
      <w:r w:rsidR="54657222">
        <w:rPr>
          <w:rStyle w:val="CommentReference"/>
        </w:rPr>
        <w:annotationRef/>
      </w:r>
      <w:r w:rsidR="54657222">
        <w:rPr>
          <w:rStyle w:val="CommentReference"/>
        </w:rPr>
        <w:annotationRef/>
      </w:r>
    </w:p>
  </w:comment>
  <w:comment w:id="68" w:author="Cassandra WALKER" w:date="2023-11-24T12:39:00Z" w:initials="CW">
    <w:p w14:paraId="050667DE" w14:textId="0408BC75" w:rsidR="54657222" w:rsidRDefault="76614F08" w:rsidP="76614F08">
      <w:pPr>
        <w:pStyle w:val="CommentText"/>
      </w:pPr>
      <w:r>
        <w:t xml:space="preserve">This is not clear to me. I suggest dropping this. </w:t>
      </w:r>
      <w:r w:rsidR="54657222">
        <w:rPr>
          <w:rStyle w:val="CommentReference"/>
        </w:rPr>
        <w:annotationRef/>
      </w:r>
      <w:r w:rsidR="54657222">
        <w:rPr>
          <w:rStyle w:val="CommentReference"/>
        </w:rPr>
        <w:annotationRef/>
      </w:r>
    </w:p>
  </w:comment>
  <w:comment w:id="69" w:author="Cassandra WALKER" w:date="2023-11-24T12:46:00Z" w:initials="CW">
    <w:p w14:paraId="1BB4B428" w14:textId="65A54902" w:rsidR="54657222" w:rsidRDefault="76614F08" w:rsidP="76614F08">
      <w:pPr>
        <w:pStyle w:val="CommentText"/>
      </w:pPr>
      <w:r>
        <w:t>Similar to the above comment in the rCSI section, we need to clarify the text here as  HH are classified according to the highest level of LCS reported... so here I guess you are talking about the max level reported (rather than the number of strategies applied). It needs to be clarified in the text.</w:t>
      </w:r>
      <w:r w:rsidR="54657222">
        <w:rPr>
          <w:rStyle w:val="CommentReference"/>
        </w:rPr>
        <w:annotationRef/>
      </w:r>
      <w:r w:rsidR="54657222">
        <w:rPr>
          <w:rStyle w:val="CommentReference"/>
        </w:rPr>
        <w:annotationRef/>
      </w:r>
    </w:p>
  </w:comment>
  <w:comment w:id="70" w:author="Cassandra WALKER" w:date="2023-11-24T12:49:00Z" w:initials="CW">
    <w:p w14:paraId="2B011AA2" w14:textId="3BC30DD6" w:rsidR="54657222" w:rsidRDefault="76614F08" w:rsidP="76614F08">
      <w:pPr>
        <w:pStyle w:val="CommentText"/>
      </w:pPr>
      <w:r>
        <w:t xml:space="preserve">Which emergency coping strategy? I think you may mean emergency severity (made up of 3 strategies)? Please clarify. </w:t>
      </w:r>
      <w:r w:rsidR="54657222">
        <w:rPr>
          <w:rStyle w:val="CommentReference"/>
        </w:rPr>
        <w:annotationRef/>
      </w:r>
      <w:r w:rsidR="54657222">
        <w:rPr>
          <w:rStyle w:val="CommentReference"/>
        </w:rPr>
        <w:annotationRef/>
      </w:r>
    </w:p>
  </w:comment>
  <w:comment w:id="71" w:author="Cassandra WALKER" w:date="2023-11-24T12:50:00Z" w:initials="CW">
    <w:p w14:paraId="071AB362" w14:textId="152791EC" w:rsidR="54657222" w:rsidRDefault="76614F08" w:rsidP="76614F08">
      <w:pPr>
        <w:pStyle w:val="CommentText"/>
      </w:pPr>
      <w:r>
        <w:t xml:space="preserve">Difference of what to what? Suggest clarifying. </w:t>
      </w:r>
      <w:r w:rsidR="54657222">
        <w:rPr>
          <w:rStyle w:val="CommentReference"/>
        </w:rPr>
        <w:annotationRef/>
      </w:r>
      <w:r w:rsidR="54657222">
        <w:rPr>
          <w:rStyle w:val="CommentReference"/>
        </w:rPr>
        <w:annotationRef/>
      </w:r>
    </w:p>
  </w:comment>
  <w:comment w:id="72" w:author="Cassandra WALKER" w:date="2023-11-24T12:52:00Z" w:initials="CW">
    <w:p w14:paraId="5BA37C17" w14:textId="06B6D4FE" w:rsidR="54657222" w:rsidRDefault="54657222">
      <w:pPr>
        <w:pStyle w:val="CommentText"/>
      </w:pPr>
      <w:r>
        <w:t>suggest to put in the annexes</w:t>
      </w:r>
      <w:r>
        <w:rPr>
          <w:rStyle w:val="CommentReference"/>
        </w:rPr>
        <w:annotationRef/>
      </w:r>
    </w:p>
  </w:comment>
  <w:comment w:id="73" w:author="Cassandra WALKER" w:date="2023-11-24T12:57:00Z" w:initials="CW">
    <w:p w14:paraId="63F46033" w14:textId="6ED4E7AF" w:rsidR="0FE2885A" w:rsidRDefault="76614F08" w:rsidP="76614F08">
      <w:pPr>
        <w:pStyle w:val="CommentText"/>
      </w:pPr>
      <w:r>
        <w:t>Again, here it is not 'more strategies' but reported applying strategies more often? (not a question of the number of strategies... but yes/no to each strategy and said yes more often...)</w:t>
      </w:r>
      <w:r w:rsidR="0FE2885A">
        <w:rPr>
          <w:rStyle w:val="CommentReference"/>
        </w:rPr>
        <w:annotationRef/>
      </w:r>
      <w:r w:rsidR="0FE2885A">
        <w:rPr>
          <w:rStyle w:val="CommentReference"/>
        </w:rPr>
        <w:annotationRef/>
      </w:r>
    </w:p>
  </w:comment>
  <w:comment w:id="74" w:author="Cassandra WALKER" w:date="2023-11-24T13:00:00Z" w:initials="CW">
    <w:p w14:paraId="1709D4E3" w14:textId="238F25FA" w:rsidR="63EDF65E" w:rsidRDefault="76614F08" w:rsidP="76614F08">
      <w:pPr>
        <w:pStyle w:val="CommentText"/>
      </w:pPr>
      <w:r>
        <w:t xml:space="preserve">These are two different strategies. Did you mean to mention begging now as well? Before only illegal activities were mentioned; needs to be clarified. </w:t>
      </w:r>
      <w:r w:rsidR="63EDF65E">
        <w:rPr>
          <w:rStyle w:val="CommentReference"/>
        </w:rPr>
        <w:annotationRef/>
      </w:r>
      <w:r w:rsidR="63EDF65E">
        <w:rPr>
          <w:rStyle w:val="CommentReference"/>
        </w:rPr>
        <w:annotationRef/>
      </w:r>
    </w:p>
  </w:comment>
  <w:comment w:id="75" w:author="Cassandra WALKER" w:date="2023-11-24T13:01:00Z" w:initials="CW">
    <w:p w14:paraId="7CA24521" w14:textId="2B7D7762" w:rsidR="79394104" w:rsidRDefault="76614F08" w:rsidP="76614F08">
      <w:pPr>
        <w:pStyle w:val="CommentText"/>
      </w:pPr>
      <w:r>
        <w:t>Throughout, I suggest choosing 1 or the other - households or respondents and be consistent. No need to / and use both. But generally, we ask about HH data, so would go for that over 'respondent' as very little of the info was individual</w:t>
      </w:r>
      <w:r w:rsidR="79394104">
        <w:rPr>
          <w:rStyle w:val="CommentReference"/>
        </w:rPr>
        <w:annotationRef/>
      </w:r>
      <w:r w:rsidR="79394104">
        <w:rPr>
          <w:rStyle w:val="CommentReference"/>
        </w:rPr>
        <w:annotationRef/>
      </w:r>
    </w:p>
  </w:comment>
  <w:comment w:id="80" w:author="Cassandra WALKER" w:date="2023-11-24T14:15:00Z" w:initials="CW">
    <w:p w14:paraId="3D9D55E5" w14:textId="62A90CAB" w:rsidR="76614F08" w:rsidRDefault="76614F08">
      <w:pPr>
        <w:pStyle w:val="CommentText"/>
      </w:pPr>
      <w:r>
        <w:t xml:space="preserve">I think that we need to be careful about the language in this section. 1) is income 'an indicator' or main income source is 1 indicator and income change is another? also 2) I am not aware that this was a 'recent addition to the CARI console' ? It is not mentioned in the CARI guidance (2021)... ? </w:t>
      </w:r>
      <w:r>
        <w:rPr>
          <w:color w:val="2B579A"/>
          <w:shd w:val="clear" w:color="auto" w:fill="E6E6E6"/>
        </w:rPr>
        <w:fldChar w:fldCharType="begin"/>
      </w:r>
      <w:r>
        <w:instrText xml:space="preserve"> HYPERLINK "mailto:mohamed.salem@wfp.org"</w:instrText>
      </w:r>
      <w:r>
        <w:rPr>
          <w:color w:val="2B579A"/>
          <w:shd w:val="clear" w:color="auto" w:fill="E6E6E6"/>
        </w:rPr>
      </w:r>
      <w:bookmarkStart w:id="81" w:name="_@_E8D44679301644D88BB5DF59E4511483Z"/>
      <w:r>
        <w:rPr>
          <w:color w:val="2B579A"/>
          <w:shd w:val="clear" w:color="auto" w:fill="E6E6E6"/>
        </w:rPr>
        <w:fldChar w:fldCharType="separate"/>
      </w:r>
      <w:bookmarkEnd w:id="81"/>
      <w:r w:rsidRPr="76614F08">
        <w:rPr>
          <w:rStyle w:val="Mention"/>
          <w:noProof/>
        </w:rPr>
        <w:t>@Mohamed SALEM</w:t>
      </w:r>
      <w:r>
        <w:rPr>
          <w:color w:val="2B579A"/>
          <w:shd w:val="clear" w:color="auto" w:fill="E6E6E6"/>
        </w:rPr>
        <w:fldChar w:fldCharType="end"/>
      </w:r>
      <w:r>
        <w:t xml:space="preserve">  maybe double-check this section? Isn't that part of the objectives of this study? Not that it 'is a recent addition' but rather it is being considered as an alternative?</w:t>
      </w:r>
      <w:r>
        <w:rPr>
          <w:rStyle w:val="CommentReference"/>
        </w:rPr>
        <w:annotationRef/>
      </w:r>
    </w:p>
  </w:comment>
  <w:comment w:id="82" w:author="Cassandra WALKER" w:date="2023-11-24T14:18:00Z" w:initials="CW">
    <w:p w14:paraId="214EB903" w14:textId="4DEDAB50" w:rsidR="76614F08" w:rsidRDefault="76614F08">
      <w:pPr>
        <w:pStyle w:val="CommentText"/>
      </w:pPr>
      <w:r>
        <w:t>Rather than income generating activity, do you mean 'income source' ?</w:t>
      </w:r>
      <w:r>
        <w:rPr>
          <w:rStyle w:val="CommentReference"/>
        </w:rPr>
        <w:annotationRef/>
      </w:r>
    </w:p>
  </w:comment>
  <w:comment w:id="83" w:author="Cassandra WALKER" w:date="2023-11-24T14:27:00Z" w:initials="CW">
    <w:p w14:paraId="3D004C33" w14:textId="0715B386" w:rsidR="76614F08" w:rsidRDefault="76614F08">
      <w:pPr>
        <w:pStyle w:val="CommentText"/>
      </w:pPr>
      <w:r>
        <w:t xml:space="preserve">To me, it is not clear from this table that these four categories of income are related to CARI categories? Should be clarified in the text. </w:t>
      </w:r>
      <w:r>
        <w:rPr>
          <w:rStyle w:val="CommentReference"/>
        </w:rPr>
        <w:annotationRef/>
      </w:r>
    </w:p>
  </w:comment>
  <w:comment w:id="84" w:author="Cassandra WALKER" w:date="2023-11-24T14:34:00Z" w:initials="CW">
    <w:p w14:paraId="4C362F27" w14:textId="2FF1ED2D" w:rsidR="76614F08" w:rsidRDefault="76614F08">
      <w:pPr>
        <w:pStyle w:val="CommentText"/>
      </w:pPr>
      <w:r>
        <w:t>Indeed, yet this is actually somewhat contrary to what was stated above. Strongly suggest reviewing and revising this section to indicate what was being piloted here and then clearly presenting the findings and how it relates to the current practice.</w:t>
      </w:r>
      <w:r>
        <w:rPr>
          <w:rStyle w:val="CommentReference"/>
        </w:rPr>
        <w:annotationRef/>
      </w:r>
    </w:p>
  </w:comment>
  <w:comment w:id="85" w:author="Cassandra WALKER" w:date="2023-11-24T14:35:00Z" w:initials="CW">
    <w:p w14:paraId="7B7691B5" w14:textId="5D9CEA4E" w:rsidR="76614F08" w:rsidRDefault="76614F08">
      <w:pPr>
        <w:pStyle w:val="CommentText"/>
      </w:pPr>
      <w:r>
        <w:t>It is not clear what exactly is meant by 'employment types' nor the 'economic importance' - how is this determined?</w:t>
      </w:r>
      <w:r>
        <w:rPr>
          <w:rStyle w:val="CommentReference"/>
        </w:rPr>
        <w:annotationRef/>
      </w:r>
    </w:p>
  </w:comment>
  <w:comment w:id="88" w:author="Cassandra WALKER" w:date="2023-11-24T15:07:00Z" w:initials="CW">
    <w:p w14:paraId="4E98BEA2" w14:textId="48BFBFBA" w:rsidR="76614F08" w:rsidRDefault="76614F08">
      <w:pPr>
        <w:pStyle w:val="CommentText"/>
      </w:pPr>
      <w:r>
        <w:t>Not all of the indicators in the assessments are actually 'food security' indicators, e.g. LCS-EN is not a food security indicator</w:t>
      </w:r>
      <w:r>
        <w:rPr>
          <w:rStyle w:val="CommentReference"/>
        </w:rPr>
        <w:annotationRef/>
      </w:r>
    </w:p>
  </w:comment>
  <w:comment w:id="93" w:author="Cassandra WALKER" w:date="2023-11-24T14:59:00Z" w:initials="CW">
    <w:p w14:paraId="35EF65EE" w14:textId="4DF328E3" w:rsidR="76614F08" w:rsidRDefault="76614F08">
      <w:pPr>
        <w:pStyle w:val="CommentText"/>
      </w:pPr>
      <w:r>
        <w:t xml:space="preserve">Need to be careful about the language here as it was not a question of coverage but recall period in the module. However, the calculation is standardized to 30 days. </w:t>
      </w:r>
      <w:r>
        <w:rPr>
          <w:rStyle w:val="CommentReference"/>
        </w:rPr>
        <w:annotationRef/>
      </w:r>
    </w:p>
  </w:comment>
  <w:comment w:id="94" w:author="Cassandra WALKER" w:date="2023-11-24T15:01:00Z" w:initials="CW">
    <w:p w14:paraId="303D83A0" w14:textId="062FD0E9" w:rsidR="76614F08" w:rsidRDefault="76614F08">
      <w:pPr>
        <w:pStyle w:val="CommentText"/>
      </w:pPr>
      <w:r>
        <w:t>Suggest putting this in a footnote?</w:t>
      </w:r>
      <w:r>
        <w:rPr>
          <w:rStyle w:val="CommentReference"/>
        </w:rPr>
        <w:annotationRef/>
      </w:r>
    </w:p>
  </w:comment>
  <w:comment w:id="96" w:author="Cassandra WALKER" w:date="2023-11-24T14:51:00Z" w:initials="CW">
    <w:p w14:paraId="114C9F6A" w14:textId="0CC42FDD" w:rsidR="76614F08" w:rsidRDefault="76614F08">
      <w:pPr>
        <w:pStyle w:val="CommentText"/>
      </w:pPr>
      <w:r>
        <w:t xml:space="preserve">Suggest putting LCS-FS first as this is the main recommended version of the module for WFP. </w:t>
      </w:r>
      <w:r>
        <w:rPr>
          <w:rStyle w:val="CommentReference"/>
        </w:rPr>
        <w:annotationRef/>
      </w:r>
    </w:p>
  </w:comment>
  <w:comment w:id="97" w:author="Cassandra WALKER" w:date="2023-11-24T15:45:00Z" w:initials="CW">
    <w:p w14:paraId="5D43C50A" w14:textId="4BD6FB04" w:rsidR="76614F08" w:rsidRDefault="76614F08">
      <w:pPr>
        <w:pStyle w:val="CommentText"/>
      </w:pPr>
      <w:r>
        <w:t xml:space="preserve">Speaking with Lorenzo on this, it seems that this was not an objective of the study. The point here on LCS-FS and LCS-EN was simply to test the comparability of them, using the conversion to see if LCS-EN could be used to calculate LCS-FS and used in CARI. </w:t>
      </w:r>
      <w:r>
        <w:rPr>
          <w:rStyle w:val="CommentReference"/>
        </w:rPr>
        <w:annotationRef/>
      </w:r>
    </w:p>
  </w:comment>
  <w:comment w:id="98" w:author="Cassandra WALKER" w:date="2023-11-24T15:50:00Z" w:initials="CW">
    <w:p w14:paraId="0A4C0D23" w14:textId="322A069D" w:rsidR="76614F08" w:rsidRDefault="76614F08">
      <w:pPr>
        <w:pStyle w:val="CommentText"/>
      </w:pPr>
      <w:r>
        <w:t>Need to elaborate here how the LCS-FS and LCS-EN were compared, using the conversion. They cannot be compared apples to apples.</w:t>
      </w:r>
      <w:r>
        <w:rPr>
          <w:rStyle w:val="CommentReference"/>
        </w:rPr>
        <w:annotationRef/>
      </w:r>
    </w:p>
  </w:comment>
  <w:comment w:id="103" w:author="Cassandra WALKER" w:date="2023-11-24T15:35:00Z" w:initials="CW">
    <w:p w14:paraId="34E53EC6" w14:textId="430A65FF" w:rsidR="76614F08" w:rsidRDefault="76614F08">
      <w:pPr>
        <w:pStyle w:val="CommentText"/>
      </w:pPr>
      <w:r>
        <w:t xml:space="preserve">Suggest moving these tables to the annexes, "For more information, including the comparison of the individual livelihood coping strategies by country between the two modules (LCS-FS vs. LCS-EN) see Annex XX. </w:t>
      </w:r>
      <w:r>
        <w:rPr>
          <w:rStyle w:val="CommentReference"/>
        </w:rPr>
        <w:annotationRef/>
      </w:r>
    </w:p>
    <w:p w14:paraId="06F0DFA6" w14:textId="57DBF46C" w:rsidR="76614F08" w:rsidRDefault="76614F08">
      <w:pPr>
        <w:pStyle w:val="CommentText"/>
      </w:pPr>
    </w:p>
    <w:p w14:paraId="3A8F4611" w14:textId="2EECCC4B" w:rsidR="76614F08" w:rsidRDefault="76614F08">
      <w:pPr>
        <w:pStyle w:val="CommentText"/>
      </w:pPr>
      <w:r>
        <w:t>Especially since there is no further analysis in the text about these, I am not sure that they need to be included in the main body of the text. Either elaborate more if you think it's important to do so, or move them to the annexes.</w:t>
      </w:r>
    </w:p>
  </w:comment>
  <w:comment w:id="104" w:author="Cassandra WALKER" w:date="2023-11-24T15:42:00Z" w:initials="CW">
    <w:p w14:paraId="235D2F77" w14:textId="5B14637C" w:rsidR="76614F08" w:rsidRDefault="76614F08">
      <w:pPr>
        <w:pStyle w:val="CommentText"/>
      </w:pPr>
      <w:r>
        <w:t xml:space="preserve">Just to be sure here, did you do the conversion of LCS-EN to LCS-FS? This needs to be carefully worded and explicitly mentioned. </w:t>
      </w:r>
      <w:r>
        <w:rPr>
          <w:rStyle w:val="CommentReference"/>
        </w:rPr>
        <w:annotationRef/>
      </w:r>
    </w:p>
  </w:comment>
  <w:comment w:id="108" w:author="Cassandra WALKER" w:date="2023-11-24T15:53:00Z" w:initials="CW">
    <w:p w14:paraId="025CB65B" w14:textId="7CD58A08" w:rsidR="76614F08" w:rsidRDefault="76614F08">
      <w:pPr>
        <w:pStyle w:val="CommentText"/>
      </w:pPr>
      <w:r>
        <w:t>These do not really seem to be 'caveats' but rather further limitations on the sample size...?</w:t>
      </w:r>
      <w:r>
        <w:rPr>
          <w:rStyle w:val="CommentReference"/>
        </w:rPr>
        <w:annotationRef/>
      </w:r>
    </w:p>
  </w:comment>
  <w:comment w:id="107" w:author="WFP-RAM-N" w:date="2023-11-24T11:31:00Z" w:initials="RAMN">
    <w:p w14:paraId="4189E7DB" w14:textId="77777777" w:rsidR="00A14C86" w:rsidRDefault="00A14C86" w:rsidP="00A14C86">
      <w:pPr>
        <w:pStyle w:val="CommentText"/>
      </w:pPr>
      <w:r>
        <w:rPr>
          <w:rStyle w:val="CommentReference"/>
        </w:rPr>
        <w:annotationRef/>
      </w:r>
      <w:r>
        <w:t>Any reason this font is different?</w:t>
      </w:r>
    </w:p>
  </w:comment>
  <w:comment w:id="111" w:author="Cassandra WALKER" w:date="2023-11-24T16:01:00Z" w:initials="CW">
    <w:p w14:paraId="0BF7B13F" w14:textId="15AC3C7C" w:rsidR="76614F08" w:rsidRDefault="76614F08">
      <w:pPr>
        <w:pStyle w:val="CommentText"/>
      </w:pPr>
      <w:r>
        <w:t>Ensure that the list of countries here aligns to the table above, which does not mention Iraq at all, but does also mention Mauritania.</w:t>
      </w:r>
      <w:r>
        <w:rPr>
          <w:rStyle w:val="CommentReference"/>
        </w:rPr>
        <w:annotationRef/>
      </w:r>
    </w:p>
  </w:comment>
  <w:comment w:id="114" w:author="Cassandra WALKER" w:date="2023-11-24T14:48:00Z" w:initials="CW">
    <w:p w14:paraId="41C921B3" w14:textId="41EF8378" w:rsidR="76614F08" w:rsidRDefault="76614F08">
      <w:pPr>
        <w:pStyle w:val="CommentText"/>
      </w:pPr>
      <w:r>
        <w:t>I recognise that these are supposed to be a simple list of issues, but some points are not super clear, so you may want to review and clarify them.</w:t>
      </w:r>
      <w:r>
        <w:rPr>
          <w:rStyle w:val="CommentReference"/>
        </w:rPr>
        <w:annotationRef/>
      </w:r>
    </w:p>
  </w:comment>
  <w:comment w:id="121" w:author="Cassandra WALKER" w:date="2023-11-24T14:47:00Z" w:initials="CW">
    <w:p w14:paraId="032B4411" w14:textId="21D22F7B" w:rsidR="76614F08" w:rsidRDefault="76614F08">
      <w:pPr>
        <w:pStyle w:val="CommentText"/>
      </w:pPr>
      <w:r>
        <w:t>Not sure that the situation is 'deteriorating'  in CAR? but indeed, the political situation at the time of the study was a hindrance, which I would instead mention. During the start of the data collection, there were orders to stay put and stay home, no?</w:t>
      </w:r>
      <w:r>
        <w:rPr>
          <w:rStyle w:val="CommentReference"/>
        </w:rPr>
        <w:annotationRef/>
      </w:r>
    </w:p>
  </w:comment>
  <w:comment w:id="122" w:author="Cassandra WALKER" w:date="2023-11-24T16:09:00Z" w:initials="CW">
    <w:p w14:paraId="26343B64" w14:textId="6FE34DCB" w:rsidR="76614F08" w:rsidRDefault="76614F08">
      <w:pPr>
        <w:pStyle w:val="CommentText"/>
      </w:pPr>
      <w:r>
        <w:t>It is not clear what this means? All data were collected using tablets? Or do you mean the recordings?</w:t>
      </w:r>
      <w:r>
        <w:rPr>
          <w:rStyle w:val="CommentReference"/>
        </w:rPr>
        <w:annotationRef/>
      </w:r>
    </w:p>
  </w:comment>
  <w:comment w:id="131" w:author="Cassandra WALKER" w:date="2023-11-24T14:45:00Z" w:initials="CW">
    <w:p w14:paraId="307B3649" w14:textId="7346A610" w:rsidR="76614F08" w:rsidRDefault="76614F08">
      <w:pPr>
        <w:pStyle w:val="CommentText"/>
      </w:pPr>
      <w:r>
        <w:t>This needs to be moved up to 11.1?</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313C592" w15:done="0"/>
  <w15:commentEx w15:paraId="5B239339" w15:done="0"/>
  <w15:commentEx w15:paraId="210BCAD0" w15:done="0"/>
  <w15:commentEx w15:paraId="5E27B881" w15:done="0"/>
  <w15:commentEx w15:paraId="4603085D" w15:done="0"/>
  <w15:commentEx w15:paraId="68437DD7" w15:done="0"/>
  <w15:commentEx w15:paraId="4AFDBBDB" w15:done="0"/>
  <w15:commentEx w15:paraId="399C37CE" w15:done="0"/>
  <w15:commentEx w15:paraId="466EA525" w15:done="0"/>
  <w15:commentEx w15:paraId="7EB36552" w15:done="0"/>
  <w15:commentEx w15:paraId="360B411D" w15:done="0"/>
  <w15:commentEx w15:paraId="30A6E3FA" w15:done="0"/>
  <w15:commentEx w15:paraId="205F168C" w15:done="0"/>
  <w15:commentEx w15:paraId="76E92465" w15:done="0"/>
  <w15:commentEx w15:paraId="6444CAE3" w15:done="0"/>
  <w15:commentEx w15:paraId="6E6DCB7A" w15:done="0"/>
  <w15:commentEx w15:paraId="15A5DE14" w15:done="0"/>
  <w15:commentEx w15:paraId="4A2373D2" w15:done="0"/>
  <w15:commentEx w15:paraId="63D21910" w15:done="0"/>
  <w15:commentEx w15:paraId="3A1895AA" w15:done="0"/>
  <w15:commentEx w15:paraId="1228A5DF" w15:done="0"/>
  <w15:commentEx w15:paraId="31C9B14D" w15:done="0"/>
  <w15:commentEx w15:paraId="3ACC0F0F" w15:done="0"/>
  <w15:commentEx w15:paraId="11339104" w15:done="0"/>
  <w15:commentEx w15:paraId="43B4EC35" w15:done="0"/>
  <w15:commentEx w15:paraId="53FB05FD" w15:done="0"/>
  <w15:commentEx w15:paraId="0F2821E9" w15:done="0"/>
  <w15:commentEx w15:paraId="3DB26CA8" w15:done="0"/>
  <w15:commentEx w15:paraId="15EFD6C5" w15:done="0"/>
  <w15:commentEx w15:paraId="167A8255" w15:done="0"/>
  <w15:commentEx w15:paraId="3A812AE7" w15:done="0"/>
  <w15:commentEx w15:paraId="52CEEE6F" w15:done="0"/>
  <w15:commentEx w15:paraId="7D7A96AD" w15:done="0"/>
  <w15:commentEx w15:paraId="05DD7F34" w15:done="0"/>
  <w15:commentEx w15:paraId="310E47A3" w15:done="0"/>
  <w15:commentEx w15:paraId="50A0F17C" w15:done="0"/>
  <w15:commentEx w15:paraId="6BE1F997" w15:done="0"/>
  <w15:commentEx w15:paraId="48730014" w15:done="0"/>
  <w15:commentEx w15:paraId="084C5BF3" w15:done="0"/>
  <w15:commentEx w15:paraId="534FD99C" w15:done="0"/>
  <w15:commentEx w15:paraId="10517861" w15:done="0"/>
  <w15:commentEx w15:paraId="050667DE" w15:done="0"/>
  <w15:commentEx w15:paraId="1BB4B428" w15:done="0"/>
  <w15:commentEx w15:paraId="2B011AA2" w15:done="0"/>
  <w15:commentEx w15:paraId="071AB362" w15:done="0"/>
  <w15:commentEx w15:paraId="5BA37C17" w15:done="0"/>
  <w15:commentEx w15:paraId="63F46033" w15:done="0"/>
  <w15:commentEx w15:paraId="1709D4E3" w15:done="0"/>
  <w15:commentEx w15:paraId="7CA24521" w15:done="0"/>
  <w15:commentEx w15:paraId="3D9D55E5" w15:done="0"/>
  <w15:commentEx w15:paraId="214EB903" w15:done="0"/>
  <w15:commentEx w15:paraId="3D004C33" w15:done="0"/>
  <w15:commentEx w15:paraId="4C362F27" w15:done="0"/>
  <w15:commentEx w15:paraId="7B7691B5" w15:done="0"/>
  <w15:commentEx w15:paraId="4E98BEA2" w15:done="0"/>
  <w15:commentEx w15:paraId="35EF65EE" w15:done="0"/>
  <w15:commentEx w15:paraId="303D83A0" w15:done="0"/>
  <w15:commentEx w15:paraId="114C9F6A" w15:done="0"/>
  <w15:commentEx w15:paraId="5D43C50A" w15:done="0"/>
  <w15:commentEx w15:paraId="0A4C0D23" w15:done="0"/>
  <w15:commentEx w15:paraId="3A8F4611" w15:done="0"/>
  <w15:commentEx w15:paraId="235D2F77" w15:done="0"/>
  <w15:commentEx w15:paraId="025CB65B" w15:done="0"/>
  <w15:commentEx w15:paraId="4189E7DB" w15:done="0"/>
  <w15:commentEx w15:paraId="0BF7B13F" w15:done="0"/>
  <w15:commentEx w15:paraId="41C921B3" w15:done="0"/>
  <w15:commentEx w15:paraId="032B4411" w15:done="0"/>
  <w15:commentEx w15:paraId="26343B64" w15:done="0"/>
  <w15:commentEx w15:paraId="307B364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E1D7E53" w16cex:dateUtc="2023-11-23T17:28:00Z"/>
  <w16cex:commentExtensible w16cex:durableId="4D2150B1" w16cex:dateUtc="2023-11-23T17:28:00Z"/>
  <w16cex:commentExtensible w16cex:durableId="3F1F3DC5" w16cex:dateUtc="2023-11-23T17:29:00Z"/>
  <w16cex:commentExtensible w16cex:durableId="13DB3E0E" w16cex:dateUtc="2023-11-23T17:31:00Z"/>
  <w16cex:commentExtensible w16cex:durableId="25D132E6" w16cex:dateUtc="2023-11-24T15:19:00Z"/>
  <w16cex:commentExtensible w16cex:durableId="49AFC7DF" w16cex:dateUtc="2023-11-23T17:37:00Z"/>
  <w16cex:commentExtensible w16cex:durableId="1B37FF30" w16cex:dateUtc="2023-11-23T17:39:00Z"/>
  <w16cex:commentExtensible w16cex:durableId="1C39097B" w16cex:dateUtc="2023-11-23T17:40:00Z"/>
  <w16cex:commentExtensible w16cex:durableId="49408922" w16cex:dateUtc="2023-11-23T17:41:00Z"/>
  <w16cex:commentExtensible w16cex:durableId="3EFF95DB" w16cex:dateUtc="2023-11-23T17:41:00Z"/>
  <w16cex:commentExtensible w16cex:durableId="30452ADC" w16cex:dateUtc="2023-11-23T17:43:00Z"/>
  <w16cex:commentExtensible w16cex:durableId="5B2AADA0" w16cex:dateUtc="2023-11-23T17:48:00Z"/>
  <w16cex:commentExtensible w16cex:durableId="021A295C" w16cex:dateUtc="2023-11-24T08:28:00Z"/>
  <w16cex:commentExtensible w16cex:durableId="7F05BF00" w16cex:dateUtc="2023-11-23T17:53:00Z"/>
  <w16cex:commentExtensible w16cex:durableId="0F06B925" w16cex:dateUtc="2023-11-24T08:34:00Z"/>
  <w16cex:commentExtensible w16cex:durableId="247B26DA" w16cex:dateUtc="2023-11-24T08:31:00Z"/>
  <w16cex:commentExtensible w16cex:durableId="6FF17355" w16cex:dateUtc="2023-11-24T08:33:00Z"/>
  <w16cex:commentExtensible w16cex:durableId="6CB82FBE" w16cex:dateUtc="2023-11-24T15:30:00Z"/>
  <w16cex:commentExtensible w16cex:durableId="06797883" w16cex:dateUtc="2023-11-23T17:56:00Z"/>
  <w16cex:commentExtensible w16cex:durableId="1C955CCE" w16cex:dateUtc="2023-11-24T10:34:00Z"/>
  <w16cex:commentExtensible w16cex:durableId="0118D359" w16cex:dateUtc="2023-11-24T08:38:00Z"/>
  <w16cex:commentExtensible w16cex:durableId="38878796" w16cex:dateUtc="2023-11-24T08:41:00Z"/>
  <w16cex:commentExtensible w16cex:durableId="306D38B0" w16cex:dateUtc="2023-11-24T08:42:00Z"/>
  <w16cex:commentExtensible w16cex:durableId="2A80CEF9" w16cex:dateUtc="2023-11-24T08:52:00Z"/>
  <w16cex:commentExtensible w16cex:durableId="1499D08E" w16cex:dateUtc="2023-11-24T08:54:00Z"/>
  <w16cex:commentExtensible w16cex:durableId="75CBBB8D" w16cex:dateUtc="2023-11-24T08:56:00Z"/>
  <w16cex:commentExtensible w16cex:durableId="1E5F9FAD" w16cex:dateUtc="2023-11-24T08:54:00Z"/>
  <w16cex:commentExtensible w16cex:durableId="24206CF5" w16cex:dateUtc="2023-11-24T10:05:00Z"/>
  <w16cex:commentExtensible w16cex:durableId="66B80103" w16cex:dateUtc="2023-11-24T10:10:00Z"/>
  <w16cex:commentExtensible w16cex:durableId="3ABBD9D7" w16cex:dateUtc="2023-11-24T10:09:00Z"/>
  <w16cex:commentExtensible w16cex:durableId="1E1CF8AA" w16cex:dateUtc="2023-11-24T10:15:00Z"/>
  <w16cex:commentExtensible w16cex:durableId="252C22F3" w16cex:dateUtc="2023-11-24T10:17:00Z"/>
  <w16cex:commentExtensible w16cex:durableId="354CDB9C" w16cex:dateUtc="2023-11-23T18:00:00Z"/>
  <w16cex:commentExtensible w16cex:durableId="0F835E4C" w16cex:dateUtc="2023-11-24T10:35:00Z"/>
  <w16cex:commentExtensible w16cex:durableId="13BFADEC" w16cex:dateUtc="2023-11-24T10:25:00Z"/>
  <w16cex:commentExtensible w16cex:durableId="1516049B" w16cex:dateUtc="2023-11-24T13:06:00Z"/>
  <w16cex:commentExtensible w16cex:durableId="761E1D49" w16cex:dateUtc="2023-11-24T11:18:00Z"/>
  <w16cex:commentExtensible w16cex:durableId="027C9B1A" w16cex:dateUtc="2023-11-24T13:07:00Z"/>
  <w16cex:commentExtensible w16cex:durableId="1862B413" w16cex:dateUtc="2023-11-23T18:06:00Z"/>
  <w16cex:commentExtensible w16cex:durableId="38236896" w16cex:dateUtc="2023-11-24T11:35:00Z"/>
  <w16cex:commentExtensible w16cex:durableId="1B02D303" w16cex:dateUtc="2023-11-24T11:37:00Z"/>
  <w16cex:commentExtensible w16cex:durableId="6FC11FC9" w16cex:dateUtc="2023-11-24T11:39:00Z"/>
  <w16cex:commentExtensible w16cex:durableId="47608390" w16cex:dateUtc="2023-11-24T11:46:00Z"/>
  <w16cex:commentExtensible w16cex:durableId="5E60DA62" w16cex:dateUtc="2023-11-24T11:49:00Z"/>
  <w16cex:commentExtensible w16cex:durableId="29A974DE" w16cex:dateUtc="2023-11-24T11:50:00Z"/>
  <w16cex:commentExtensible w16cex:durableId="239D1972" w16cex:dateUtc="2023-11-24T11:52:00Z"/>
  <w16cex:commentExtensible w16cex:durableId="26A7492D" w16cex:dateUtc="2023-11-24T11:57:00Z"/>
  <w16cex:commentExtensible w16cex:durableId="75176DFC" w16cex:dateUtc="2023-11-24T12:00:00Z"/>
  <w16cex:commentExtensible w16cex:durableId="09069E8E" w16cex:dateUtc="2023-11-24T12:01:00Z"/>
  <w16cex:commentExtensible w16cex:durableId="41B3B4FF" w16cex:dateUtc="2023-11-24T13:15:00Z"/>
  <w16cex:commentExtensible w16cex:durableId="04CDF691" w16cex:dateUtc="2023-11-24T13:18:00Z"/>
  <w16cex:commentExtensible w16cex:durableId="2A638B9B" w16cex:dateUtc="2023-11-24T13:27:00Z"/>
  <w16cex:commentExtensible w16cex:durableId="51AB2703" w16cex:dateUtc="2023-11-24T13:34:00Z"/>
  <w16cex:commentExtensible w16cex:durableId="492679FB" w16cex:dateUtc="2023-11-24T13:35:00Z"/>
  <w16cex:commentExtensible w16cex:durableId="5B340B49" w16cex:dateUtc="2023-11-24T14:07:00Z"/>
  <w16cex:commentExtensible w16cex:durableId="094E8CC9" w16cex:dateUtc="2023-11-24T13:59:00Z"/>
  <w16cex:commentExtensible w16cex:durableId="426072E0" w16cex:dateUtc="2023-11-24T14:01:00Z"/>
  <w16cex:commentExtensible w16cex:durableId="36D81053" w16cex:dateUtc="2023-11-24T13:51:00Z"/>
  <w16cex:commentExtensible w16cex:durableId="14D33132" w16cex:dateUtc="2023-11-24T14:45:00Z"/>
  <w16cex:commentExtensible w16cex:durableId="7650C407" w16cex:dateUtc="2023-11-24T14:50:00Z"/>
  <w16cex:commentExtensible w16cex:durableId="60D67EC2" w16cex:dateUtc="2023-11-24T14:35:00Z"/>
  <w16cex:commentExtensible w16cex:durableId="4651EA2F" w16cex:dateUtc="2023-11-24T14:42:00Z"/>
  <w16cex:commentExtensible w16cex:durableId="20FDA657" w16cex:dateUtc="2023-11-24T14:53:00Z"/>
  <w16cex:commentExtensible w16cex:durableId="290B0804" w16cex:dateUtc="2023-11-24T10:31:00Z"/>
  <w16cex:commentExtensible w16cex:durableId="5930BEC0" w16cex:dateUtc="2023-11-24T15:01:00Z"/>
  <w16cex:commentExtensible w16cex:durableId="0D4527FD" w16cex:dateUtc="2023-11-24T13:48:00Z"/>
  <w16cex:commentExtensible w16cex:durableId="4A32A72B" w16cex:dateUtc="2023-11-24T13:47:00Z"/>
  <w16cex:commentExtensible w16cex:durableId="2C7021B7" w16cex:dateUtc="2023-11-24T15:09:00Z"/>
  <w16cex:commentExtensible w16cex:durableId="4B00E17C" w16cex:dateUtc="2023-11-24T13: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313C592" w16cid:durableId="1E1D7E53"/>
  <w16cid:commentId w16cid:paraId="5B239339" w16cid:durableId="4D2150B1"/>
  <w16cid:commentId w16cid:paraId="210BCAD0" w16cid:durableId="3F1F3DC5"/>
  <w16cid:commentId w16cid:paraId="5E27B881" w16cid:durableId="13DB3E0E"/>
  <w16cid:commentId w16cid:paraId="4603085D" w16cid:durableId="25D132E6"/>
  <w16cid:commentId w16cid:paraId="68437DD7" w16cid:durableId="49AFC7DF"/>
  <w16cid:commentId w16cid:paraId="4AFDBBDB" w16cid:durableId="1B37FF30"/>
  <w16cid:commentId w16cid:paraId="399C37CE" w16cid:durableId="1C39097B"/>
  <w16cid:commentId w16cid:paraId="466EA525" w16cid:durableId="49408922"/>
  <w16cid:commentId w16cid:paraId="7EB36552" w16cid:durableId="3EFF95DB"/>
  <w16cid:commentId w16cid:paraId="360B411D" w16cid:durableId="30452ADC"/>
  <w16cid:commentId w16cid:paraId="30A6E3FA" w16cid:durableId="5B2AADA0"/>
  <w16cid:commentId w16cid:paraId="205F168C" w16cid:durableId="021A295C"/>
  <w16cid:commentId w16cid:paraId="76E92465" w16cid:durableId="7F05BF00"/>
  <w16cid:commentId w16cid:paraId="6444CAE3" w16cid:durableId="0F06B925"/>
  <w16cid:commentId w16cid:paraId="6E6DCB7A" w16cid:durableId="247B26DA"/>
  <w16cid:commentId w16cid:paraId="15A5DE14" w16cid:durableId="6FF17355"/>
  <w16cid:commentId w16cid:paraId="4A2373D2" w16cid:durableId="6CB82FBE"/>
  <w16cid:commentId w16cid:paraId="63D21910" w16cid:durableId="06797883"/>
  <w16cid:commentId w16cid:paraId="3A1895AA" w16cid:durableId="1C955CCE"/>
  <w16cid:commentId w16cid:paraId="1228A5DF" w16cid:durableId="0118D359"/>
  <w16cid:commentId w16cid:paraId="31C9B14D" w16cid:durableId="38878796"/>
  <w16cid:commentId w16cid:paraId="3ACC0F0F" w16cid:durableId="306D38B0"/>
  <w16cid:commentId w16cid:paraId="11339104" w16cid:durableId="2A80CEF9"/>
  <w16cid:commentId w16cid:paraId="43B4EC35" w16cid:durableId="1499D08E"/>
  <w16cid:commentId w16cid:paraId="53FB05FD" w16cid:durableId="75CBBB8D"/>
  <w16cid:commentId w16cid:paraId="0F2821E9" w16cid:durableId="1E5F9FAD"/>
  <w16cid:commentId w16cid:paraId="3DB26CA8" w16cid:durableId="24206CF5"/>
  <w16cid:commentId w16cid:paraId="15EFD6C5" w16cid:durableId="66B80103"/>
  <w16cid:commentId w16cid:paraId="167A8255" w16cid:durableId="3ABBD9D7"/>
  <w16cid:commentId w16cid:paraId="3A812AE7" w16cid:durableId="1E1CF8AA"/>
  <w16cid:commentId w16cid:paraId="52CEEE6F" w16cid:durableId="252C22F3"/>
  <w16cid:commentId w16cid:paraId="7D7A96AD" w16cid:durableId="354CDB9C"/>
  <w16cid:commentId w16cid:paraId="05DD7F34" w16cid:durableId="0F835E4C"/>
  <w16cid:commentId w16cid:paraId="310E47A3" w16cid:durableId="13BFADEC"/>
  <w16cid:commentId w16cid:paraId="50A0F17C" w16cid:durableId="1516049B"/>
  <w16cid:commentId w16cid:paraId="6BE1F997" w16cid:durableId="761E1D49"/>
  <w16cid:commentId w16cid:paraId="48730014" w16cid:durableId="027C9B1A"/>
  <w16cid:commentId w16cid:paraId="084C5BF3" w16cid:durableId="1862B413"/>
  <w16cid:commentId w16cid:paraId="534FD99C" w16cid:durableId="38236896"/>
  <w16cid:commentId w16cid:paraId="10517861" w16cid:durableId="1B02D303"/>
  <w16cid:commentId w16cid:paraId="050667DE" w16cid:durableId="6FC11FC9"/>
  <w16cid:commentId w16cid:paraId="1BB4B428" w16cid:durableId="47608390"/>
  <w16cid:commentId w16cid:paraId="2B011AA2" w16cid:durableId="5E60DA62"/>
  <w16cid:commentId w16cid:paraId="071AB362" w16cid:durableId="29A974DE"/>
  <w16cid:commentId w16cid:paraId="5BA37C17" w16cid:durableId="239D1972"/>
  <w16cid:commentId w16cid:paraId="63F46033" w16cid:durableId="26A7492D"/>
  <w16cid:commentId w16cid:paraId="1709D4E3" w16cid:durableId="75176DFC"/>
  <w16cid:commentId w16cid:paraId="7CA24521" w16cid:durableId="09069E8E"/>
  <w16cid:commentId w16cid:paraId="3D9D55E5" w16cid:durableId="41B3B4FF"/>
  <w16cid:commentId w16cid:paraId="214EB903" w16cid:durableId="04CDF691"/>
  <w16cid:commentId w16cid:paraId="3D004C33" w16cid:durableId="2A638B9B"/>
  <w16cid:commentId w16cid:paraId="4C362F27" w16cid:durableId="51AB2703"/>
  <w16cid:commentId w16cid:paraId="7B7691B5" w16cid:durableId="492679FB"/>
  <w16cid:commentId w16cid:paraId="4E98BEA2" w16cid:durableId="5B340B49"/>
  <w16cid:commentId w16cid:paraId="35EF65EE" w16cid:durableId="094E8CC9"/>
  <w16cid:commentId w16cid:paraId="303D83A0" w16cid:durableId="426072E0"/>
  <w16cid:commentId w16cid:paraId="114C9F6A" w16cid:durableId="36D81053"/>
  <w16cid:commentId w16cid:paraId="5D43C50A" w16cid:durableId="14D33132"/>
  <w16cid:commentId w16cid:paraId="0A4C0D23" w16cid:durableId="7650C407"/>
  <w16cid:commentId w16cid:paraId="3A8F4611" w16cid:durableId="60D67EC2"/>
  <w16cid:commentId w16cid:paraId="235D2F77" w16cid:durableId="4651EA2F"/>
  <w16cid:commentId w16cid:paraId="025CB65B" w16cid:durableId="20FDA657"/>
  <w16cid:commentId w16cid:paraId="4189E7DB" w16cid:durableId="290B0804"/>
  <w16cid:commentId w16cid:paraId="0BF7B13F" w16cid:durableId="5930BEC0"/>
  <w16cid:commentId w16cid:paraId="41C921B3" w16cid:durableId="0D4527FD"/>
  <w16cid:commentId w16cid:paraId="032B4411" w16cid:durableId="4A32A72B"/>
  <w16cid:commentId w16cid:paraId="26343B64" w16cid:durableId="2C7021B7"/>
  <w16cid:commentId w16cid:paraId="307B3649" w16cid:durableId="4B00E1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2126D8" w14:textId="77777777" w:rsidR="00E45C08" w:rsidRDefault="00E45C08">
      <w:r>
        <w:separator/>
      </w:r>
    </w:p>
  </w:endnote>
  <w:endnote w:type="continuationSeparator" w:id="0">
    <w:p w14:paraId="6F91E5E3" w14:textId="77777777" w:rsidR="00E45C08" w:rsidRDefault="00E45C08">
      <w:r>
        <w:continuationSeparator/>
      </w:r>
    </w:p>
  </w:endnote>
  <w:endnote w:type="continuationNotice" w:id="1">
    <w:p w14:paraId="1FBE91D1" w14:textId="77777777" w:rsidR="00E45C08" w:rsidRDefault="00E45C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C53B5" w14:textId="06BF3134" w:rsidR="00054221" w:rsidRDefault="00BD4E74">
    <w:pPr>
      <w:pStyle w:val="BodyText"/>
      <w:spacing w:line="14" w:lineRule="auto"/>
      <w:rPr>
        <w:sz w:val="20"/>
      </w:rPr>
    </w:pPr>
    <w:r>
      <w:rPr>
        <w:noProof/>
        <w:color w:val="2B579A"/>
        <w:shd w:val="clear" w:color="auto" w:fill="E6E6E6"/>
      </w:rPr>
      <mc:AlternateContent>
        <mc:Choice Requires="wps">
          <w:drawing>
            <wp:anchor distT="0" distB="0" distL="114300" distR="114300" simplePos="0" relativeHeight="251658240" behindDoc="1" locked="0" layoutInCell="1" allowOverlap="1" wp14:anchorId="5E35A6A9" wp14:editId="6099C8F4">
              <wp:simplePos x="0" y="0"/>
              <wp:positionH relativeFrom="page">
                <wp:posOffset>3778885</wp:posOffset>
              </wp:positionH>
              <wp:positionV relativeFrom="page">
                <wp:posOffset>9354820</wp:posOffset>
              </wp:positionV>
              <wp:extent cx="215265" cy="22225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F78B2A" w14:textId="77777777" w:rsidR="00054221" w:rsidRDefault="00BD4E74">
                          <w:pPr>
                            <w:pStyle w:val="BodyText"/>
                            <w:spacing w:before="64"/>
                            <w:ind w:left="60"/>
                          </w:pPr>
                          <w:r>
                            <w:rPr>
                              <w:color w:val="2B579A"/>
                              <w:shd w:val="clear" w:color="auto" w:fill="E6E6E6"/>
                            </w:rPr>
                            <w:fldChar w:fldCharType="begin"/>
                          </w:r>
                          <w:r>
                            <w:instrText xml:space="preserve"> PAGE </w:instrText>
                          </w:r>
                          <w:r>
                            <w:rPr>
                              <w:color w:val="2B579A"/>
                              <w:shd w:val="clear" w:color="auto" w:fill="E6E6E6"/>
                            </w:rPr>
                            <w:fldChar w:fldCharType="separate"/>
                          </w:r>
                          <w:r>
                            <w:t>10</w:t>
                          </w:r>
                          <w:r>
                            <w:rPr>
                              <w:color w:val="2B579A"/>
                              <w:shd w:val="clear" w:color="auto" w:fill="E6E6E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35A6A9" id="_x0000_t202" coordsize="21600,21600" o:spt="202" path="m,l,21600r21600,l21600,xe">
              <v:stroke joinstyle="miter"/>
              <v:path gradientshapeok="t" o:connecttype="rect"/>
            </v:shapetype>
            <v:shape id="Text Box 2" o:spid="_x0000_s1028" type="#_x0000_t202" style="position:absolute;margin-left:297.55pt;margin-top:736.6pt;width:16.95pt;height:17.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" filled="f" stroked="f">
              <v:textbox inset="0,0,0,0">
                <w:txbxContent>
                  <w:p w14:paraId="01F78B2A" w14:textId="77777777" w:rsidR="00054221" w:rsidRDefault="00BD4E74">
                    <w:pPr>
                      <w:pStyle w:val="BodyText"/>
                      <w:spacing w:before="64"/>
                      <w:ind w:left="60"/>
                    </w:pPr>
                    <w:r>
                      <w:rPr>
                        <w:color w:val="2B579A"/>
                        <w:shd w:val="clear" w:color="auto" w:fill="E6E6E6"/>
                      </w:rPr>
                      <w:fldChar w:fldCharType="begin"/>
                    </w:r>
                    <w:r>
                      <w:instrText xml:space="preserve"> PAGE </w:instrText>
                    </w:r>
                    <w:r>
                      <w:rPr>
                        <w:color w:val="2B579A"/>
                        <w:shd w:val="clear" w:color="auto" w:fill="E6E6E6"/>
                      </w:rPr>
                      <w:fldChar w:fldCharType="separate"/>
                    </w:r>
                    <w:r>
                      <w:t>10</w:t>
                    </w:r>
                    <w:r>
                      <w:rPr>
                        <w:color w:val="2B579A"/>
                        <w:shd w:val="clear" w:color="auto" w:fill="E6E6E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C18CE2" w14:textId="77777777" w:rsidR="00E45C08" w:rsidRDefault="00E45C08">
      <w:r>
        <w:separator/>
      </w:r>
    </w:p>
  </w:footnote>
  <w:footnote w:type="continuationSeparator" w:id="0">
    <w:p w14:paraId="3A446F1C" w14:textId="77777777" w:rsidR="00E45C08" w:rsidRDefault="00E45C08">
      <w:r>
        <w:continuationSeparator/>
      </w:r>
    </w:p>
  </w:footnote>
  <w:footnote w:type="continuationNotice" w:id="1">
    <w:p w14:paraId="0F2AA276" w14:textId="77777777" w:rsidR="00E45C08" w:rsidRDefault="00E45C0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7B72"/>
    <w:multiLevelType w:val="hybridMultilevel"/>
    <w:tmpl w:val="88DA80FA"/>
    <w:lvl w:ilvl="0" w:tplc="6E94A410">
      <w:start w:val="1"/>
      <w:numFmt w:val="bullet"/>
      <w:lvlText w:val=""/>
      <w:lvlJc w:val="left"/>
      <w:pPr>
        <w:ind w:left="720" w:hanging="360"/>
      </w:pPr>
      <w:rPr>
        <w:rFonts w:ascii="Symbol" w:hAnsi="Symbol" w:hint="default"/>
      </w:rPr>
    </w:lvl>
    <w:lvl w:ilvl="1" w:tplc="93F49424">
      <w:start w:val="1"/>
      <w:numFmt w:val="bullet"/>
      <w:lvlText w:val="o"/>
      <w:lvlJc w:val="left"/>
      <w:pPr>
        <w:ind w:left="1440" w:hanging="360"/>
      </w:pPr>
      <w:rPr>
        <w:rFonts w:ascii="Courier New" w:hAnsi="Courier New" w:hint="default"/>
      </w:rPr>
    </w:lvl>
    <w:lvl w:ilvl="2" w:tplc="C400C802">
      <w:start w:val="1"/>
      <w:numFmt w:val="bullet"/>
      <w:lvlText w:val=""/>
      <w:lvlJc w:val="left"/>
      <w:pPr>
        <w:ind w:left="2160" w:hanging="360"/>
      </w:pPr>
      <w:rPr>
        <w:rFonts w:ascii="Wingdings" w:hAnsi="Wingdings" w:hint="default"/>
      </w:rPr>
    </w:lvl>
    <w:lvl w:ilvl="3" w:tplc="A9D86FDA">
      <w:start w:val="1"/>
      <w:numFmt w:val="bullet"/>
      <w:lvlText w:val=""/>
      <w:lvlJc w:val="left"/>
      <w:pPr>
        <w:ind w:left="2880" w:hanging="360"/>
      </w:pPr>
      <w:rPr>
        <w:rFonts w:ascii="Symbol" w:hAnsi="Symbol" w:hint="default"/>
      </w:rPr>
    </w:lvl>
    <w:lvl w:ilvl="4" w:tplc="61F451BC">
      <w:start w:val="1"/>
      <w:numFmt w:val="bullet"/>
      <w:lvlText w:val="o"/>
      <w:lvlJc w:val="left"/>
      <w:pPr>
        <w:ind w:left="3600" w:hanging="360"/>
      </w:pPr>
      <w:rPr>
        <w:rFonts w:ascii="Courier New" w:hAnsi="Courier New" w:hint="default"/>
      </w:rPr>
    </w:lvl>
    <w:lvl w:ilvl="5" w:tplc="0A385D4E">
      <w:start w:val="1"/>
      <w:numFmt w:val="bullet"/>
      <w:lvlText w:val=""/>
      <w:lvlJc w:val="left"/>
      <w:pPr>
        <w:ind w:left="4320" w:hanging="360"/>
      </w:pPr>
      <w:rPr>
        <w:rFonts w:ascii="Wingdings" w:hAnsi="Wingdings" w:hint="default"/>
      </w:rPr>
    </w:lvl>
    <w:lvl w:ilvl="6" w:tplc="0DCA5750">
      <w:start w:val="1"/>
      <w:numFmt w:val="bullet"/>
      <w:lvlText w:val=""/>
      <w:lvlJc w:val="left"/>
      <w:pPr>
        <w:ind w:left="5040" w:hanging="360"/>
      </w:pPr>
      <w:rPr>
        <w:rFonts w:ascii="Symbol" w:hAnsi="Symbol" w:hint="default"/>
      </w:rPr>
    </w:lvl>
    <w:lvl w:ilvl="7" w:tplc="233C0E58">
      <w:start w:val="1"/>
      <w:numFmt w:val="bullet"/>
      <w:lvlText w:val="o"/>
      <w:lvlJc w:val="left"/>
      <w:pPr>
        <w:ind w:left="5760" w:hanging="360"/>
      </w:pPr>
      <w:rPr>
        <w:rFonts w:ascii="Courier New" w:hAnsi="Courier New" w:hint="default"/>
      </w:rPr>
    </w:lvl>
    <w:lvl w:ilvl="8" w:tplc="9530E522">
      <w:start w:val="1"/>
      <w:numFmt w:val="bullet"/>
      <w:lvlText w:val=""/>
      <w:lvlJc w:val="left"/>
      <w:pPr>
        <w:ind w:left="6480" w:hanging="360"/>
      </w:pPr>
      <w:rPr>
        <w:rFonts w:ascii="Wingdings" w:hAnsi="Wingdings" w:hint="default"/>
      </w:rPr>
    </w:lvl>
  </w:abstractNum>
  <w:abstractNum w:abstractNumId="1" w15:restartNumberingAfterBreak="0">
    <w:nsid w:val="1B71029C"/>
    <w:multiLevelType w:val="multilevel"/>
    <w:tmpl w:val="8A986AF4"/>
    <w:lvl w:ilvl="0">
      <w:start w:val="11"/>
      <w:numFmt w:val="decimal"/>
      <w:lvlText w:val="%1"/>
      <w:lvlJc w:val="left"/>
      <w:pPr>
        <w:ind w:left="867" w:hanging="748"/>
      </w:pPr>
      <w:rPr>
        <w:rFonts w:hint="default"/>
        <w:lang w:val="en-US" w:eastAsia="en-US" w:bidi="ar-SA"/>
      </w:rPr>
    </w:lvl>
    <w:lvl w:ilvl="1">
      <w:start w:val="1"/>
      <w:numFmt w:val="decimal"/>
      <w:lvlText w:val="%1.%2"/>
      <w:lvlJc w:val="left"/>
      <w:pPr>
        <w:ind w:left="867" w:hanging="748"/>
      </w:pPr>
      <w:rPr>
        <w:rFonts w:ascii="Georgia" w:eastAsia="Georgia" w:hAnsi="Georgia" w:cs="Georgia" w:hint="default"/>
        <w:b/>
        <w:bCs/>
        <w:spacing w:val="-1"/>
        <w:w w:val="110"/>
        <w:sz w:val="24"/>
        <w:szCs w:val="24"/>
        <w:lang w:val="en-US" w:eastAsia="en-US" w:bidi="ar-SA"/>
      </w:rPr>
    </w:lvl>
    <w:lvl w:ilvl="2">
      <w:numFmt w:val="bullet"/>
      <w:lvlText w:val="•"/>
      <w:lvlJc w:val="left"/>
      <w:pPr>
        <w:ind w:left="665" w:hanging="279"/>
      </w:pPr>
      <w:rPr>
        <w:rFonts w:ascii="Microsoft Sans Serif" w:eastAsia="Microsoft Sans Serif" w:hAnsi="Microsoft Sans Serif" w:cs="Microsoft Sans Serif" w:hint="default"/>
        <w:w w:val="220"/>
        <w:sz w:val="22"/>
        <w:szCs w:val="22"/>
        <w:lang w:val="en-US" w:eastAsia="en-US" w:bidi="ar-SA"/>
      </w:rPr>
    </w:lvl>
    <w:lvl w:ilvl="3">
      <w:numFmt w:val="bullet"/>
      <w:lvlText w:val="•"/>
      <w:lvlJc w:val="left"/>
      <w:pPr>
        <w:ind w:left="2904" w:hanging="279"/>
      </w:pPr>
      <w:rPr>
        <w:rFonts w:hint="default"/>
        <w:lang w:val="en-US" w:eastAsia="en-US" w:bidi="ar-SA"/>
      </w:rPr>
    </w:lvl>
    <w:lvl w:ilvl="4">
      <w:numFmt w:val="bullet"/>
      <w:lvlText w:val="•"/>
      <w:lvlJc w:val="left"/>
      <w:pPr>
        <w:ind w:left="3926" w:hanging="279"/>
      </w:pPr>
      <w:rPr>
        <w:rFonts w:hint="default"/>
        <w:lang w:val="en-US" w:eastAsia="en-US" w:bidi="ar-SA"/>
      </w:rPr>
    </w:lvl>
    <w:lvl w:ilvl="5">
      <w:numFmt w:val="bullet"/>
      <w:lvlText w:val="•"/>
      <w:lvlJc w:val="left"/>
      <w:pPr>
        <w:ind w:left="4948" w:hanging="279"/>
      </w:pPr>
      <w:rPr>
        <w:rFonts w:hint="default"/>
        <w:lang w:val="en-US" w:eastAsia="en-US" w:bidi="ar-SA"/>
      </w:rPr>
    </w:lvl>
    <w:lvl w:ilvl="6">
      <w:numFmt w:val="bullet"/>
      <w:lvlText w:val="•"/>
      <w:lvlJc w:val="left"/>
      <w:pPr>
        <w:ind w:left="5971" w:hanging="279"/>
      </w:pPr>
      <w:rPr>
        <w:rFonts w:hint="default"/>
        <w:lang w:val="en-US" w:eastAsia="en-US" w:bidi="ar-SA"/>
      </w:rPr>
    </w:lvl>
    <w:lvl w:ilvl="7">
      <w:numFmt w:val="bullet"/>
      <w:lvlText w:val="•"/>
      <w:lvlJc w:val="left"/>
      <w:pPr>
        <w:ind w:left="6993" w:hanging="279"/>
      </w:pPr>
      <w:rPr>
        <w:rFonts w:hint="default"/>
        <w:lang w:val="en-US" w:eastAsia="en-US" w:bidi="ar-SA"/>
      </w:rPr>
    </w:lvl>
    <w:lvl w:ilvl="8">
      <w:numFmt w:val="bullet"/>
      <w:lvlText w:val="•"/>
      <w:lvlJc w:val="left"/>
      <w:pPr>
        <w:ind w:left="8015" w:hanging="279"/>
      </w:pPr>
      <w:rPr>
        <w:rFonts w:hint="default"/>
        <w:lang w:val="en-US" w:eastAsia="en-US" w:bidi="ar-SA"/>
      </w:rPr>
    </w:lvl>
  </w:abstractNum>
  <w:abstractNum w:abstractNumId="2" w15:restartNumberingAfterBreak="0">
    <w:nsid w:val="22C50932"/>
    <w:multiLevelType w:val="multilevel"/>
    <w:tmpl w:val="E940BA76"/>
    <w:lvl w:ilvl="0">
      <w:start w:val="8"/>
      <w:numFmt w:val="decimal"/>
      <w:lvlText w:val="%1"/>
      <w:lvlJc w:val="left"/>
      <w:pPr>
        <w:ind w:left="732" w:hanging="613"/>
      </w:pPr>
      <w:rPr>
        <w:rFonts w:hint="default"/>
        <w:lang w:val="en-US" w:eastAsia="en-US" w:bidi="ar-SA"/>
      </w:rPr>
    </w:lvl>
    <w:lvl w:ilvl="1">
      <w:start w:val="1"/>
      <w:numFmt w:val="decimal"/>
      <w:lvlText w:val="%1.%2"/>
      <w:lvlJc w:val="left"/>
      <w:pPr>
        <w:ind w:left="732" w:hanging="613"/>
      </w:pPr>
      <w:rPr>
        <w:rFonts w:ascii="Georgia" w:eastAsia="Georgia" w:hAnsi="Georgia" w:cs="Georgia" w:hint="default"/>
        <w:b/>
        <w:bCs/>
        <w:spacing w:val="-1"/>
        <w:w w:val="95"/>
        <w:sz w:val="24"/>
        <w:szCs w:val="24"/>
        <w:lang w:val="en-US" w:eastAsia="en-US" w:bidi="ar-SA"/>
      </w:rPr>
    </w:lvl>
    <w:lvl w:ilvl="2">
      <w:start w:val="1"/>
      <w:numFmt w:val="decimal"/>
      <w:lvlText w:val="%3."/>
      <w:lvlJc w:val="left"/>
      <w:pPr>
        <w:ind w:left="665" w:hanging="279"/>
      </w:pPr>
      <w:rPr>
        <w:rFonts w:ascii="Georgia" w:eastAsia="Georgia" w:hAnsi="Georgia" w:cs="Georgia" w:hint="default"/>
        <w:w w:val="110"/>
        <w:sz w:val="22"/>
        <w:szCs w:val="22"/>
        <w:lang w:val="en-US" w:eastAsia="en-US" w:bidi="ar-SA"/>
      </w:rPr>
    </w:lvl>
    <w:lvl w:ilvl="3">
      <w:numFmt w:val="bullet"/>
      <w:lvlText w:val="•"/>
      <w:lvlJc w:val="left"/>
      <w:pPr>
        <w:ind w:left="2811" w:hanging="279"/>
      </w:pPr>
      <w:rPr>
        <w:rFonts w:hint="default"/>
        <w:lang w:val="en-US" w:eastAsia="en-US" w:bidi="ar-SA"/>
      </w:rPr>
    </w:lvl>
    <w:lvl w:ilvl="4">
      <w:numFmt w:val="bullet"/>
      <w:lvlText w:val="•"/>
      <w:lvlJc w:val="left"/>
      <w:pPr>
        <w:ind w:left="3846" w:hanging="279"/>
      </w:pPr>
      <w:rPr>
        <w:rFonts w:hint="default"/>
        <w:lang w:val="en-US" w:eastAsia="en-US" w:bidi="ar-SA"/>
      </w:rPr>
    </w:lvl>
    <w:lvl w:ilvl="5">
      <w:numFmt w:val="bullet"/>
      <w:lvlText w:val="•"/>
      <w:lvlJc w:val="left"/>
      <w:pPr>
        <w:ind w:left="4882" w:hanging="279"/>
      </w:pPr>
      <w:rPr>
        <w:rFonts w:hint="default"/>
        <w:lang w:val="en-US" w:eastAsia="en-US" w:bidi="ar-SA"/>
      </w:rPr>
    </w:lvl>
    <w:lvl w:ilvl="6">
      <w:numFmt w:val="bullet"/>
      <w:lvlText w:val="•"/>
      <w:lvlJc w:val="left"/>
      <w:pPr>
        <w:ind w:left="5917" w:hanging="279"/>
      </w:pPr>
      <w:rPr>
        <w:rFonts w:hint="default"/>
        <w:lang w:val="en-US" w:eastAsia="en-US" w:bidi="ar-SA"/>
      </w:rPr>
    </w:lvl>
    <w:lvl w:ilvl="7">
      <w:numFmt w:val="bullet"/>
      <w:lvlText w:val="•"/>
      <w:lvlJc w:val="left"/>
      <w:pPr>
        <w:ind w:left="6953" w:hanging="279"/>
      </w:pPr>
      <w:rPr>
        <w:rFonts w:hint="default"/>
        <w:lang w:val="en-US" w:eastAsia="en-US" w:bidi="ar-SA"/>
      </w:rPr>
    </w:lvl>
    <w:lvl w:ilvl="8">
      <w:numFmt w:val="bullet"/>
      <w:lvlText w:val="•"/>
      <w:lvlJc w:val="left"/>
      <w:pPr>
        <w:ind w:left="7988" w:hanging="279"/>
      </w:pPr>
      <w:rPr>
        <w:rFonts w:hint="default"/>
        <w:lang w:val="en-US" w:eastAsia="en-US" w:bidi="ar-SA"/>
      </w:rPr>
    </w:lvl>
  </w:abstractNum>
  <w:abstractNum w:abstractNumId="3" w15:restartNumberingAfterBreak="0">
    <w:nsid w:val="27BF110B"/>
    <w:multiLevelType w:val="multilevel"/>
    <w:tmpl w:val="10E22872"/>
    <w:lvl w:ilvl="0">
      <w:start w:val="7"/>
      <w:numFmt w:val="decimal"/>
      <w:lvlText w:val="%1"/>
      <w:lvlJc w:val="left"/>
      <w:pPr>
        <w:ind w:left="732" w:hanging="613"/>
      </w:pPr>
      <w:rPr>
        <w:rFonts w:hint="default"/>
        <w:lang w:val="en-US" w:eastAsia="en-US" w:bidi="ar-SA"/>
      </w:rPr>
    </w:lvl>
    <w:lvl w:ilvl="1">
      <w:start w:val="1"/>
      <w:numFmt w:val="decimal"/>
      <w:lvlText w:val="%1.%2"/>
      <w:lvlJc w:val="left"/>
      <w:pPr>
        <w:ind w:left="732" w:hanging="613"/>
      </w:pPr>
      <w:rPr>
        <w:rFonts w:ascii="Georgia" w:eastAsia="Georgia" w:hAnsi="Georgia" w:cs="Georgia" w:hint="default"/>
        <w:b/>
        <w:bCs/>
        <w:spacing w:val="-1"/>
        <w:w w:val="104"/>
        <w:sz w:val="24"/>
        <w:szCs w:val="24"/>
        <w:lang w:val="en-US" w:eastAsia="en-US" w:bidi="ar-SA"/>
      </w:rPr>
    </w:lvl>
    <w:lvl w:ilvl="2">
      <w:numFmt w:val="bullet"/>
      <w:lvlText w:val="•"/>
      <w:lvlJc w:val="left"/>
      <w:pPr>
        <w:ind w:left="2604" w:hanging="613"/>
      </w:pPr>
      <w:rPr>
        <w:rFonts w:hint="default"/>
        <w:lang w:val="en-US" w:eastAsia="en-US" w:bidi="ar-SA"/>
      </w:rPr>
    </w:lvl>
    <w:lvl w:ilvl="3">
      <w:numFmt w:val="bullet"/>
      <w:lvlText w:val="•"/>
      <w:lvlJc w:val="left"/>
      <w:pPr>
        <w:ind w:left="3536" w:hanging="613"/>
      </w:pPr>
      <w:rPr>
        <w:rFonts w:hint="default"/>
        <w:lang w:val="en-US" w:eastAsia="en-US" w:bidi="ar-SA"/>
      </w:rPr>
    </w:lvl>
    <w:lvl w:ilvl="4">
      <w:numFmt w:val="bullet"/>
      <w:lvlText w:val="•"/>
      <w:lvlJc w:val="left"/>
      <w:pPr>
        <w:ind w:left="4468" w:hanging="613"/>
      </w:pPr>
      <w:rPr>
        <w:rFonts w:hint="default"/>
        <w:lang w:val="en-US" w:eastAsia="en-US" w:bidi="ar-SA"/>
      </w:rPr>
    </w:lvl>
    <w:lvl w:ilvl="5">
      <w:numFmt w:val="bullet"/>
      <w:lvlText w:val="•"/>
      <w:lvlJc w:val="left"/>
      <w:pPr>
        <w:ind w:left="5400" w:hanging="613"/>
      </w:pPr>
      <w:rPr>
        <w:rFonts w:hint="default"/>
        <w:lang w:val="en-US" w:eastAsia="en-US" w:bidi="ar-SA"/>
      </w:rPr>
    </w:lvl>
    <w:lvl w:ilvl="6">
      <w:numFmt w:val="bullet"/>
      <w:lvlText w:val="•"/>
      <w:lvlJc w:val="left"/>
      <w:pPr>
        <w:ind w:left="6332" w:hanging="613"/>
      </w:pPr>
      <w:rPr>
        <w:rFonts w:hint="default"/>
        <w:lang w:val="en-US" w:eastAsia="en-US" w:bidi="ar-SA"/>
      </w:rPr>
    </w:lvl>
    <w:lvl w:ilvl="7">
      <w:numFmt w:val="bullet"/>
      <w:lvlText w:val="•"/>
      <w:lvlJc w:val="left"/>
      <w:pPr>
        <w:ind w:left="7264" w:hanging="613"/>
      </w:pPr>
      <w:rPr>
        <w:rFonts w:hint="default"/>
        <w:lang w:val="en-US" w:eastAsia="en-US" w:bidi="ar-SA"/>
      </w:rPr>
    </w:lvl>
    <w:lvl w:ilvl="8">
      <w:numFmt w:val="bullet"/>
      <w:lvlText w:val="•"/>
      <w:lvlJc w:val="left"/>
      <w:pPr>
        <w:ind w:left="8196" w:hanging="613"/>
      </w:pPr>
      <w:rPr>
        <w:rFonts w:hint="default"/>
        <w:lang w:val="en-US" w:eastAsia="en-US" w:bidi="ar-SA"/>
      </w:rPr>
    </w:lvl>
  </w:abstractNum>
  <w:abstractNum w:abstractNumId="4" w15:restartNumberingAfterBreak="0">
    <w:nsid w:val="293B7FEA"/>
    <w:multiLevelType w:val="hybridMultilevel"/>
    <w:tmpl w:val="2948064E"/>
    <w:lvl w:ilvl="0" w:tplc="2E8E5F0A">
      <w:start w:val="1"/>
      <w:numFmt w:val="decimal"/>
      <w:lvlText w:val="%1"/>
      <w:lvlJc w:val="left"/>
      <w:pPr>
        <w:ind w:left="604" w:hanging="485"/>
      </w:pPr>
      <w:rPr>
        <w:rFonts w:ascii="Georgia" w:eastAsia="Georgia" w:hAnsi="Georgia" w:cs="Georgia" w:hint="default"/>
        <w:b/>
        <w:bCs/>
        <w:w w:val="117"/>
        <w:sz w:val="28"/>
        <w:szCs w:val="28"/>
        <w:lang w:val="en-US" w:eastAsia="en-US" w:bidi="ar-SA"/>
      </w:rPr>
    </w:lvl>
    <w:lvl w:ilvl="1" w:tplc="730E6A04">
      <w:start w:val="1"/>
      <w:numFmt w:val="decimal"/>
      <w:lvlText w:val="%2."/>
      <w:lvlJc w:val="left"/>
      <w:pPr>
        <w:ind w:left="665" w:hanging="279"/>
      </w:pPr>
      <w:rPr>
        <w:rFonts w:ascii="Georgia" w:eastAsia="Georgia" w:hAnsi="Georgia" w:cs="Georgia" w:hint="default"/>
        <w:w w:val="110"/>
        <w:sz w:val="22"/>
        <w:szCs w:val="22"/>
        <w:lang w:val="en-US" w:eastAsia="en-US" w:bidi="ar-SA"/>
      </w:rPr>
    </w:lvl>
    <w:lvl w:ilvl="2" w:tplc="851CEB00">
      <w:numFmt w:val="bullet"/>
      <w:lvlText w:val="•"/>
      <w:lvlJc w:val="left"/>
      <w:pPr>
        <w:ind w:left="1704" w:hanging="279"/>
      </w:pPr>
      <w:rPr>
        <w:rFonts w:hint="default"/>
        <w:lang w:val="en-US" w:eastAsia="en-US" w:bidi="ar-SA"/>
      </w:rPr>
    </w:lvl>
    <w:lvl w:ilvl="3" w:tplc="26F25AF2">
      <w:numFmt w:val="bullet"/>
      <w:lvlText w:val="•"/>
      <w:lvlJc w:val="left"/>
      <w:pPr>
        <w:ind w:left="2748" w:hanging="279"/>
      </w:pPr>
      <w:rPr>
        <w:rFonts w:hint="default"/>
        <w:lang w:val="en-US" w:eastAsia="en-US" w:bidi="ar-SA"/>
      </w:rPr>
    </w:lvl>
    <w:lvl w:ilvl="4" w:tplc="9042A53C">
      <w:numFmt w:val="bullet"/>
      <w:lvlText w:val="•"/>
      <w:lvlJc w:val="left"/>
      <w:pPr>
        <w:ind w:left="3793" w:hanging="279"/>
      </w:pPr>
      <w:rPr>
        <w:rFonts w:hint="default"/>
        <w:lang w:val="en-US" w:eastAsia="en-US" w:bidi="ar-SA"/>
      </w:rPr>
    </w:lvl>
    <w:lvl w:ilvl="5" w:tplc="7DFA45AC">
      <w:numFmt w:val="bullet"/>
      <w:lvlText w:val="•"/>
      <w:lvlJc w:val="left"/>
      <w:pPr>
        <w:ind w:left="4837" w:hanging="279"/>
      </w:pPr>
      <w:rPr>
        <w:rFonts w:hint="default"/>
        <w:lang w:val="en-US" w:eastAsia="en-US" w:bidi="ar-SA"/>
      </w:rPr>
    </w:lvl>
    <w:lvl w:ilvl="6" w:tplc="3CC6C296">
      <w:numFmt w:val="bullet"/>
      <w:lvlText w:val="•"/>
      <w:lvlJc w:val="left"/>
      <w:pPr>
        <w:ind w:left="5882" w:hanging="279"/>
      </w:pPr>
      <w:rPr>
        <w:rFonts w:hint="default"/>
        <w:lang w:val="en-US" w:eastAsia="en-US" w:bidi="ar-SA"/>
      </w:rPr>
    </w:lvl>
    <w:lvl w:ilvl="7" w:tplc="652E14CA">
      <w:numFmt w:val="bullet"/>
      <w:lvlText w:val="•"/>
      <w:lvlJc w:val="left"/>
      <w:pPr>
        <w:ind w:left="6926" w:hanging="279"/>
      </w:pPr>
      <w:rPr>
        <w:rFonts w:hint="default"/>
        <w:lang w:val="en-US" w:eastAsia="en-US" w:bidi="ar-SA"/>
      </w:rPr>
    </w:lvl>
    <w:lvl w:ilvl="8" w:tplc="C7B6330A">
      <w:numFmt w:val="bullet"/>
      <w:lvlText w:val="•"/>
      <w:lvlJc w:val="left"/>
      <w:pPr>
        <w:ind w:left="7971" w:hanging="279"/>
      </w:pPr>
      <w:rPr>
        <w:rFonts w:hint="default"/>
        <w:lang w:val="en-US" w:eastAsia="en-US" w:bidi="ar-SA"/>
      </w:rPr>
    </w:lvl>
  </w:abstractNum>
  <w:abstractNum w:abstractNumId="5" w15:restartNumberingAfterBreak="0">
    <w:nsid w:val="331F5849"/>
    <w:multiLevelType w:val="multilevel"/>
    <w:tmpl w:val="57B66BA8"/>
    <w:lvl w:ilvl="0">
      <w:start w:val="1"/>
      <w:numFmt w:val="decimal"/>
      <w:lvlText w:val="%1"/>
      <w:lvlJc w:val="left"/>
      <w:pPr>
        <w:ind w:left="447" w:hanging="328"/>
      </w:pPr>
      <w:rPr>
        <w:rFonts w:ascii="Georgia" w:eastAsia="Georgia" w:hAnsi="Georgia" w:cs="Georgia" w:hint="default"/>
        <w:b/>
        <w:bCs/>
        <w:w w:val="116"/>
        <w:sz w:val="22"/>
        <w:szCs w:val="22"/>
        <w:lang w:val="en-US" w:eastAsia="en-US" w:bidi="ar-SA"/>
      </w:rPr>
    </w:lvl>
    <w:lvl w:ilvl="1">
      <w:start w:val="1"/>
      <w:numFmt w:val="decimal"/>
      <w:lvlText w:val="%1.%2"/>
      <w:lvlJc w:val="left"/>
      <w:pPr>
        <w:ind w:left="949" w:hanging="502"/>
      </w:pPr>
      <w:rPr>
        <w:rFonts w:ascii="Georgia" w:eastAsia="Georgia" w:hAnsi="Georgia" w:cs="Georgia" w:hint="default"/>
        <w:w w:val="101"/>
        <w:sz w:val="22"/>
        <w:szCs w:val="22"/>
        <w:lang w:val="en-US" w:eastAsia="en-US" w:bidi="ar-SA"/>
      </w:rPr>
    </w:lvl>
    <w:lvl w:ilvl="2">
      <w:numFmt w:val="bullet"/>
      <w:lvlText w:val="•"/>
      <w:lvlJc w:val="left"/>
      <w:pPr>
        <w:ind w:left="1953" w:hanging="502"/>
      </w:pPr>
      <w:rPr>
        <w:rFonts w:hint="default"/>
        <w:lang w:val="en-US" w:eastAsia="en-US" w:bidi="ar-SA"/>
      </w:rPr>
    </w:lvl>
    <w:lvl w:ilvl="3">
      <w:numFmt w:val="bullet"/>
      <w:lvlText w:val="•"/>
      <w:lvlJc w:val="left"/>
      <w:pPr>
        <w:ind w:left="2966" w:hanging="502"/>
      </w:pPr>
      <w:rPr>
        <w:rFonts w:hint="default"/>
        <w:lang w:val="en-US" w:eastAsia="en-US" w:bidi="ar-SA"/>
      </w:rPr>
    </w:lvl>
    <w:lvl w:ilvl="4">
      <w:numFmt w:val="bullet"/>
      <w:lvlText w:val="•"/>
      <w:lvlJc w:val="left"/>
      <w:pPr>
        <w:ind w:left="3980" w:hanging="502"/>
      </w:pPr>
      <w:rPr>
        <w:rFonts w:hint="default"/>
        <w:lang w:val="en-US" w:eastAsia="en-US" w:bidi="ar-SA"/>
      </w:rPr>
    </w:lvl>
    <w:lvl w:ilvl="5">
      <w:numFmt w:val="bullet"/>
      <w:lvlText w:val="•"/>
      <w:lvlJc w:val="left"/>
      <w:pPr>
        <w:ind w:left="4993" w:hanging="502"/>
      </w:pPr>
      <w:rPr>
        <w:rFonts w:hint="default"/>
        <w:lang w:val="en-US" w:eastAsia="en-US" w:bidi="ar-SA"/>
      </w:rPr>
    </w:lvl>
    <w:lvl w:ilvl="6">
      <w:numFmt w:val="bullet"/>
      <w:lvlText w:val="•"/>
      <w:lvlJc w:val="left"/>
      <w:pPr>
        <w:ind w:left="6006" w:hanging="502"/>
      </w:pPr>
      <w:rPr>
        <w:rFonts w:hint="default"/>
        <w:lang w:val="en-US" w:eastAsia="en-US" w:bidi="ar-SA"/>
      </w:rPr>
    </w:lvl>
    <w:lvl w:ilvl="7">
      <w:numFmt w:val="bullet"/>
      <w:lvlText w:val="•"/>
      <w:lvlJc w:val="left"/>
      <w:pPr>
        <w:ind w:left="7020" w:hanging="502"/>
      </w:pPr>
      <w:rPr>
        <w:rFonts w:hint="default"/>
        <w:lang w:val="en-US" w:eastAsia="en-US" w:bidi="ar-SA"/>
      </w:rPr>
    </w:lvl>
    <w:lvl w:ilvl="8">
      <w:numFmt w:val="bullet"/>
      <w:lvlText w:val="•"/>
      <w:lvlJc w:val="left"/>
      <w:pPr>
        <w:ind w:left="8033" w:hanging="502"/>
      </w:pPr>
      <w:rPr>
        <w:rFonts w:hint="default"/>
        <w:lang w:val="en-US" w:eastAsia="en-US" w:bidi="ar-SA"/>
      </w:rPr>
    </w:lvl>
  </w:abstractNum>
  <w:abstractNum w:abstractNumId="6" w15:restartNumberingAfterBreak="0">
    <w:nsid w:val="442F7035"/>
    <w:multiLevelType w:val="multilevel"/>
    <w:tmpl w:val="D84EE742"/>
    <w:lvl w:ilvl="0">
      <w:start w:val="5"/>
      <w:numFmt w:val="decimal"/>
      <w:lvlText w:val="%1"/>
      <w:lvlJc w:val="left"/>
      <w:pPr>
        <w:ind w:left="732" w:hanging="613"/>
      </w:pPr>
      <w:rPr>
        <w:rFonts w:hint="default"/>
        <w:lang w:val="en-US" w:eastAsia="en-US" w:bidi="ar-SA"/>
      </w:rPr>
    </w:lvl>
    <w:lvl w:ilvl="1">
      <w:start w:val="1"/>
      <w:numFmt w:val="decimal"/>
      <w:lvlText w:val="%1.%2"/>
      <w:lvlJc w:val="left"/>
      <w:pPr>
        <w:ind w:left="732" w:hanging="613"/>
      </w:pPr>
      <w:rPr>
        <w:rFonts w:ascii="Georgia" w:eastAsia="Georgia" w:hAnsi="Georgia" w:cs="Georgia" w:hint="default"/>
        <w:b/>
        <w:bCs/>
        <w:spacing w:val="-1"/>
        <w:w w:val="101"/>
        <w:sz w:val="24"/>
        <w:szCs w:val="24"/>
        <w:lang w:val="en-US" w:eastAsia="en-US" w:bidi="ar-SA"/>
      </w:rPr>
    </w:lvl>
    <w:lvl w:ilvl="2">
      <w:numFmt w:val="bullet"/>
      <w:lvlText w:val="–"/>
      <w:lvlJc w:val="left"/>
      <w:pPr>
        <w:ind w:left="665" w:hanging="219"/>
      </w:pPr>
      <w:rPr>
        <w:rFonts w:ascii="Georgia" w:eastAsia="Georgia" w:hAnsi="Georgia" w:cs="Georgia" w:hint="default"/>
        <w:w w:val="77"/>
        <w:sz w:val="22"/>
        <w:szCs w:val="22"/>
        <w:lang w:val="en-US" w:eastAsia="en-US" w:bidi="ar-SA"/>
      </w:rPr>
    </w:lvl>
    <w:lvl w:ilvl="3">
      <w:numFmt w:val="bullet"/>
      <w:lvlText w:val="•"/>
      <w:lvlJc w:val="left"/>
      <w:pPr>
        <w:ind w:left="2811" w:hanging="219"/>
      </w:pPr>
      <w:rPr>
        <w:rFonts w:hint="default"/>
        <w:lang w:val="en-US" w:eastAsia="en-US" w:bidi="ar-SA"/>
      </w:rPr>
    </w:lvl>
    <w:lvl w:ilvl="4">
      <w:numFmt w:val="bullet"/>
      <w:lvlText w:val="•"/>
      <w:lvlJc w:val="left"/>
      <w:pPr>
        <w:ind w:left="3846" w:hanging="219"/>
      </w:pPr>
      <w:rPr>
        <w:rFonts w:hint="default"/>
        <w:lang w:val="en-US" w:eastAsia="en-US" w:bidi="ar-SA"/>
      </w:rPr>
    </w:lvl>
    <w:lvl w:ilvl="5">
      <w:numFmt w:val="bullet"/>
      <w:lvlText w:val="•"/>
      <w:lvlJc w:val="left"/>
      <w:pPr>
        <w:ind w:left="4882" w:hanging="219"/>
      </w:pPr>
      <w:rPr>
        <w:rFonts w:hint="default"/>
        <w:lang w:val="en-US" w:eastAsia="en-US" w:bidi="ar-SA"/>
      </w:rPr>
    </w:lvl>
    <w:lvl w:ilvl="6">
      <w:numFmt w:val="bullet"/>
      <w:lvlText w:val="•"/>
      <w:lvlJc w:val="left"/>
      <w:pPr>
        <w:ind w:left="5917" w:hanging="219"/>
      </w:pPr>
      <w:rPr>
        <w:rFonts w:hint="default"/>
        <w:lang w:val="en-US" w:eastAsia="en-US" w:bidi="ar-SA"/>
      </w:rPr>
    </w:lvl>
    <w:lvl w:ilvl="7">
      <w:numFmt w:val="bullet"/>
      <w:lvlText w:val="•"/>
      <w:lvlJc w:val="left"/>
      <w:pPr>
        <w:ind w:left="6953" w:hanging="219"/>
      </w:pPr>
      <w:rPr>
        <w:rFonts w:hint="default"/>
        <w:lang w:val="en-US" w:eastAsia="en-US" w:bidi="ar-SA"/>
      </w:rPr>
    </w:lvl>
    <w:lvl w:ilvl="8">
      <w:numFmt w:val="bullet"/>
      <w:lvlText w:val="•"/>
      <w:lvlJc w:val="left"/>
      <w:pPr>
        <w:ind w:left="7988" w:hanging="219"/>
      </w:pPr>
      <w:rPr>
        <w:rFonts w:hint="default"/>
        <w:lang w:val="en-US" w:eastAsia="en-US" w:bidi="ar-SA"/>
      </w:rPr>
    </w:lvl>
  </w:abstractNum>
  <w:abstractNum w:abstractNumId="7" w15:restartNumberingAfterBreak="0">
    <w:nsid w:val="659C5F2D"/>
    <w:multiLevelType w:val="multilevel"/>
    <w:tmpl w:val="369C610C"/>
    <w:lvl w:ilvl="0">
      <w:start w:val="3"/>
      <w:numFmt w:val="decimal"/>
      <w:lvlText w:val="%1"/>
      <w:lvlJc w:val="left"/>
      <w:pPr>
        <w:ind w:left="732" w:hanging="613"/>
      </w:pPr>
      <w:rPr>
        <w:rFonts w:hint="default"/>
        <w:lang w:val="en-US" w:eastAsia="en-US" w:bidi="ar-SA"/>
      </w:rPr>
    </w:lvl>
    <w:lvl w:ilvl="1">
      <w:start w:val="1"/>
      <w:numFmt w:val="decimal"/>
      <w:lvlText w:val="%1.%2"/>
      <w:lvlJc w:val="left"/>
      <w:pPr>
        <w:ind w:left="732" w:hanging="613"/>
      </w:pPr>
      <w:rPr>
        <w:rFonts w:ascii="Georgia" w:eastAsia="Georgia" w:hAnsi="Georgia" w:cs="Georgia" w:hint="default"/>
        <w:b/>
        <w:bCs/>
        <w:spacing w:val="-1"/>
        <w:w w:val="99"/>
        <w:sz w:val="24"/>
        <w:szCs w:val="24"/>
        <w:lang w:val="en-US" w:eastAsia="en-US" w:bidi="ar-SA"/>
      </w:rPr>
    </w:lvl>
    <w:lvl w:ilvl="2">
      <w:numFmt w:val="bullet"/>
      <w:lvlText w:val="•"/>
      <w:lvlJc w:val="left"/>
      <w:pPr>
        <w:ind w:left="2604" w:hanging="613"/>
      </w:pPr>
      <w:rPr>
        <w:rFonts w:hint="default"/>
        <w:lang w:val="en-US" w:eastAsia="en-US" w:bidi="ar-SA"/>
      </w:rPr>
    </w:lvl>
    <w:lvl w:ilvl="3">
      <w:numFmt w:val="bullet"/>
      <w:lvlText w:val="•"/>
      <w:lvlJc w:val="left"/>
      <w:pPr>
        <w:ind w:left="3536" w:hanging="613"/>
      </w:pPr>
      <w:rPr>
        <w:rFonts w:hint="default"/>
        <w:lang w:val="en-US" w:eastAsia="en-US" w:bidi="ar-SA"/>
      </w:rPr>
    </w:lvl>
    <w:lvl w:ilvl="4">
      <w:numFmt w:val="bullet"/>
      <w:lvlText w:val="•"/>
      <w:lvlJc w:val="left"/>
      <w:pPr>
        <w:ind w:left="4468" w:hanging="613"/>
      </w:pPr>
      <w:rPr>
        <w:rFonts w:hint="default"/>
        <w:lang w:val="en-US" w:eastAsia="en-US" w:bidi="ar-SA"/>
      </w:rPr>
    </w:lvl>
    <w:lvl w:ilvl="5">
      <w:numFmt w:val="bullet"/>
      <w:lvlText w:val="•"/>
      <w:lvlJc w:val="left"/>
      <w:pPr>
        <w:ind w:left="5400" w:hanging="613"/>
      </w:pPr>
      <w:rPr>
        <w:rFonts w:hint="default"/>
        <w:lang w:val="en-US" w:eastAsia="en-US" w:bidi="ar-SA"/>
      </w:rPr>
    </w:lvl>
    <w:lvl w:ilvl="6">
      <w:numFmt w:val="bullet"/>
      <w:lvlText w:val="•"/>
      <w:lvlJc w:val="left"/>
      <w:pPr>
        <w:ind w:left="6332" w:hanging="613"/>
      </w:pPr>
      <w:rPr>
        <w:rFonts w:hint="default"/>
        <w:lang w:val="en-US" w:eastAsia="en-US" w:bidi="ar-SA"/>
      </w:rPr>
    </w:lvl>
    <w:lvl w:ilvl="7">
      <w:numFmt w:val="bullet"/>
      <w:lvlText w:val="•"/>
      <w:lvlJc w:val="left"/>
      <w:pPr>
        <w:ind w:left="7264" w:hanging="613"/>
      </w:pPr>
      <w:rPr>
        <w:rFonts w:hint="default"/>
        <w:lang w:val="en-US" w:eastAsia="en-US" w:bidi="ar-SA"/>
      </w:rPr>
    </w:lvl>
    <w:lvl w:ilvl="8">
      <w:numFmt w:val="bullet"/>
      <w:lvlText w:val="•"/>
      <w:lvlJc w:val="left"/>
      <w:pPr>
        <w:ind w:left="8196" w:hanging="613"/>
      </w:pPr>
      <w:rPr>
        <w:rFonts w:hint="default"/>
        <w:lang w:val="en-US" w:eastAsia="en-US" w:bidi="ar-SA"/>
      </w:rPr>
    </w:lvl>
  </w:abstractNum>
  <w:abstractNum w:abstractNumId="8" w15:restartNumberingAfterBreak="0">
    <w:nsid w:val="6983275A"/>
    <w:multiLevelType w:val="multilevel"/>
    <w:tmpl w:val="D2083B74"/>
    <w:lvl w:ilvl="0">
      <w:start w:val="6"/>
      <w:numFmt w:val="decimal"/>
      <w:lvlText w:val="%1"/>
      <w:lvlJc w:val="left"/>
      <w:pPr>
        <w:ind w:left="732" w:hanging="613"/>
      </w:pPr>
      <w:rPr>
        <w:rFonts w:hint="default"/>
        <w:lang w:val="en-US" w:eastAsia="en-US" w:bidi="ar-SA"/>
      </w:rPr>
    </w:lvl>
    <w:lvl w:ilvl="1">
      <w:start w:val="1"/>
      <w:numFmt w:val="decimal"/>
      <w:lvlText w:val="%1.%2"/>
      <w:lvlJc w:val="left"/>
      <w:pPr>
        <w:ind w:left="732" w:hanging="613"/>
      </w:pPr>
      <w:rPr>
        <w:rFonts w:ascii="Georgia" w:eastAsia="Georgia" w:hAnsi="Georgia" w:cs="Georgia" w:hint="default"/>
        <w:b/>
        <w:bCs/>
        <w:spacing w:val="-1"/>
        <w:w w:val="97"/>
        <w:sz w:val="24"/>
        <w:szCs w:val="24"/>
        <w:lang w:val="en-US" w:eastAsia="en-US" w:bidi="ar-SA"/>
      </w:rPr>
    </w:lvl>
    <w:lvl w:ilvl="2">
      <w:start w:val="1"/>
      <w:numFmt w:val="decimal"/>
      <w:lvlText w:val="%3."/>
      <w:lvlJc w:val="left"/>
      <w:pPr>
        <w:ind w:left="665" w:hanging="279"/>
      </w:pPr>
      <w:rPr>
        <w:rFonts w:ascii="Georgia" w:eastAsia="Georgia" w:hAnsi="Georgia" w:cs="Georgia" w:hint="default"/>
        <w:w w:val="110"/>
        <w:sz w:val="22"/>
        <w:szCs w:val="22"/>
        <w:lang w:val="en-US" w:eastAsia="en-US" w:bidi="ar-SA"/>
      </w:rPr>
    </w:lvl>
    <w:lvl w:ilvl="3">
      <w:numFmt w:val="bullet"/>
      <w:lvlText w:val="•"/>
      <w:lvlJc w:val="left"/>
      <w:pPr>
        <w:ind w:left="2811" w:hanging="279"/>
      </w:pPr>
      <w:rPr>
        <w:rFonts w:hint="default"/>
        <w:lang w:val="en-US" w:eastAsia="en-US" w:bidi="ar-SA"/>
      </w:rPr>
    </w:lvl>
    <w:lvl w:ilvl="4">
      <w:numFmt w:val="bullet"/>
      <w:lvlText w:val="•"/>
      <w:lvlJc w:val="left"/>
      <w:pPr>
        <w:ind w:left="3846" w:hanging="279"/>
      </w:pPr>
      <w:rPr>
        <w:rFonts w:hint="default"/>
        <w:lang w:val="en-US" w:eastAsia="en-US" w:bidi="ar-SA"/>
      </w:rPr>
    </w:lvl>
    <w:lvl w:ilvl="5">
      <w:numFmt w:val="bullet"/>
      <w:lvlText w:val="•"/>
      <w:lvlJc w:val="left"/>
      <w:pPr>
        <w:ind w:left="4882" w:hanging="279"/>
      </w:pPr>
      <w:rPr>
        <w:rFonts w:hint="default"/>
        <w:lang w:val="en-US" w:eastAsia="en-US" w:bidi="ar-SA"/>
      </w:rPr>
    </w:lvl>
    <w:lvl w:ilvl="6">
      <w:numFmt w:val="bullet"/>
      <w:lvlText w:val="•"/>
      <w:lvlJc w:val="left"/>
      <w:pPr>
        <w:ind w:left="5917" w:hanging="279"/>
      </w:pPr>
      <w:rPr>
        <w:rFonts w:hint="default"/>
        <w:lang w:val="en-US" w:eastAsia="en-US" w:bidi="ar-SA"/>
      </w:rPr>
    </w:lvl>
    <w:lvl w:ilvl="7">
      <w:numFmt w:val="bullet"/>
      <w:lvlText w:val="•"/>
      <w:lvlJc w:val="left"/>
      <w:pPr>
        <w:ind w:left="6953" w:hanging="279"/>
      </w:pPr>
      <w:rPr>
        <w:rFonts w:hint="default"/>
        <w:lang w:val="en-US" w:eastAsia="en-US" w:bidi="ar-SA"/>
      </w:rPr>
    </w:lvl>
    <w:lvl w:ilvl="8">
      <w:numFmt w:val="bullet"/>
      <w:lvlText w:val="•"/>
      <w:lvlJc w:val="left"/>
      <w:pPr>
        <w:ind w:left="7988" w:hanging="279"/>
      </w:pPr>
      <w:rPr>
        <w:rFonts w:hint="default"/>
        <w:lang w:val="en-US" w:eastAsia="en-US" w:bidi="ar-SA"/>
      </w:rPr>
    </w:lvl>
  </w:abstractNum>
  <w:abstractNum w:abstractNumId="9" w15:restartNumberingAfterBreak="0">
    <w:nsid w:val="7ABD6BA9"/>
    <w:multiLevelType w:val="multilevel"/>
    <w:tmpl w:val="07905EA8"/>
    <w:lvl w:ilvl="0">
      <w:start w:val="9"/>
      <w:numFmt w:val="decimal"/>
      <w:lvlText w:val="%1"/>
      <w:lvlJc w:val="left"/>
      <w:pPr>
        <w:ind w:left="732" w:hanging="613"/>
      </w:pPr>
      <w:rPr>
        <w:rFonts w:hint="default"/>
        <w:lang w:val="en-US" w:eastAsia="en-US" w:bidi="ar-SA"/>
      </w:rPr>
    </w:lvl>
    <w:lvl w:ilvl="1">
      <w:start w:val="1"/>
      <w:numFmt w:val="decimal"/>
      <w:lvlText w:val="%1.%2"/>
      <w:lvlJc w:val="left"/>
      <w:pPr>
        <w:ind w:left="732" w:hanging="613"/>
      </w:pPr>
      <w:rPr>
        <w:rFonts w:ascii="Georgia" w:eastAsia="Georgia" w:hAnsi="Georgia" w:cs="Georgia" w:hint="default"/>
        <w:b/>
        <w:bCs/>
        <w:spacing w:val="-1"/>
        <w:w w:val="97"/>
        <w:sz w:val="24"/>
        <w:szCs w:val="24"/>
        <w:lang w:val="en-US" w:eastAsia="en-US" w:bidi="ar-SA"/>
      </w:rPr>
    </w:lvl>
    <w:lvl w:ilvl="2">
      <w:start w:val="1"/>
      <w:numFmt w:val="decimal"/>
      <w:lvlText w:val="%3."/>
      <w:lvlJc w:val="left"/>
      <w:pPr>
        <w:ind w:left="665" w:hanging="279"/>
      </w:pPr>
      <w:rPr>
        <w:rFonts w:ascii="Georgia" w:eastAsia="Georgia" w:hAnsi="Georgia" w:cs="Georgia" w:hint="default"/>
        <w:w w:val="110"/>
        <w:sz w:val="22"/>
        <w:szCs w:val="22"/>
        <w:lang w:val="en-US" w:eastAsia="en-US" w:bidi="ar-SA"/>
      </w:rPr>
    </w:lvl>
    <w:lvl w:ilvl="3">
      <w:start w:val="1"/>
      <w:numFmt w:val="lowerLetter"/>
      <w:lvlText w:val="%4."/>
      <w:lvlJc w:val="left"/>
      <w:pPr>
        <w:ind w:left="665" w:hanging="279"/>
      </w:pPr>
      <w:rPr>
        <w:rFonts w:ascii="Georgia" w:eastAsia="Georgia" w:hAnsi="Georgia" w:cs="Georgia" w:hint="default"/>
        <w:w w:val="99"/>
        <w:sz w:val="22"/>
        <w:szCs w:val="22"/>
        <w:lang w:val="en-US" w:eastAsia="en-US" w:bidi="ar-SA"/>
      </w:rPr>
    </w:lvl>
    <w:lvl w:ilvl="4">
      <w:numFmt w:val="bullet"/>
      <w:lvlText w:val="•"/>
      <w:lvlJc w:val="left"/>
      <w:pPr>
        <w:ind w:left="3846" w:hanging="279"/>
      </w:pPr>
      <w:rPr>
        <w:rFonts w:hint="default"/>
        <w:lang w:val="en-US" w:eastAsia="en-US" w:bidi="ar-SA"/>
      </w:rPr>
    </w:lvl>
    <w:lvl w:ilvl="5">
      <w:numFmt w:val="bullet"/>
      <w:lvlText w:val="•"/>
      <w:lvlJc w:val="left"/>
      <w:pPr>
        <w:ind w:left="4882" w:hanging="279"/>
      </w:pPr>
      <w:rPr>
        <w:rFonts w:hint="default"/>
        <w:lang w:val="en-US" w:eastAsia="en-US" w:bidi="ar-SA"/>
      </w:rPr>
    </w:lvl>
    <w:lvl w:ilvl="6">
      <w:numFmt w:val="bullet"/>
      <w:lvlText w:val="•"/>
      <w:lvlJc w:val="left"/>
      <w:pPr>
        <w:ind w:left="5917" w:hanging="279"/>
      </w:pPr>
      <w:rPr>
        <w:rFonts w:hint="default"/>
        <w:lang w:val="en-US" w:eastAsia="en-US" w:bidi="ar-SA"/>
      </w:rPr>
    </w:lvl>
    <w:lvl w:ilvl="7">
      <w:numFmt w:val="bullet"/>
      <w:lvlText w:val="•"/>
      <w:lvlJc w:val="left"/>
      <w:pPr>
        <w:ind w:left="6953" w:hanging="279"/>
      </w:pPr>
      <w:rPr>
        <w:rFonts w:hint="default"/>
        <w:lang w:val="en-US" w:eastAsia="en-US" w:bidi="ar-SA"/>
      </w:rPr>
    </w:lvl>
    <w:lvl w:ilvl="8">
      <w:numFmt w:val="bullet"/>
      <w:lvlText w:val="•"/>
      <w:lvlJc w:val="left"/>
      <w:pPr>
        <w:ind w:left="7988" w:hanging="279"/>
      </w:pPr>
      <w:rPr>
        <w:rFonts w:hint="default"/>
        <w:lang w:val="en-US" w:eastAsia="en-US" w:bidi="ar-SA"/>
      </w:rPr>
    </w:lvl>
  </w:abstractNum>
  <w:abstractNum w:abstractNumId="10" w15:restartNumberingAfterBreak="0">
    <w:nsid w:val="7B36234D"/>
    <w:multiLevelType w:val="hybridMultilevel"/>
    <w:tmpl w:val="0D7CA242"/>
    <w:lvl w:ilvl="0" w:tplc="635E7CA8">
      <w:start w:val="1"/>
      <w:numFmt w:val="decimal"/>
      <w:lvlText w:val="%1."/>
      <w:lvlJc w:val="left"/>
      <w:pPr>
        <w:ind w:left="665" w:hanging="279"/>
      </w:pPr>
      <w:rPr>
        <w:rFonts w:ascii="Georgia" w:eastAsia="Georgia" w:hAnsi="Georgia" w:cs="Georgia" w:hint="default"/>
        <w:w w:val="110"/>
        <w:sz w:val="22"/>
        <w:szCs w:val="22"/>
        <w:lang w:val="en-US" w:eastAsia="en-US" w:bidi="ar-SA"/>
      </w:rPr>
    </w:lvl>
    <w:lvl w:ilvl="1" w:tplc="D06A0394">
      <w:numFmt w:val="bullet"/>
      <w:lvlText w:val="•"/>
      <w:lvlJc w:val="left"/>
      <w:pPr>
        <w:ind w:left="1600" w:hanging="279"/>
      </w:pPr>
      <w:rPr>
        <w:rFonts w:hint="default"/>
        <w:lang w:val="en-US" w:eastAsia="en-US" w:bidi="ar-SA"/>
      </w:rPr>
    </w:lvl>
    <w:lvl w:ilvl="2" w:tplc="C57CD492">
      <w:numFmt w:val="bullet"/>
      <w:lvlText w:val="•"/>
      <w:lvlJc w:val="left"/>
      <w:pPr>
        <w:ind w:left="2540" w:hanging="279"/>
      </w:pPr>
      <w:rPr>
        <w:rFonts w:hint="default"/>
        <w:lang w:val="en-US" w:eastAsia="en-US" w:bidi="ar-SA"/>
      </w:rPr>
    </w:lvl>
    <w:lvl w:ilvl="3" w:tplc="7518A150">
      <w:numFmt w:val="bullet"/>
      <w:lvlText w:val="•"/>
      <w:lvlJc w:val="left"/>
      <w:pPr>
        <w:ind w:left="3480" w:hanging="279"/>
      </w:pPr>
      <w:rPr>
        <w:rFonts w:hint="default"/>
        <w:lang w:val="en-US" w:eastAsia="en-US" w:bidi="ar-SA"/>
      </w:rPr>
    </w:lvl>
    <w:lvl w:ilvl="4" w:tplc="137A7A42">
      <w:numFmt w:val="bullet"/>
      <w:lvlText w:val="•"/>
      <w:lvlJc w:val="left"/>
      <w:pPr>
        <w:ind w:left="4420" w:hanging="279"/>
      </w:pPr>
      <w:rPr>
        <w:rFonts w:hint="default"/>
        <w:lang w:val="en-US" w:eastAsia="en-US" w:bidi="ar-SA"/>
      </w:rPr>
    </w:lvl>
    <w:lvl w:ilvl="5" w:tplc="9F3895AA">
      <w:numFmt w:val="bullet"/>
      <w:lvlText w:val="•"/>
      <w:lvlJc w:val="left"/>
      <w:pPr>
        <w:ind w:left="5360" w:hanging="279"/>
      </w:pPr>
      <w:rPr>
        <w:rFonts w:hint="default"/>
        <w:lang w:val="en-US" w:eastAsia="en-US" w:bidi="ar-SA"/>
      </w:rPr>
    </w:lvl>
    <w:lvl w:ilvl="6" w:tplc="25D83A68">
      <w:numFmt w:val="bullet"/>
      <w:lvlText w:val="•"/>
      <w:lvlJc w:val="left"/>
      <w:pPr>
        <w:ind w:left="6300" w:hanging="279"/>
      </w:pPr>
      <w:rPr>
        <w:rFonts w:hint="default"/>
        <w:lang w:val="en-US" w:eastAsia="en-US" w:bidi="ar-SA"/>
      </w:rPr>
    </w:lvl>
    <w:lvl w:ilvl="7" w:tplc="24A099C4">
      <w:numFmt w:val="bullet"/>
      <w:lvlText w:val="•"/>
      <w:lvlJc w:val="left"/>
      <w:pPr>
        <w:ind w:left="7240" w:hanging="279"/>
      </w:pPr>
      <w:rPr>
        <w:rFonts w:hint="default"/>
        <w:lang w:val="en-US" w:eastAsia="en-US" w:bidi="ar-SA"/>
      </w:rPr>
    </w:lvl>
    <w:lvl w:ilvl="8" w:tplc="97B208E4">
      <w:numFmt w:val="bullet"/>
      <w:lvlText w:val="•"/>
      <w:lvlJc w:val="left"/>
      <w:pPr>
        <w:ind w:left="8180" w:hanging="279"/>
      </w:pPr>
      <w:rPr>
        <w:rFonts w:hint="default"/>
        <w:lang w:val="en-US" w:eastAsia="en-US" w:bidi="ar-SA"/>
      </w:rPr>
    </w:lvl>
  </w:abstractNum>
  <w:num w:numId="1" w16cid:durableId="2131320436">
    <w:abstractNumId w:val="1"/>
  </w:num>
  <w:num w:numId="2" w16cid:durableId="2004235591">
    <w:abstractNumId w:val="9"/>
  </w:num>
  <w:num w:numId="3" w16cid:durableId="1470325287">
    <w:abstractNumId w:val="2"/>
  </w:num>
  <w:num w:numId="4" w16cid:durableId="1009987716">
    <w:abstractNumId w:val="3"/>
  </w:num>
  <w:num w:numId="5" w16cid:durableId="2124378212">
    <w:abstractNumId w:val="10"/>
  </w:num>
  <w:num w:numId="6" w16cid:durableId="146746464">
    <w:abstractNumId w:val="8"/>
  </w:num>
  <w:num w:numId="7" w16cid:durableId="52395221">
    <w:abstractNumId w:val="6"/>
  </w:num>
  <w:num w:numId="8" w16cid:durableId="1792282854">
    <w:abstractNumId w:val="7"/>
  </w:num>
  <w:num w:numId="9" w16cid:durableId="921522129">
    <w:abstractNumId w:val="4"/>
  </w:num>
  <w:num w:numId="10" w16cid:durableId="1278872606">
    <w:abstractNumId w:val="5"/>
  </w:num>
  <w:num w:numId="11" w16cid:durableId="184821229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ssandra WALKER">
    <w15:presenceInfo w15:providerId="AD" w15:userId="S::cassandra.walker@wfp.org::7d551a76-2a3b-46ce-9612-27f9694a0380"/>
  </w15:person>
  <w15:person w15:author="Alirah WEYORI">
    <w15:presenceInfo w15:providerId="AD" w15:userId="S::alirah.weyori@wfp.org::1c7cbaa8-91f0-4806-8632-e4be5028c1b4"/>
  </w15:person>
  <w15:person w15:author="WFP-RAM-N">
    <w15:presenceInfo w15:providerId="None" w15:userId="WFP-RAM-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trackRevisions/>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221"/>
    <w:rsid w:val="00002D76"/>
    <w:rsid w:val="00003FA9"/>
    <w:rsid w:val="00016304"/>
    <w:rsid w:val="0001642C"/>
    <w:rsid w:val="00037170"/>
    <w:rsid w:val="00037928"/>
    <w:rsid w:val="00043726"/>
    <w:rsid w:val="00054221"/>
    <w:rsid w:val="00074768"/>
    <w:rsid w:val="00090314"/>
    <w:rsid w:val="000A774E"/>
    <w:rsid w:val="000C053B"/>
    <w:rsid w:val="000D595B"/>
    <w:rsid w:val="001618AB"/>
    <w:rsid w:val="00174C4A"/>
    <w:rsid w:val="0019617C"/>
    <w:rsid w:val="001C0492"/>
    <w:rsid w:val="002146AC"/>
    <w:rsid w:val="00221511"/>
    <w:rsid w:val="002452AF"/>
    <w:rsid w:val="00245DDC"/>
    <w:rsid w:val="0026C253"/>
    <w:rsid w:val="00280FF6"/>
    <w:rsid w:val="002B03FB"/>
    <w:rsid w:val="002B1F55"/>
    <w:rsid w:val="002C1FF9"/>
    <w:rsid w:val="0032356B"/>
    <w:rsid w:val="00326438"/>
    <w:rsid w:val="003510AB"/>
    <w:rsid w:val="00352E4F"/>
    <w:rsid w:val="00386CFE"/>
    <w:rsid w:val="003D16B8"/>
    <w:rsid w:val="003D378F"/>
    <w:rsid w:val="00422322"/>
    <w:rsid w:val="004D6ED4"/>
    <w:rsid w:val="005209AC"/>
    <w:rsid w:val="00530DC7"/>
    <w:rsid w:val="005A4E4E"/>
    <w:rsid w:val="005D0F75"/>
    <w:rsid w:val="005D7864"/>
    <w:rsid w:val="005E68F8"/>
    <w:rsid w:val="00620853"/>
    <w:rsid w:val="00643C76"/>
    <w:rsid w:val="00651523"/>
    <w:rsid w:val="00654463"/>
    <w:rsid w:val="00660A9D"/>
    <w:rsid w:val="0067602A"/>
    <w:rsid w:val="0068077A"/>
    <w:rsid w:val="00727657"/>
    <w:rsid w:val="00733DCE"/>
    <w:rsid w:val="00740467"/>
    <w:rsid w:val="00744556"/>
    <w:rsid w:val="007460DE"/>
    <w:rsid w:val="00750FA7"/>
    <w:rsid w:val="0076209E"/>
    <w:rsid w:val="007668CA"/>
    <w:rsid w:val="007A0889"/>
    <w:rsid w:val="007A6DA4"/>
    <w:rsid w:val="007E1EDA"/>
    <w:rsid w:val="007FCAAF"/>
    <w:rsid w:val="00831539"/>
    <w:rsid w:val="00846057"/>
    <w:rsid w:val="0085341E"/>
    <w:rsid w:val="00865A67"/>
    <w:rsid w:val="00868DE4"/>
    <w:rsid w:val="008745D4"/>
    <w:rsid w:val="008823D3"/>
    <w:rsid w:val="008B3D12"/>
    <w:rsid w:val="008E5B54"/>
    <w:rsid w:val="0090282A"/>
    <w:rsid w:val="00921C6A"/>
    <w:rsid w:val="00927625"/>
    <w:rsid w:val="00946DAF"/>
    <w:rsid w:val="00965129"/>
    <w:rsid w:val="00965E32"/>
    <w:rsid w:val="009E68E3"/>
    <w:rsid w:val="00A14C86"/>
    <w:rsid w:val="00A4EAD6"/>
    <w:rsid w:val="00AA5D6B"/>
    <w:rsid w:val="00AC0031"/>
    <w:rsid w:val="00B01B8B"/>
    <w:rsid w:val="00B2174F"/>
    <w:rsid w:val="00B242BA"/>
    <w:rsid w:val="00B2F9CE"/>
    <w:rsid w:val="00B46DFD"/>
    <w:rsid w:val="00B60F70"/>
    <w:rsid w:val="00B704BB"/>
    <w:rsid w:val="00BD0895"/>
    <w:rsid w:val="00BD4E74"/>
    <w:rsid w:val="00BE7A82"/>
    <w:rsid w:val="00C7440A"/>
    <w:rsid w:val="00C7589F"/>
    <w:rsid w:val="00C9387F"/>
    <w:rsid w:val="00CB6DA6"/>
    <w:rsid w:val="00CF0208"/>
    <w:rsid w:val="00CF1E7F"/>
    <w:rsid w:val="00D04A75"/>
    <w:rsid w:val="00D171B0"/>
    <w:rsid w:val="00D3AA0F"/>
    <w:rsid w:val="00D53179"/>
    <w:rsid w:val="00D55701"/>
    <w:rsid w:val="00DA6416"/>
    <w:rsid w:val="00E2041A"/>
    <w:rsid w:val="00E25735"/>
    <w:rsid w:val="00E45C08"/>
    <w:rsid w:val="00E650E0"/>
    <w:rsid w:val="00E92586"/>
    <w:rsid w:val="00EE4C8F"/>
    <w:rsid w:val="00EE4E72"/>
    <w:rsid w:val="00EE5251"/>
    <w:rsid w:val="00EFC5E7"/>
    <w:rsid w:val="00F14EDD"/>
    <w:rsid w:val="00F42966"/>
    <w:rsid w:val="00F46601"/>
    <w:rsid w:val="00F62985"/>
    <w:rsid w:val="00F71F0D"/>
    <w:rsid w:val="00FF0076"/>
    <w:rsid w:val="010B6AFA"/>
    <w:rsid w:val="01223211"/>
    <w:rsid w:val="0129D204"/>
    <w:rsid w:val="01984EC6"/>
    <w:rsid w:val="01E340C0"/>
    <w:rsid w:val="01EF67C5"/>
    <w:rsid w:val="020B301F"/>
    <w:rsid w:val="020D9E2C"/>
    <w:rsid w:val="0271D850"/>
    <w:rsid w:val="0275B7DE"/>
    <w:rsid w:val="027EAC62"/>
    <w:rsid w:val="02DD21B5"/>
    <w:rsid w:val="02E4F12B"/>
    <w:rsid w:val="030929D6"/>
    <w:rsid w:val="032BFB44"/>
    <w:rsid w:val="0341EB12"/>
    <w:rsid w:val="03781AD1"/>
    <w:rsid w:val="03DDCA44"/>
    <w:rsid w:val="03E007A1"/>
    <w:rsid w:val="041A6CA7"/>
    <w:rsid w:val="04309F4E"/>
    <w:rsid w:val="0440279C"/>
    <w:rsid w:val="048232DE"/>
    <w:rsid w:val="049DA687"/>
    <w:rsid w:val="04DF4472"/>
    <w:rsid w:val="050A0344"/>
    <w:rsid w:val="05136EE7"/>
    <w:rsid w:val="053FB55C"/>
    <w:rsid w:val="0598BD2A"/>
    <w:rsid w:val="05B63D08"/>
    <w:rsid w:val="05C9F6D8"/>
    <w:rsid w:val="05F94F1A"/>
    <w:rsid w:val="0622FF25"/>
    <w:rsid w:val="06849297"/>
    <w:rsid w:val="068CA25C"/>
    <w:rsid w:val="069BD017"/>
    <w:rsid w:val="06ECFE83"/>
    <w:rsid w:val="07087C78"/>
    <w:rsid w:val="07B34EBF"/>
    <w:rsid w:val="07BB81F4"/>
    <w:rsid w:val="0807904A"/>
    <w:rsid w:val="0827BBAD"/>
    <w:rsid w:val="08727171"/>
    <w:rsid w:val="087E76A2"/>
    <w:rsid w:val="08ADBBB3"/>
    <w:rsid w:val="08BF85F7"/>
    <w:rsid w:val="08CCBE16"/>
    <w:rsid w:val="08D6CD52"/>
    <w:rsid w:val="09120E75"/>
    <w:rsid w:val="0938EFDB"/>
    <w:rsid w:val="093F2741"/>
    <w:rsid w:val="095F6D94"/>
    <w:rsid w:val="0983CD65"/>
    <w:rsid w:val="09A06C4E"/>
    <w:rsid w:val="09A1772F"/>
    <w:rsid w:val="09A179C3"/>
    <w:rsid w:val="09C26BE3"/>
    <w:rsid w:val="09C3AC87"/>
    <w:rsid w:val="09F35F64"/>
    <w:rsid w:val="0A30C4F8"/>
    <w:rsid w:val="0A5174B7"/>
    <w:rsid w:val="0A532A94"/>
    <w:rsid w:val="0A586BF6"/>
    <w:rsid w:val="0A89AE2B"/>
    <w:rsid w:val="0A916CFD"/>
    <w:rsid w:val="0ADC41A3"/>
    <w:rsid w:val="0AFB5E19"/>
    <w:rsid w:val="0B187E6F"/>
    <w:rsid w:val="0B25979F"/>
    <w:rsid w:val="0B462396"/>
    <w:rsid w:val="0B9FBDF3"/>
    <w:rsid w:val="0BB9D1FC"/>
    <w:rsid w:val="0C1434CB"/>
    <w:rsid w:val="0C18BA96"/>
    <w:rsid w:val="0C193985"/>
    <w:rsid w:val="0C1F95B5"/>
    <w:rsid w:val="0C8A3040"/>
    <w:rsid w:val="0C8BE88F"/>
    <w:rsid w:val="0C9364E0"/>
    <w:rsid w:val="0CBECE25"/>
    <w:rsid w:val="0CEDACFD"/>
    <w:rsid w:val="0CF46EF7"/>
    <w:rsid w:val="0D049003"/>
    <w:rsid w:val="0D39782F"/>
    <w:rsid w:val="0D5D1585"/>
    <w:rsid w:val="0D5D318F"/>
    <w:rsid w:val="0D86975C"/>
    <w:rsid w:val="0DC14EED"/>
    <w:rsid w:val="0DCCA917"/>
    <w:rsid w:val="0DEDCB22"/>
    <w:rsid w:val="0DEE44C0"/>
    <w:rsid w:val="0DF3AD61"/>
    <w:rsid w:val="0E19B65A"/>
    <w:rsid w:val="0E25A828"/>
    <w:rsid w:val="0E33EBA3"/>
    <w:rsid w:val="0E7EBF54"/>
    <w:rsid w:val="0EBB59E3"/>
    <w:rsid w:val="0ED98321"/>
    <w:rsid w:val="0F08664C"/>
    <w:rsid w:val="0F267713"/>
    <w:rsid w:val="0F27D534"/>
    <w:rsid w:val="0F2FC134"/>
    <w:rsid w:val="0F34AB8C"/>
    <w:rsid w:val="0F3E0E37"/>
    <w:rsid w:val="0F4BB5C3"/>
    <w:rsid w:val="0F6CB795"/>
    <w:rsid w:val="0F8728D5"/>
    <w:rsid w:val="0F8B07AC"/>
    <w:rsid w:val="0FB630A3"/>
    <w:rsid w:val="0FE2885A"/>
    <w:rsid w:val="0FE4D00F"/>
    <w:rsid w:val="104C7A15"/>
    <w:rsid w:val="105CCADB"/>
    <w:rsid w:val="109D5DCA"/>
    <w:rsid w:val="10D3824B"/>
    <w:rsid w:val="10FF1B4A"/>
    <w:rsid w:val="1101B9AB"/>
    <w:rsid w:val="112E6162"/>
    <w:rsid w:val="1166D603"/>
    <w:rsid w:val="1180E86D"/>
    <w:rsid w:val="118592FE"/>
    <w:rsid w:val="118EF649"/>
    <w:rsid w:val="11BBDAEB"/>
    <w:rsid w:val="11BFF18E"/>
    <w:rsid w:val="11CA3BA7"/>
    <w:rsid w:val="11F0652B"/>
    <w:rsid w:val="122D1BBC"/>
    <w:rsid w:val="1245C788"/>
    <w:rsid w:val="12528767"/>
    <w:rsid w:val="1260DA31"/>
    <w:rsid w:val="12680A8F"/>
    <w:rsid w:val="126F52AC"/>
    <w:rsid w:val="1286B5CC"/>
    <w:rsid w:val="12BF5FB2"/>
    <w:rsid w:val="12C8F6FA"/>
    <w:rsid w:val="12ED277D"/>
    <w:rsid w:val="1302A664"/>
    <w:rsid w:val="1317EAB2"/>
    <w:rsid w:val="133B167F"/>
    <w:rsid w:val="135BC1EF"/>
    <w:rsid w:val="137FECB3"/>
    <w:rsid w:val="13CCF7AA"/>
    <w:rsid w:val="13CE4109"/>
    <w:rsid w:val="14BD2A3E"/>
    <w:rsid w:val="14CA2EA1"/>
    <w:rsid w:val="14F20B12"/>
    <w:rsid w:val="15245364"/>
    <w:rsid w:val="1533DCE0"/>
    <w:rsid w:val="1547942B"/>
    <w:rsid w:val="155C7ACA"/>
    <w:rsid w:val="15960E46"/>
    <w:rsid w:val="15AD4FBB"/>
    <w:rsid w:val="15C4BD91"/>
    <w:rsid w:val="15D90B32"/>
    <w:rsid w:val="15EA3C7E"/>
    <w:rsid w:val="163AACC8"/>
    <w:rsid w:val="1653F85F"/>
    <w:rsid w:val="16AC2C2C"/>
    <w:rsid w:val="16DA4A9F"/>
    <w:rsid w:val="174AB155"/>
    <w:rsid w:val="1765B1AE"/>
    <w:rsid w:val="177244A2"/>
    <w:rsid w:val="18124B75"/>
    <w:rsid w:val="18CC2CC7"/>
    <w:rsid w:val="18F91E52"/>
    <w:rsid w:val="18FEE9A6"/>
    <w:rsid w:val="19089379"/>
    <w:rsid w:val="1921DD40"/>
    <w:rsid w:val="193B059D"/>
    <w:rsid w:val="1990803C"/>
    <w:rsid w:val="199F4A53"/>
    <w:rsid w:val="19B0AC1E"/>
    <w:rsid w:val="19BBDE93"/>
    <w:rsid w:val="19C171FB"/>
    <w:rsid w:val="1A3300FC"/>
    <w:rsid w:val="1A34610E"/>
    <w:rsid w:val="1A37245A"/>
    <w:rsid w:val="1A440F5A"/>
    <w:rsid w:val="1A5FB1B7"/>
    <w:rsid w:val="1A77ED64"/>
    <w:rsid w:val="1A7C724C"/>
    <w:rsid w:val="1AEFE3D1"/>
    <w:rsid w:val="1B1E3EC7"/>
    <w:rsid w:val="1B4AF569"/>
    <w:rsid w:val="1B536DEE"/>
    <w:rsid w:val="1B6C239C"/>
    <w:rsid w:val="1BA6B9F3"/>
    <w:rsid w:val="1BCDF970"/>
    <w:rsid w:val="1C06736A"/>
    <w:rsid w:val="1C1B45A9"/>
    <w:rsid w:val="1C2B1427"/>
    <w:rsid w:val="1C56B0E3"/>
    <w:rsid w:val="1C5A0506"/>
    <w:rsid w:val="1C68B6D4"/>
    <w:rsid w:val="1C6E15DA"/>
    <w:rsid w:val="1C75A63D"/>
    <w:rsid w:val="1CA4411E"/>
    <w:rsid w:val="1CDA83B7"/>
    <w:rsid w:val="1CEC53D6"/>
    <w:rsid w:val="1D1809A7"/>
    <w:rsid w:val="1D1ED5D9"/>
    <w:rsid w:val="1D2A70EF"/>
    <w:rsid w:val="1D4E260D"/>
    <w:rsid w:val="1D5F78F5"/>
    <w:rsid w:val="1D7D57A4"/>
    <w:rsid w:val="1D7E9608"/>
    <w:rsid w:val="1DA8A0F1"/>
    <w:rsid w:val="1DC7C6F2"/>
    <w:rsid w:val="1DE4927B"/>
    <w:rsid w:val="1DEAC68F"/>
    <w:rsid w:val="1E06AF4C"/>
    <w:rsid w:val="1E23D4E4"/>
    <w:rsid w:val="1E2CD313"/>
    <w:rsid w:val="1E54A990"/>
    <w:rsid w:val="1E7B9F32"/>
    <w:rsid w:val="1E9EC82A"/>
    <w:rsid w:val="1EA0D8F4"/>
    <w:rsid w:val="1EF2F6AB"/>
    <w:rsid w:val="1F4B0E9E"/>
    <w:rsid w:val="1F69C713"/>
    <w:rsid w:val="1F8696F0"/>
    <w:rsid w:val="1F89C128"/>
    <w:rsid w:val="1F8E57AC"/>
    <w:rsid w:val="1FF716A0"/>
    <w:rsid w:val="2011C907"/>
    <w:rsid w:val="204FDA0B"/>
    <w:rsid w:val="20559C80"/>
    <w:rsid w:val="20DFA657"/>
    <w:rsid w:val="20EC6F17"/>
    <w:rsid w:val="2101D33F"/>
    <w:rsid w:val="2122C112"/>
    <w:rsid w:val="21546DED"/>
    <w:rsid w:val="217374F4"/>
    <w:rsid w:val="217DD9FE"/>
    <w:rsid w:val="21A01D1E"/>
    <w:rsid w:val="21C386B5"/>
    <w:rsid w:val="21D75F6B"/>
    <w:rsid w:val="21DCFFF3"/>
    <w:rsid w:val="21E74285"/>
    <w:rsid w:val="22108BCE"/>
    <w:rsid w:val="222377C6"/>
    <w:rsid w:val="222D760E"/>
    <w:rsid w:val="224B1B16"/>
    <w:rsid w:val="2269D6EC"/>
    <w:rsid w:val="2285765D"/>
    <w:rsid w:val="228D63FC"/>
    <w:rsid w:val="229F30F0"/>
    <w:rsid w:val="22BE37B2"/>
    <w:rsid w:val="22FC0B64"/>
    <w:rsid w:val="23067CFA"/>
    <w:rsid w:val="231B2404"/>
    <w:rsid w:val="2321430F"/>
    <w:rsid w:val="2323DDD4"/>
    <w:rsid w:val="232710CC"/>
    <w:rsid w:val="232F4DDC"/>
    <w:rsid w:val="233D536D"/>
    <w:rsid w:val="234EBF9B"/>
    <w:rsid w:val="23923591"/>
    <w:rsid w:val="23A740FB"/>
    <w:rsid w:val="23DB1C98"/>
    <w:rsid w:val="243C1958"/>
    <w:rsid w:val="247748E0"/>
    <w:rsid w:val="2482CB0E"/>
    <w:rsid w:val="248331BF"/>
    <w:rsid w:val="24A2A8EE"/>
    <w:rsid w:val="24C79C2E"/>
    <w:rsid w:val="24EAA873"/>
    <w:rsid w:val="250C9D55"/>
    <w:rsid w:val="251EF1EC"/>
    <w:rsid w:val="2556E69A"/>
    <w:rsid w:val="25630525"/>
    <w:rsid w:val="2570BBEE"/>
    <w:rsid w:val="25C375A3"/>
    <w:rsid w:val="25CEDB9A"/>
    <w:rsid w:val="25E0746E"/>
    <w:rsid w:val="25ED42C3"/>
    <w:rsid w:val="25F44B7F"/>
    <w:rsid w:val="25FEF9DE"/>
    <w:rsid w:val="261F0220"/>
    <w:rsid w:val="264F73EA"/>
    <w:rsid w:val="2688807A"/>
    <w:rsid w:val="26EFD4AE"/>
    <w:rsid w:val="272BE5B7"/>
    <w:rsid w:val="274E7990"/>
    <w:rsid w:val="274F9A48"/>
    <w:rsid w:val="276AB5F8"/>
    <w:rsid w:val="278B74C1"/>
    <w:rsid w:val="27F6150A"/>
    <w:rsid w:val="27F7FF0F"/>
    <w:rsid w:val="2817BB24"/>
    <w:rsid w:val="2819C525"/>
    <w:rsid w:val="2837D22E"/>
    <w:rsid w:val="28523ADA"/>
    <w:rsid w:val="2867DA9F"/>
    <w:rsid w:val="2869BAA5"/>
    <w:rsid w:val="2887C7AE"/>
    <w:rsid w:val="289E15CA"/>
    <w:rsid w:val="28B335D0"/>
    <w:rsid w:val="28C210BF"/>
    <w:rsid w:val="28FD171D"/>
    <w:rsid w:val="2905D129"/>
    <w:rsid w:val="29165FFA"/>
    <w:rsid w:val="294ABDA8"/>
    <w:rsid w:val="29829157"/>
    <w:rsid w:val="29BF9BDC"/>
    <w:rsid w:val="29C642B1"/>
    <w:rsid w:val="29DBCAEC"/>
    <w:rsid w:val="2A4155BE"/>
    <w:rsid w:val="2A630BEA"/>
    <w:rsid w:val="2A6C4349"/>
    <w:rsid w:val="2A8581B1"/>
    <w:rsid w:val="2A92A863"/>
    <w:rsid w:val="2AB0AE3D"/>
    <w:rsid w:val="2AC85B84"/>
    <w:rsid w:val="2ADD4C71"/>
    <w:rsid w:val="2B060DD6"/>
    <w:rsid w:val="2B13E4BF"/>
    <w:rsid w:val="2B3B33BB"/>
    <w:rsid w:val="2B5856E1"/>
    <w:rsid w:val="2B8B8AD8"/>
    <w:rsid w:val="2BD14D2B"/>
    <w:rsid w:val="2BDE7FF7"/>
    <w:rsid w:val="2BEE9C4E"/>
    <w:rsid w:val="2BFEDC4B"/>
    <w:rsid w:val="2C447036"/>
    <w:rsid w:val="2C483053"/>
    <w:rsid w:val="2C6FA1CC"/>
    <w:rsid w:val="2C81A60A"/>
    <w:rsid w:val="2CA77B1D"/>
    <w:rsid w:val="2CB30934"/>
    <w:rsid w:val="2CB6D152"/>
    <w:rsid w:val="2CC9D22F"/>
    <w:rsid w:val="2CCBA0BA"/>
    <w:rsid w:val="2D49F2C6"/>
    <w:rsid w:val="2D9005BE"/>
    <w:rsid w:val="2DD6A86E"/>
    <w:rsid w:val="2DE41A7C"/>
    <w:rsid w:val="2DF05192"/>
    <w:rsid w:val="2E0B6DD4"/>
    <w:rsid w:val="2E16023F"/>
    <w:rsid w:val="2E1A91F9"/>
    <w:rsid w:val="2E219AB5"/>
    <w:rsid w:val="2E2C0C43"/>
    <w:rsid w:val="2E6CE2F1"/>
    <w:rsid w:val="2E8FF7A3"/>
    <w:rsid w:val="2E90D455"/>
    <w:rsid w:val="2E9188DC"/>
    <w:rsid w:val="2E9793BD"/>
    <w:rsid w:val="2EAD97B0"/>
    <w:rsid w:val="2EAFFAE6"/>
    <w:rsid w:val="2EC62392"/>
    <w:rsid w:val="2EC76847"/>
    <w:rsid w:val="2ECF626B"/>
    <w:rsid w:val="2EE43BDC"/>
    <w:rsid w:val="2EFF3520"/>
    <w:rsid w:val="2F0BDC89"/>
    <w:rsid w:val="2F8B95CB"/>
    <w:rsid w:val="2FC9EB26"/>
    <w:rsid w:val="30845A85"/>
    <w:rsid w:val="30881DBC"/>
    <w:rsid w:val="308D3C74"/>
    <w:rsid w:val="308E856F"/>
    <w:rsid w:val="308EFFFE"/>
    <w:rsid w:val="30B5AE1A"/>
    <w:rsid w:val="30B8BD72"/>
    <w:rsid w:val="30BC68E5"/>
    <w:rsid w:val="30C5039E"/>
    <w:rsid w:val="30D03A89"/>
    <w:rsid w:val="3110C479"/>
    <w:rsid w:val="31196611"/>
    <w:rsid w:val="314A3225"/>
    <w:rsid w:val="314DC95A"/>
    <w:rsid w:val="3177447D"/>
    <w:rsid w:val="317D9DE4"/>
    <w:rsid w:val="31966DC3"/>
    <w:rsid w:val="31973AAA"/>
    <w:rsid w:val="319C1C85"/>
    <w:rsid w:val="31AD1AD5"/>
    <w:rsid w:val="31AF4712"/>
    <w:rsid w:val="31BE22DB"/>
    <w:rsid w:val="31C79865"/>
    <w:rsid w:val="31E48E1D"/>
    <w:rsid w:val="32471F32"/>
    <w:rsid w:val="329FB628"/>
    <w:rsid w:val="32B5A142"/>
    <w:rsid w:val="32CC8A6B"/>
    <w:rsid w:val="3300E75E"/>
    <w:rsid w:val="33654FAE"/>
    <w:rsid w:val="3379B241"/>
    <w:rsid w:val="33899DD7"/>
    <w:rsid w:val="339457BF"/>
    <w:rsid w:val="33B19002"/>
    <w:rsid w:val="33B6B0C7"/>
    <w:rsid w:val="33D00062"/>
    <w:rsid w:val="34154AA2"/>
    <w:rsid w:val="3433D381"/>
    <w:rsid w:val="3445DE91"/>
    <w:rsid w:val="349F6AAD"/>
    <w:rsid w:val="34C212E7"/>
    <w:rsid w:val="34F63E2C"/>
    <w:rsid w:val="3501200F"/>
    <w:rsid w:val="3507629C"/>
    <w:rsid w:val="351298AD"/>
    <w:rsid w:val="3597F2A6"/>
    <w:rsid w:val="35DBBAA5"/>
    <w:rsid w:val="35E1AEF2"/>
    <w:rsid w:val="35EFD589"/>
    <w:rsid w:val="3602D3CD"/>
    <w:rsid w:val="3613E9C4"/>
    <w:rsid w:val="361F62CE"/>
    <w:rsid w:val="363BF22C"/>
    <w:rsid w:val="364CB77A"/>
    <w:rsid w:val="365A4C11"/>
    <w:rsid w:val="365DC94B"/>
    <w:rsid w:val="36722356"/>
    <w:rsid w:val="36C02A9A"/>
    <w:rsid w:val="36C1ABB8"/>
    <w:rsid w:val="36D566BD"/>
    <w:rsid w:val="3700432F"/>
    <w:rsid w:val="3715C1AD"/>
    <w:rsid w:val="372A7DA1"/>
    <w:rsid w:val="374E6913"/>
    <w:rsid w:val="37655870"/>
    <w:rsid w:val="377DEA4E"/>
    <w:rsid w:val="377F84A5"/>
    <w:rsid w:val="37A246BD"/>
    <w:rsid w:val="37B0E1BD"/>
    <w:rsid w:val="37C0EEDF"/>
    <w:rsid w:val="37E200B1"/>
    <w:rsid w:val="37FDD10E"/>
    <w:rsid w:val="38358050"/>
    <w:rsid w:val="3836D9E9"/>
    <w:rsid w:val="3879BDD7"/>
    <w:rsid w:val="39018E73"/>
    <w:rsid w:val="3919DF9B"/>
    <w:rsid w:val="395B71A6"/>
    <w:rsid w:val="396A641F"/>
    <w:rsid w:val="396B707E"/>
    <w:rsid w:val="39B0229C"/>
    <w:rsid w:val="39B87478"/>
    <w:rsid w:val="3A3E0DA3"/>
    <w:rsid w:val="3A4C30DA"/>
    <w:rsid w:val="3A686F6C"/>
    <w:rsid w:val="3AC7EF77"/>
    <w:rsid w:val="3AEB51EC"/>
    <w:rsid w:val="3B0124DE"/>
    <w:rsid w:val="3B13774A"/>
    <w:rsid w:val="3B272A00"/>
    <w:rsid w:val="3B37D671"/>
    <w:rsid w:val="3B5444D9"/>
    <w:rsid w:val="3B870C31"/>
    <w:rsid w:val="3BF4F119"/>
    <w:rsid w:val="3BFF152A"/>
    <w:rsid w:val="3C05E25C"/>
    <w:rsid w:val="3C1C87F9"/>
    <w:rsid w:val="3C1E566E"/>
    <w:rsid w:val="3C291E28"/>
    <w:rsid w:val="3C748ABF"/>
    <w:rsid w:val="3C75A384"/>
    <w:rsid w:val="3C95901A"/>
    <w:rsid w:val="3CCA3D86"/>
    <w:rsid w:val="3CD3D4AA"/>
    <w:rsid w:val="3CEAC340"/>
    <w:rsid w:val="3CF50A44"/>
    <w:rsid w:val="3D19ECCC"/>
    <w:rsid w:val="3D1F11F2"/>
    <w:rsid w:val="3D609DAE"/>
    <w:rsid w:val="3D83060C"/>
    <w:rsid w:val="3DCC8433"/>
    <w:rsid w:val="3DCD0840"/>
    <w:rsid w:val="3DD58C2B"/>
    <w:rsid w:val="3E0D5B49"/>
    <w:rsid w:val="3E1173E5"/>
    <w:rsid w:val="3E6B29C2"/>
    <w:rsid w:val="3EAB5369"/>
    <w:rsid w:val="3EAFD9F3"/>
    <w:rsid w:val="3EB8F14F"/>
    <w:rsid w:val="3EDA607A"/>
    <w:rsid w:val="3F05A139"/>
    <w:rsid w:val="3F13388C"/>
    <w:rsid w:val="3F57A79A"/>
    <w:rsid w:val="3F829CEB"/>
    <w:rsid w:val="402CEBEF"/>
    <w:rsid w:val="4040DE59"/>
    <w:rsid w:val="406E950D"/>
    <w:rsid w:val="408F0E31"/>
    <w:rsid w:val="409FEE74"/>
    <w:rsid w:val="40B89B04"/>
    <w:rsid w:val="40C66AC3"/>
    <w:rsid w:val="40F3F76B"/>
    <w:rsid w:val="4128DAB8"/>
    <w:rsid w:val="41506857"/>
    <w:rsid w:val="4161A143"/>
    <w:rsid w:val="41AC3501"/>
    <w:rsid w:val="41DBAC72"/>
    <w:rsid w:val="41E4A8B2"/>
    <w:rsid w:val="4204BACC"/>
    <w:rsid w:val="424926AE"/>
    <w:rsid w:val="42AED1A2"/>
    <w:rsid w:val="42D17F22"/>
    <w:rsid w:val="42E3CC43"/>
    <w:rsid w:val="4304AACE"/>
    <w:rsid w:val="4381FF70"/>
    <w:rsid w:val="438F95D6"/>
    <w:rsid w:val="43DF21B2"/>
    <w:rsid w:val="43E49A8D"/>
    <w:rsid w:val="43F21132"/>
    <w:rsid w:val="440692DF"/>
    <w:rsid w:val="4407642C"/>
    <w:rsid w:val="442799DE"/>
    <w:rsid w:val="44383C83"/>
    <w:rsid w:val="4441644B"/>
    <w:rsid w:val="444AC49D"/>
    <w:rsid w:val="44615CA8"/>
    <w:rsid w:val="446AB818"/>
    <w:rsid w:val="446EE0BC"/>
    <w:rsid w:val="4480B569"/>
    <w:rsid w:val="44A0BC47"/>
    <w:rsid w:val="44BD3418"/>
    <w:rsid w:val="452A7D3D"/>
    <w:rsid w:val="458C0C27"/>
    <w:rsid w:val="46004C6A"/>
    <w:rsid w:val="461C85CA"/>
    <w:rsid w:val="461EB6ED"/>
    <w:rsid w:val="46301E81"/>
    <w:rsid w:val="46BC7F6F"/>
    <w:rsid w:val="46FD0151"/>
    <w:rsid w:val="4711F3F4"/>
    <w:rsid w:val="4749BBB9"/>
    <w:rsid w:val="4769F2D6"/>
    <w:rsid w:val="476E1001"/>
    <w:rsid w:val="47736CB8"/>
    <w:rsid w:val="4798677F"/>
    <w:rsid w:val="47B6F3A6"/>
    <w:rsid w:val="47C52A10"/>
    <w:rsid w:val="47D406E1"/>
    <w:rsid w:val="47FE3B4B"/>
    <w:rsid w:val="48326BDE"/>
    <w:rsid w:val="48394816"/>
    <w:rsid w:val="48567C72"/>
    <w:rsid w:val="485889E2"/>
    <w:rsid w:val="487B5A0A"/>
    <w:rsid w:val="48845BD6"/>
    <w:rsid w:val="48A07885"/>
    <w:rsid w:val="48AB0059"/>
    <w:rsid w:val="48D47EF2"/>
    <w:rsid w:val="491E6E9E"/>
    <w:rsid w:val="49297F31"/>
    <w:rsid w:val="492EA166"/>
    <w:rsid w:val="493E6D77"/>
    <w:rsid w:val="49530DC7"/>
    <w:rsid w:val="4975DA95"/>
    <w:rsid w:val="49880ECA"/>
    <w:rsid w:val="4990A1AD"/>
    <w:rsid w:val="49B43992"/>
    <w:rsid w:val="49E8F721"/>
    <w:rsid w:val="4A3AF449"/>
    <w:rsid w:val="4A41E640"/>
    <w:rsid w:val="4A4D4B3D"/>
    <w:rsid w:val="4A544CEB"/>
    <w:rsid w:val="4AA278D1"/>
    <w:rsid w:val="4AA642DB"/>
    <w:rsid w:val="4ABB7C1F"/>
    <w:rsid w:val="4AC0532F"/>
    <w:rsid w:val="4AF936F1"/>
    <w:rsid w:val="4B8D3AD7"/>
    <w:rsid w:val="4B91425C"/>
    <w:rsid w:val="4BAC004F"/>
    <w:rsid w:val="4BB6F098"/>
    <w:rsid w:val="4C42B7C3"/>
    <w:rsid w:val="4C7B37B1"/>
    <w:rsid w:val="4C7B4480"/>
    <w:rsid w:val="4C8440C0"/>
    <w:rsid w:val="4CB32E6C"/>
    <w:rsid w:val="4CB57C68"/>
    <w:rsid w:val="4CCE2967"/>
    <w:rsid w:val="4D063904"/>
    <w:rsid w:val="4D0FC919"/>
    <w:rsid w:val="4D1030EF"/>
    <w:rsid w:val="4D219011"/>
    <w:rsid w:val="4D382DCD"/>
    <w:rsid w:val="4D550884"/>
    <w:rsid w:val="4D9BEC43"/>
    <w:rsid w:val="4E267EEA"/>
    <w:rsid w:val="4E28EAF4"/>
    <w:rsid w:val="4E5A323C"/>
    <w:rsid w:val="4E90CE8E"/>
    <w:rsid w:val="4EA20965"/>
    <w:rsid w:val="4EBA51AA"/>
    <w:rsid w:val="4EF09D5F"/>
    <w:rsid w:val="4F0D4D03"/>
    <w:rsid w:val="4F5EE791"/>
    <w:rsid w:val="4F7446D0"/>
    <w:rsid w:val="500566C4"/>
    <w:rsid w:val="50172B45"/>
    <w:rsid w:val="5024BE31"/>
    <w:rsid w:val="502B32D9"/>
    <w:rsid w:val="502C9EEF"/>
    <w:rsid w:val="506920B6"/>
    <w:rsid w:val="506C16FC"/>
    <w:rsid w:val="5080012D"/>
    <w:rsid w:val="509CE9E1"/>
    <w:rsid w:val="50B1C755"/>
    <w:rsid w:val="50D1ECE0"/>
    <w:rsid w:val="50F71C9E"/>
    <w:rsid w:val="5116A990"/>
    <w:rsid w:val="51C281C1"/>
    <w:rsid w:val="51E0B77C"/>
    <w:rsid w:val="51E197AD"/>
    <w:rsid w:val="51F0D004"/>
    <w:rsid w:val="51F2FA05"/>
    <w:rsid w:val="52283E21"/>
    <w:rsid w:val="5244467D"/>
    <w:rsid w:val="5244C811"/>
    <w:rsid w:val="524A568C"/>
    <w:rsid w:val="52547173"/>
    <w:rsid w:val="52603B3F"/>
    <w:rsid w:val="52933530"/>
    <w:rsid w:val="52B63059"/>
    <w:rsid w:val="52E3CAD0"/>
    <w:rsid w:val="52EAD38C"/>
    <w:rsid w:val="52FD37FE"/>
    <w:rsid w:val="53600A1F"/>
    <w:rsid w:val="537D680E"/>
    <w:rsid w:val="53C3CEBB"/>
    <w:rsid w:val="53D8F96D"/>
    <w:rsid w:val="53DD4CC7"/>
    <w:rsid w:val="53EBA97C"/>
    <w:rsid w:val="53EBDF82"/>
    <w:rsid w:val="54060581"/>
    <w:rsid w:val="540E4D16"/>
    <w:rsid w:val="5423CFC3"/>
    <w:rsid w:val="543349F6"/>
    <w:rsid w:val="5459866B"/>
    <w:rsid w:val="54657222"/>
    <w:rsid w:val="547E1D93"/>
    <w:rsid w:val="548C1813"/>
    <w:rsid w:val="54DF01E8"/>
    <w:rsid w:val="55949DD7"/>
    <w:rsid w:val="560E08D7"/>
    <w:rsid w:val="56327A6D"/>
    <w:rsid w:val="563FFE87"/>
    <w:rsid w:val="5649B8FE"/>
    <w:rsid w:val="56502099"/>
    <w:rsid w:val="5677D4AF"/>
    <w:rsid w:val="569BE073"/>
    <w:rsid w:val="56AD1B4A"/>
    <w:rsid w:val="56B508D0"/>
    <w:rsid w:val="56E271B7"/>
    <w:rsid w:val="56E42F3B"/>
    <w:rsid w:val="570E84F9"/>
    <w:rsid w:val="57124AEC"/>
    <w:rsid w:val="574A2C7D"/>
    <w:rsid w:val="574F3926"/>
    <w:rsid w:val="57E61CFE"/>
    <w:rsid w:val="57F35E55"/>
    <w:rsid w:val="580E8EE1"/>
    <w:rsid w:val="5858EF7F"/>
    <w:rsid w:val="585AE469"/>
    <w:rsid w:val="5869C36D"/>
    <w:rsid w:val="58838895"/>
    <w:rsid w:val="58A42E17"/>
    <w:rsid w:val="58A5C408"/>
    <w:rsid w:val="58B1442E"/>
    <w:rsid w:val="58BD0298"/>
    <w:rsid w:val="58BD7CF6"/>
    <w:rsid w:val="58C0CC7C"/>
    <w:rsid w:val="58C12423"/>
    <w:rsid w:val="58CA3EBC"/>
    <w:rsid w:val="590F372B"/>
    <w:rsid w:val="5921577D"/>
    <w:rsid w:val="593F3CE3"/>
    <w:rsid w:val="59479081"/>
    <w:rsid w:val="598655E1"/>
    <w:rsid w:val="5999F978"/>
    <w:rsid w:val="59BD221D"/>
    <w:rsid w:val="59CF7776"/>
    <w:rsid w:val="59DB529A"/>
    <w:rsid w:val="59F5B46F"/>
    <w:rsid w:val="5A35692D"/>
    <w:rsid w:val="5A4147C1"/>
    <w:rsid w:val="5AC74428"/>
    <w:rsid w:val="5AE4AAF6"/>
    <w:rsid w:val="5AF52665"/>
    <w:rsid w:val="5B0849E3"/>
    <w:rsid w:val="5B4C932F"/>
    <w:rsid w:val="5B74D0C8"/>
    <w:rsid w:val="5B7D0740"/>
    <w:rsid w:val="5BA85436"/>
    <w:rsid w:val="5BBC7C34"/>
    <w:rsid w:val="5BE0B54D"/>
    <w:rsid w:val="5BEA27B2"/>
    <w:rsid w:val="5C5B2703"/>
    <w:rsid w:val="5C7FF408"/>
    <w:rsid w:val="5CBD4FD1"/>
    <w:rsid w:val="5CD932E8"/>
    <w:rsid w:val="5CEAB396"/>
    <w:rsid w:val="5D4A4DDF"/>
    <w:rsid w:val="5D59CBD9"/>
    <w:rsid w:val="5D91A4A3"/>
    <w:rsid w:val="5DD3284D"/>
    <w:rsid w:val="5DDDD204"/>
    <w:rsid w:val="5E262EFA"/>
    <w:rsid w:val="5E333CDD"/>
    <w:rsid w:val="5E337BBA"/>
    <w:rsid w:val="5E3FEAA5"/>
    <w:rsid w:val="5E6403DC"/>
    <w:rsid w:val="5E729CB5"/>
    <w:rsid w:val="5E7A119A"/>
    <w:rsid w:val="5E909340"/>
    <w:rsid w:val="5EA330BE"/>
    <w:rsid w:val="5EB6CC6E"/>
    <w:rsid w:val="5EC1A466"/>
    <w:rsid w:val="5EEA1EF9"/>
    <w:rsid w:val="5EED016D"/>
    <w:rsid w:val="5F103EAD"/>
    <w:rsid w:val="5F2626BD"/>
    <w:rsid w:val="5F924D36"/>
    <w:rsid w:val="5FC41D8B"/>
    <w:rsid w:val="6001DB61"/>
    <w:rsid w:val="60648047"/>
    <w:rsid w:val="6078A6C0"/>
    <w:rsid w:val="607EC3B4"/>
    <w:rsid w:val="60899043"/>
    <w:rsid w:val="60C23E23"/>
    <w:rsid w:val="60E9727A"/>
    <w:rsid w:val="6159E55A"/>
    <w:rsid w:val="615F6B82"/>
    <w:rsid w:val="619B6293"/>
    <w:rsid w:val="61CADE43"/>
    <w:rsid w:val="61F740E8"/>
    <w:rsid w:val="62138282"/>
    <w:rsid w:val="625719D4"/>
    <w:rsid w:val="62745AC8"/>
    <w:rsid w:val="627FC5F0"/>
    <w:rsid w:val="62A28ACD"/>
    <w:rsid w:val="62C23BAC"/>
    <w:rsid w:val="62C9EDF8"/>
    <w:rsid w:val="62EF02B6"/>
    <w:rsid w:val="63021139"/>
    <w:rsid w:val="63074575"/>
    <w:rsid w:val="633AEB3B"/>
    <w:rsid w:val="635499C0"/>
    <w:rsid w:val="6359C949"/>
    <w:rsid w:val="63B3EE55"/>
    <w:rsid w:val="63B7D30B"/>
    <w:rsid w:val="63DF4E4D"/>
    <w:rsid w:val="63EDF65E"/>
    <w:rsid w:val="641C2EEC"/>
    <w:rsid w:val="642C5C53"/>
    <w:rsid w:val="644F8177"/>
    <w:rsid w:val="6463D4AF"/>
    <w:rsid w:val="64A5EE4C"/>
    <w:rsid w:val="64FECC41"/>
    <w:rsid w:val="651633DC"/>
    <w:rsid w:val="651FC3F1"/>
    <w:rsid w:val="65368B5F"/>
    <w:rsid w:val="654246E0"/>
    <w:rsid w:val="6563EF2A"/>
    <w:rsid w:val="6582E1A5"/>
    <w:rsid w:val="65BF7E07"/>
    <w:rsid w:val="65E82F6D"/>
    <w:rsid w:val="662306FC"/>
    <w:rsid w:val="663EE637"/>
    <w:rsid w:val="664ED4F8"/>
    <w:rsid w:val="665FA743"/>
    <w:rsid w:val="66BB9452"/>
    <w:rsid w:val="66EE7B89"/>
    <w:rsid w:val="6700AE1F"/>
    <w:rsid w:val="6706A26C"/>
    <w:rsid w:val="670CBFD0"/>
    <w:rsid w:val="671DD84E"/>
    <w:rsid w:val="6726CD83"/>
    <w:rsid w:val="6741CFC4"/>
    <w:rsid w:val="6743874E"/>
    <w:rsid w:val="67512341"/>
    <w:rsid w:val="67B57F97"/>
    <w:rsid w:val="67BFFCBF"/>
    <w:rsid w:val="67D883E4"/>
    <w:rsid w:val="67DAB698"/>
    <w:rsid w:val="67DD2440"/>
    <w:rsid w:val="680C75D2"/>
    <w:rsid w:val="685F911E"/>
    <w:rsid w:val="68A6304D"/>
    <w:rsid w:val="68B0BA2E"/>
    <w:rsid w:val="68C2A952"/>
    <w:rsid w:val="68C5D0C6"/>
    <w:rsid w:val="68FAE4D8"/>
    <w:rsid w:val="693BC9CE"/>
    <w:rsid w:val="6968A79D"/>
    <w:rsid w:val="6983D75E"/>
    <w:rsid w:val="69904173"/>
    <w:rsid w:val="6990C073"/>
    <w:rsid w:val="69C18F3E"/>
    <w:rsid w:val="69F5257D"/>
    <w:rsid w:val="6A104A49"/>
    <w:rsid w:val="6A3E432E"/>
    <w:rsid w:val="6A7701FE"/>
    <w:rsid w:val="6ABAB4C5"/>
    <w:rsid w:val="6AC708DA"/>
    <w:rsid w:val="6AF79DC4"/>
    <w:rsid w:val="6B12575A"/>
    <w:rsid w:val="6B24D684"/>
    <w:rsid w:val="6B7A5EBE"/>
    <w:rsid w:val="6B7F2FD0"/>
    <w:rsid w:val="6B9C109C"/>
    <w:rsid w:val="6BD2385A"/>
    <w:rsid w:val="6BFBF963"/>
    <w:rsid w:val="6C0C1863"/>
    <w:rsid w:val="6C57CBBD"/>
    <w:rsid w:val="6CA3AC1F"/>
    <w:rsid w:val="6CA73242"/>
    <w:rsid w:val="6CADEFDD"/>
    <w:rsid w:val="6CCB1FD3"/>
    <w:rsid w:val="6CE5B8EE"/>
    <w:rsid w:val="6CEE0959"/>
    <w:rsid w:val="6CF9CC95"/>
    <w:rsid w:val="6CFDEBA1"/>
    <w:rsid w:val="6D2D4B44"/>
    <w:rsid w:val="6D61EB9C"/>
    <w:rsid w:val="6D7DCB6A"/>
    <w:rsid w:val="6D94D8A4"/>
    <w:rsid w:val="6DC2B32D"/>
    <w:rsid w:val="6DC2EFE6"/>
    <w:rsid w:val="6E0E6BCF"/>
    <w:rsid w:val="6E24D806"/>
    <w:rsid w:val="6E8ADEA5"/>
    <w:rsid w:val="6EB1CE36"/>
    <w:rsid w:val="6F5D67DF"/>
    <w:rsid w:val="6F7A2F5E"/>
    <w:rsid w:val="703C1FDB"/>
    <w:rsid w:val="70588158"/>
    <w:rsid w:val="705BC73A"/>
    <w:rsid w:val="70A9CC4C"/>
    <w:rsid w:val="70C051FD"/>
    <w:rsid w:val="70C48C50"/>
    <w:rsid w:val="70E168E1"/>
    <w:rsid w:val="70FA90A8"/>
    <w:rsid w:val="71338119"/>
    <w:rsid w:val="715735AA"/>
    <w:rsid w:val="715F54BC"/>
    <w:rsid w:val="718198DE"/>
    <w:rsid w:val="723FE0E6"/>
    <w:rsid w:val="723FE647"/>
    <w:rsid w:val="72643543"/>
    <w:rsid w:val="72A8E428"/>
    <w:rsid w:val="72F3060B"/>
    <w:rsid w:val="7314D162"/>
    <w:rsid w:val="734FE1F6"/>
    <w:rsid w:val="7390DF83"/>
    <w:rsid w:val="739CE6D7"/>
    <w:rsid w:val="73D064EA"/>
    <w:rsid w:val="73DB2760"/>
    <w:rsid w:val="73DD4A3F"/>
    <w:rsid w:val="73E4B897"/>
    <w:rsid w:val="742FFBCC"/>
    <w:rsid w:val="7436CA06"/>
    <w:rsid w:val="744FE0D9"/>
    <w:rsid w:val="74583CAE"/>
    <w:rsid w:val="7472D632"/>
    <w:rsid w:val="74844A38"/>
    <w:rsid w:val="749D3474"/>
    <w:rsid w:val="74DAE7A3"/>
    <w:rsid w:val="74E41CE7"/>
    <w:rsid w:val="75281F84"/>
    <w:rsid w:val="7538B738"/>
    <w:rsid w:val="755771F5"/>
    <w:rsid w:val="755EA26C"/>
    <w:rsid w:val="755F19C5"/>
    <w:rsid w:val="75A5A8E3"/>
    <w:rsid w:val="75B4D96E"/>
    <w:rsid w:val="75F9F40E"/>
    <w:rsid w:val="7609BB81"/>
    <w:rsid w:val="761BA3FB"/>
    <w:rsid w:val="764E26FB"/>
    <w:rsid w:val="76614F08"/>
    <w:rsid w:val="768194D2"/>
    <w:rsid w:val="76852EA5"/>
    <w:rsid w:val="769988B0"/>
    <w:rsid w:val="76BAC2A7"/>
    <w:rsid w:val="76CF355C"/>
    <w:rsid w:val="7733FC18"/>
    <w:rsid w:val="7741858D"/>
    <w:rsid w:val="77922B95"/>
    <w:rsid w:val="77BBEAFA"/>
    <w:rsid w:val="77E1B3D6"/>
    <w:rsid w:val="77EBB5DE"/>
    <w:rsid w:val="77F16C7F"/>
    <w:rsid w:val="78043AD8"/>
    <w:rsid w:val="781075E7"/>
    <w:rsid w:val="7810E74A"/>
    <w:rsid w:val="785586D6"/>
    <w:rsid w:val="7884B098"/>
    <w:rsid w:val="78973C62"/>
    <w:rsid w:val="78B2A24A"/>
    <w:rsid w:val="78D53F29"/>
    <w:rsid w:val="79042B33"/>
    <w:rsid w:val="7918D49E"/>
    <w:rsid w:val="79394104"/>
    <w:rsid w:val="79431F72"/>
    <w:rsid w:val="795740CC"/>
    <w:rsid w:val="7A36E9BB"/>
    <w:rsid w:val="7A394F1D"/>
    <w:rsid w:val="7A41CA7B"/>
    <w:rsid w:val="7AAC3B8F"/>
    <w:rsid w:val="7AD0102E"/>
    <w:rsid w:val="7AE1523C"/>
    <w:rsid w:val="7AF0D6E7"/>
    <w:rsid w:val="7AF450CD"/>
    <w:rsid w:val="7B1F7301"/>
    <w:rsid w:val="7B421FB6"/>
    <w:rsid w:val="7BA2A67F"/>
    <w:rsid w:val="7C08F74F"/>
    <w:rsid w:val="7C0F4D2C"/>
    <w:rsid w:val="7C227399"/>
    <w:rsid w:val="7C34A075"/>
    <w:rsid w:val="7C42D14A"/>
    <w:rsid w:val="7C640E89"/>
    <w:rsid w:val="7CA18A7B"/>
    <w:rsid w:val="7CE331F1"/>
    <w:rsid w:val="7D210A4E"/>
    <w:rsid w:val="7D367B0F"/>
    <w:rsid w:val="7D3EDBA0"/>
    <w:rsid w:val="7D78EA78"/>
    <w:rsid w:val="7D842C85"/>
    <w:rsid w:val="7D86136D"/>
    <w:rsid w:val="7D9379CF"/>
    <w:rsid w:val="7D9EE61B"/>
    <w:rsid w:val="7DAB2B22"/>
    <w:rsid w:val="7DBAAB20"/>
    <w:rsid w:val="7DC846F0"/>
    <w:rsid w:val="7DE1B427"/>
    <w:rsid w:val="7E342779"/>
    <w:rsid w:val="7E4DE8FE"/>
    <w:rsid w:val="7E60AE03"/>
    <w:rsid w:val="7E989C6E"/>
    <w:rsid w:val="7ED65AC2"/>
    <w:rsid w:val="7F33A362"/>
    <w:rsid w:val="7F4B7264"/>
    <w:rsid w:val="7F5D5119"/>
    <w:rsid w:val="7F6A3258"/>
    <w:rsid w:val="7FAFAFBB"/>
    <w:rsid w:val="7FB7996F"/>
    <w:rsid w:val="7FB860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696A94"/>
  <w15:docId w15:val="{477495C8-6D95-4D91-9872-4B15E7348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spacing w:before="142"/>
      <w:ind w:left="604" w:hanging="485"/>
      <w:outlineLvl w:val="0"/>
    </w:pPr>
    <w:rPr>
      <w:b/>
      <w:bCs/>
      <w:sz w:val="28"/>
      <w:szCs w:val="28"/>
    </w:rPr>
  </w:style>
  <w:style w:type="paragraph" w:styleId="Heading2">
    <w:name w:val="heading 2"/>
    <w:basedOn w:val="Normal"/>
    <w:uiPriority w:val="9"/>
    <w:unhideWhenUsed/>
    <w:qFormat/>
    <w:pPr>
      <w:ind w:left="732" w:hanging="613"/>
      <w:outlineLvl w:val="1"/>
    </w:pPr>
    <w:rPr>
      <w:b/>
      <w:bCs/>
      <w:sz w:val="24"/>
      <w:szCs w:val="24"/>
    </w:rPr>
  </w:style>
  <w:style w:type="paragraph" w:styleId="Heading3">
    <w:name w:val="heading 3"/>
    <w:basedOn w:val="Normal"/>
    <w:uiPriority w:val="9"/>
    <w:unhideWhenUsed/>
    <w:qFormat/>
    <w:pPr>
      <w:spacing w:before="1"/>
      <w:ind w:left="875" w:right="1331"/>
      <w:jc w:val="center"/>
      <w:outlineLvl w:val="2"/>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97"/>
      <w:ind w:left="447" w:hanging="329"/>
    </w:pPr>
    <w:rPr>
      <w:b/>
      <w:bCs/>
    </w:rPr>
  </w:style>
  <w:style w:type="paragraph" w:styleId="TOC2">
    <w:name w:val="toc 2"/>
    <w:basedOn w:val="Normal"/>
    <w:uiPriority w:val="1"/>
    <w:qFormat/>
    <w:pPr>
      <w:spacing w:before="79"/>
      <w:ind w:left="949" w:hanging="503"/>
    </w:pPr>
  </w:style>
  <w:style w:type="paragraph" w:styleId="BodyText">
    <w:name w:val="Body Text"/>
    <w:basedOn w:val="Normal"/>
    <w:uiPriority w:val="1"/>
    <w:qFormat/>
  </w:style>
  <w:style w:type="paragraph" w:styleId="Title">
    <w:name w:val="Title"/>
    <w:basedOn w:val="Normal"/>
    <w:uiPriority w:val="10"/>
    <w:qFormat/>
    <w:pPr>
      <w:spacing w:before="170"/>
      <w:ind w:left="257" w:right="716"/>
      <w:jc w:val="center"/>
    </w:pPr>
    <w:rPr>
      <w:rFonts w:ascii="Times New Roman" w:eastAsia="Times New Roman" w:hAnsi="Times New Roman" w:cs="Times New Roman"/>
      <w:sz w:val="34"/>
      <w:szCs w:val="34"/>
    </w:rPr>
  </w:style>
  <w:style w:type="paragraph" w:styleId="ListParagraph">
    <w:name w:val="List Paragraph"/>
    <w:basedOn w:val="Normal"/>
    <w:uiPriority w:val="1"/>
    <w:qFormat/>
    <w:pPr>
      <w:spacing w:before="238"/>
      <w:ind w:left="665" w:hanging="280"/>
    </w:pPr>
  </w:style>
  <w:style w:type="paragraph" w:customStyle="1" w:styleId="TableParagraph">
    <w:name w:val="Table Paragraph"/>
    <w:basedOn w:val="Normal"/>
    <w:uiPriority w:val="1"/>
    <w:qFormat/>
    <w:pPr>
      <w:spacing w:before="14" w:line="155" w:lineRule="exact"/>
      <w:jc w:val="center"/>
    </w:pPr>
  </w:style>
  <w:style w:type="paragraph" w:styleId="Revision">
    <w:name w:val="Revision"/>
    <w:hidden/>
    <w:uiPriority w:val="99"/>
    <w:semiHidden/>
    <w:rsid w:val="00FF0076"/>
    <w:pPr>
      <w:widowControl/>
      <w:autoSpaceDE/>
      <w:autoSpaceDN/>
    </w:pPr>
    <w:rPr>
      <w:rFonts w:ascii="Georgia" w:eastAsia="Georgia" w:hAnsi="Georgia" w:cs="Georgia"/>
    </w:rPr>
  </w:style>
  <w:style w:type="paragraph" w:styleId="Header">
    <w:name w:val="header"/>
    <w:basedOn w:val="Normal"/>
    <w:link w:val="HeaderChar"/>
    <w:uiPriority w:val="99"/>
    <w:semiHidden/>
    <w:unhideWhenUsed/>
    <w:rsid w:val="0067602A"/>
    <w:pPr>
      <w:tabs>
        <w:tab w:val="center" w:pos="4513"/>
        <w:tab w:val="right" w:pos="9026"/>
      </w:tabs>
    </w:pPr>
  </w:style>
  <w:style w:type="character" w:customStyle="1" w:styleId="HeaderChar">
    <w:name w:val="Header Char"/>
    <w:basedOn w:val="DefaultParagraphFont"/>
    <w:link w:val="Header"/>
    <w:uiPriority w:val="99"/>
    <w:semiHidden/>
    <w:rsid w:val="0067602A"/>
    <w:rPr>
      <w:rFonts w:ascii="Georgia" w:eastAsia="Georgia" w:hAnsi="Georgia" w:cs="Georgia"/>
    </w:rPr>
  </w:style>
  <w:style w:type="paragraph" w:styleId="Footer">
    <w:name w:val="footer"/>
    <w:basedOn w:val="Normal"/>
    <w:link w:val="FooterChar"/>
    <w:uiPriority w:val="99"/>
    <w:semiHidden/>
    <w:unhideWhenUsed/>
    <w:rsid w:val="0067602A"/>
    <w:pPr>
      <w:tabs>
        <w:tab w:val="center" w:pos="4513"/>
        <w:tab w:val="right" w:pos="9026"/>
      </w:tabs>
    </w:pPr>
  </w:style>
  <w:style w:type="character" w:customStyle="1" w:styleId="FooterChar">
    <w:name w:val="Footer Char"/>
    <w:basedOn w:val="DefaultParagraphFont"/>
    <w:link w:val="Footer"/>
    <w:uiPriority w:val="99"/>
    <w:semiHidden/>
    <w:rsid w:val="0067602A"/>
    <w:rPr>
      <w:rFonts w:ascii="Georgia" w:eastAsia="Georgia" w:hAnsi="Georgia" w:cs="Georgia"/>
    </w:rPr>
  </w:style>
  <w:style w:type="paragraph" w:styleId="CommentText">
    <w:name w:val="annotation text"/>
    <w:basedOn w:val="Normal"/>
    <w:link w:val="CommentTextChar"/>
    <w:uiPriority w:val="99"/>
    <w:unhideWhenUsed/>
    <w:rsid w:val="0067602A"/>
    <w:rPr>
      <w:sz w:val="20"/>
      <w:szCs w:val="20"/>
    </w:rPr>
  </w:style>
  <w:style w:type="character" w:customStyle="1" w:styleId="CommentTextChar">
    <w:name w:val="Comment Text Char"/>
    <w:basedOn w:val="DefaultParagraphFont"/>
    <w:link w:val="CommentText"/>
    <w:uiPriority w:val="99"/>
    <w:rsid w:val="0067602A"/>
    <w:rPr>
      <w:rFonts w:ascii="Georgia" w:eastAsia="Georgia" w:hAnsi="Georgia" w:cs="Georgia"/>
      <w:sz w:val="20"/>
      <w:szCs w:val="20"/>
    </w:rPr>
  </w:style>
  <w:style w:type="character" w:styleId="CommentReference">
    <w:name w:val="annotation reference"/>
    <w:basedOn w:val="DefaultParagraphFont"/>
    <w:uiPriority w:val="99"/>
    <w:semiHidden/>
    <w:unhideWhenUsed/>
    <w:rsid w:val="0067602A"/>
    <w:rPr>
      <w:sz w:val="16"/>
      <w:szCs w:val="16"/>
    </w:rPr>
  </w:style>
  <w:style w:type="paragraph" w:styleId="CommentSubject">
    <w:name w:val="annotation subject"/>
    <w:basedOn w:val="CommentText"/>
    <w:next w:val="CommentText"/>
    <w:link w:val="CommentSubjectChar"/>
    <w:uiPriority w:val="99"/>
    <w:semiHidden/>
    <w:unhideWhenUsed/>
    <w:rsid w:val="00620853"/>
    <w:rPr>
      <w:b/>
      <w:bCs/>
    </w:rPr>
  </w:style>
  <w:style w:type="character" w:customStyle="1" w:styleId="CommentSubjectChar">
    <w:name w:val="Comment Subject Char"/>
    <w:basedOn w:val="CommentTextChar"/>
    <w:link w:val="CommentSubject"/>
    <w:uiPriority w:val="99"/>
    <w:semiHidden/>
    <w:rsid w:val="00620853"/>
    <w:rPr>
      <w:rFonts w:ascii="Georgia" w:eastAsia="Georgia" w:hAnsi="Georgia" w:cs="Georgia"/>
      <w:b/>
      <w:bCs/>
      <w:sz w:val="20"/>
      <w:szCs w:val="20"/>
    </w:rPr>
  </w:style>
  <w:style w:type="character" w:styleId="Mention">
    <w:name w:val="Mention"/>
    <w:basedOn w:val="DefaultParagraphFont"/>
    <w:uiPriority w:val="99"/>
    <w:unhideWhenUsed/>
    <w:rsid w:val="005A4E4E"/>
    <w:rPr>
      <w:color w:val="2B579A"/>
      <w:shd w:val="clear" w:color="auto" w:fill="E6E6E6"/>
    </w:rPr>
  </w:style>
  <w:style w:type="character" w:styleId="Hyperlink">
    <w:name w:val="Hyperlink"/>
    <w:basedOn w:val="DefaultParagraphFont"/>
    <w:uiPriority w:val="99"/>
    <w:unhideWhenUsed/>
    <w:rsid w:val="005A4E4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resources.vam.wfp.org/data-analysis/quantitative/food-security/technical-guidance-for-the-consolidated-approach-for-reporting-indicators-of-food-security-cari" TargetMode="Externa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image" Target="media/image3.jpeg"/><Relationship Id="rId25" Type="http://schemas.openxmlformats.org/officeDocument/2006/relationships/hyperlink" Target="https://resources.vam.wfp.org/data-analysis/quantitative/food-security/food-expenditure-share" TargetMode="Externa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hyperlink" Target="https://resources.vam.wfp.org/data-analysis/quantitative/food-security/cari"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hyperlink" Target="https://resources.vam.wfp.org/data-analysis/quantitative/food-security/livelihood-coping-strategies-food-security" TargetMode="External"/><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hyperlink" Target="https://resources.vam.wfp.org/data-analysis/quantitative/food-security/reduced-coping-strategies-index"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resources.vam.wfp.org/data-analysis/quantitative/food-security/cari"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hyperlink" Target="https://resources.vam.wfp.org/data-analysis/quantitative/food-security/food-consumption-score"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8" ma:contentTypeDescription="Create a new document." ma:contentTypeScope="" ma:versionID="ad2f6bf157231b83579321204f69ffe0">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e944df982cebb5615fc5ff0a850bebfa"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0144C5-1A29-4394-A88F-4F769CDFAF4E}">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customXml/itemProps2.xml><?xml version="1.0" encoding="utf-8"?>
<ds:datastoreItem xmlns:ds="http://schemas.openxmlformats.org/officeDocument/2006/customXml" ds:itemID="{3CC5BFD6-368E-4CE0-A26A-550DEDC17E9D}">
  <ds:schemaRefs>
    <ds:schemaRef ds:uri="http://schemas.microsoft.com/sharepoint/v3/contenttype/forms"/>
  </ds:schemaRefs>
</ds:datastoreItem>
</file>

<file path=customXml/itemProps3.xml><?xml version="1.0" encoding="utf-8"?>
<ds:datastoreItem xmlns:ds="http://schemas.openxmlformats.org/officeDocument/2006/customXml" ds:itemID="{6F745D57-CFDE-4818-83B2-734A30DF802E}"/>
</file>

<file path=docProps/app.xml><?xml version="1.0" encoding="utf-8"?>
<Properties xmlns="http://schemas.openxmlformats.org/officeDocument/2006/extended-properties" xmlns:vt="http://schemas.openxmlformats.org/officeDocument/2006/docPropsVTypes">
  <Template>Normal</Template>
  <TotalTime>655</TotalTime>
  <Pages>42</Pages>
  <Words>11711</Words>
  <Characters>66758</Characters>
  <Application>Microsoft Office Word</Application>
  <DocSecurity>0</DocSecurity>
  <Lines>556</Lines>
  <Paragraphs>156</Paragraphs>
  <ScaleCrop>false</ScaleCrop>
  <Company>World Food Programme</Company>
  <LinksUpToDate>false</LinksUpToDate>
  <CharactersWithSpaces>78313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WEYORI Alirah</dc:creator>
  <cp:keywords/>
  <cp:lastModifiedBy>Alirah WEYORI</cp:lastModifiedBy>
  <cp:revision>53</cp:revision>
  <dcterms:created xsi:type="dcterms:W3CDTF">2023-11-23T16:40:00Z</dcterms:created>
  <dcterms:modified xsi:type="dcterms:W3CDTF">2023-11-26T21:54:00Z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2023-11-23T00:00:00Z</vt:filetime>
  </property>
  <property fmtid="{D5CDD505-2E9C-101B-9397-08002B2CF9AE}" pid="3" name="Creator">
    <vt:lpwstr>LaTeX with hyperref</vt:lpwstr>
  </property>
  <property fmtid="{D5CDD505-2E9C-101B-9397-08002B2CF9AE}" pid="4" name="LastSaved">
    <vt:filetime>2023-11-23T00:00:00Z</vt:filetime>
  </property>
  <property fmtid="{D5CDD505-2E9C-101B-9397-08002B2CF9AE}" pid="5" name="ContentTypeId">
    <vt:lpwstr>0x01010007EC5AEA005F3944B5281CE0F7F3B6DF</vt:lpwstr>
  </property>
  <property fmtid="{D5CDD505-2E9C-101B-9397-08002B2CF9AE}" pid="6" name="MediaServiceImageTags">
    <vt:lpwstr/>
  </property>
</Properties>
</file>